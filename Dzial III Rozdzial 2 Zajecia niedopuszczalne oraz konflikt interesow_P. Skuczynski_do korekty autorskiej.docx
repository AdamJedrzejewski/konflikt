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EFE88" w14:textId="77777777" w:rsidR="00301207" w:rsidRPr="008D452D" w:rsidRDefault="00301207" w:rsidP="00B87D54">
      <w:pPr>
        <w:spacing w:line="276" w:lineRule="auto"/>
        <w:ind w:right="182"/>
        <w:jc w:val="center"/>
        <w:rPr>
          <w:b/>
        </w:rPr>
      </w:pPr>
      <w:r w:rsidRPr="008D452D">
        <w:rPr>
          <w:b/>
          <w:color w:val="231F20"/>
        </w:rPr>
        <w:t>Rozdział 2</w:t>
      </w:r>
    </w:p>
    <w:p w14:paraId="61D7593B" w14:textId="77777777" w:rsidR="00301207" w:rsidRPr="008D452D" w:rsidRDefault="00301207" w:rsidP="00B87D54">
      <w:pPr>
        <w:spacing w:before="18" w:line="276" w:lineRule="auto"/>
        <w:ind w:right="111"/>
        <w:jc w:val="center"/>
        <w:rPr>
          <w:b/>
        </w:rPr>
      </w:pPr>
      <w:r w:rsidRPr="008D452D">
        <w:rPr>
          <w:b/>
          <w:color w:val="231F20"/>
        </w:rPr>
        <w:t>Zajęcia niedopuszczalne oraz konflikt interesów</w:t>
      </w:r>
    </w:p>
    <w:p w14:paraId="1D87249F" w14:textId="77777777" w:rsidR="00301207" w:rsidRPr="008D452D" w:rsidRDefault="00301207" w:rsidP="00B87D54">
      <w:pPr>
        <w:pStyle w:val="Tekstpodstawowy"/>
        <w:spacing w:line="276" w:lineRule="auto"/>
        <w:rPr>
          <w:b/>
          <w:sz w:val="22"/>
          <w:szCs w:val="22"/>
        </w:rPr>
      </w:pPr>
    </w:p>
    <w:p w14:paraId="4DBC4BF8" w14:textId="04600E4D" w:rsidR="00770790" w:rsidRPr="008D452D" w:rsidRDefault="00770790" w:rsidP="00B87D54">
      <w:pPr>
        <w:spacing w:line="276" w:lineRule="auto"/>
        <w:jc w:val="center"/>
        <w:rPr>
          <w:b/>
          <w:bCs/>
        </w:rPr>
      </w:pPr>
      <w:r w:rsidRPr="008D452D">
        <w:rPr>
          <w:b/>
          <w:bCs/>
        </w:rPr>
        <w:t>Art. 25.</w:t>
      </w:r>
    </w:p>
    <w:p w14:paraId="4BBB3E70" w14:textId="77777777" w:rsidR="00770790" w:rsidRPr="008D452D" w:rsidRDefault="00770790" w:rsidP="00B87D54">
      <w:pPr>
        <w:spacing w:line="276" w:lineRule="auto"/>
        <w:ind w:hanging="284"/>
        <w:contextualSpacing/>
        <w:jc w:val="both"/>
        <w:rPr>
          <w:b/>
          <w:bCs/>
        </w:rPr>
      </w:pPr>
      <w:r w:rsidRPr="008D452D">
        <w:rPr>
          <w:b/>
          <w:bCs/>
        </w:rPr>
        <w:t>1. Radca prawny nie może prowadzić jakiejkolwiek działalności lub w jakikolwiek sposób uczestniczyć w czynnościach, które ograniczałyby jego niezależność, uchybiałyby godności zawodu, stwarzałyby zagrożenie dla tajemnicy zawodowej lub powodowałoby wystąpienie konfliktu interesów.</w:t>
      </w:r>
    </w:p>
    <w:p w14:paraId="69572441" w14:textId="77777777" w:rsidR="00770790" w:rsidRPr="008D452D" w:rsidRDefault="00770790" w:rsidP="00B87D54">
      <w:pPr>
        <w:spacing w:line="276" w:lineRule="auto"/>
        <w:ind w:hanging="284"/>
        <w:contextualSpacing/>
        <w:jc w:val="both"/>
        <w:rPr>
          <w:b/>
          <w:bCs/>
        </w:rPr>
      </w:pPr>
      <w:bookmarkStart w:id="0" w:name="_Hlk108098260"/>
      <w:r w:rsidRPr="008D452D">
        <w:rPr>
          <w:b/>
          <w:bCs/>
        </w:rPr>
        <w:t>2. Radca prawny w ramach wykonywania zawodu może, z zastrzeżeniem ust. 1, wykonywać czynności pozostające z nim w bezpośrednim związku lub podporządkowane świadczeniu pomocy prawnej jako świadczeniu głównemu.</w:t>
      </w:r>
      <w:bookmarkEnd w:id="0"/>
    </w:p>
    <w:p w14:paraId="4F16BC16" w14:textId="77777777" w:rsidR="00770790" w:rsidRPr="008D452D" w:rsidRDefault="00770790" w:rsidP="00B87D54">
      <w:pPr>
        <w:spacing w:line="276" w:lineRule="auto"/>
        <w:ind w:hanging="284"/>
        <w:contextualSpacing/>
        <w:jc w:val="both"/>
        <w:rPr>
          <w:b/>
          <w:bCs/>
        </w:rPr>
      </w:pPr>
      <w:r w:rsidRPr="008D452D">
        <w:rPr>
          <w:b/>
          <w:bCs/>
        </w:rPr>
        <w:t>3. Działalność radcy prawnego, w szczególności zawodowa lub gospodarcza, niebędąca świadczeniem pomocy prawnej lub niepozostająca z nią w bezpośrednim związku, może być wykonywana jedynie z zastrzeżeniem ust. 1 i powinna być wyraźnie oddzielona od wykonywania zawodu radcy prawnego.</w:t>
      </w:r>
    </w:p>
    <w:p w14:paraId="191311CF" w14:textId="77777777" w:rsidR="00770790" w:rsidRPr="008D452D" w:rsidRDefault="00770790" w:rsidP="00B87D54">
      <w:pPr>
        <w:pStyle w:val="Tekstpodstawowy"/>
        <w:spacing w:before="15" w:line="276" w:lineRule="auto"/>
        <w:rPr>
          <w:b/>
          <w:sz w:val="22"/>
          <w:szCs w:val="22"/>
        </w:rPr>
      </w:pPr>
    </w:p>
    <w:p w14:paraId="054D83A4" w14:textId="1859B64B" w:rsidR="00301207" w:rsidRPr="008D452D" w:rsidRDefault="00301207" w:rsidP="00B87D54">
      <w:pPr>
        <w:pStyle w:val="Akapitzlist"/>
        <w:numPr>
          <w:ilvl w:val="1"/>
          <w:numId w:val="219"/>
        </w:numPr>
        <w:tabs>
          <w:tab w:val="left" w:pos="505"/>
        </w:tabs>
        <w:spacing w:line="276" w:lineRule="auto"/>
        <w:ind w:left="0" w:right="162" w:firstLine="226"/>
        <w:jc w:val="both"/>
      </w:pPr>
      <w:r w:rsidRPr="008D452D">
        <w:rPr>
          <w:color w:val="231F20"/>
        </w:rPr>
        <w:t xml:space="preserve">Postanowienie to reguluje zagadnienie tradycyjnie określane jako </w:t>
      </w:r>
      <w:r w:rsidRPr="008D452D">
        <w:rPr>
          <w:b/>
          <w:color w:val="231F20"/>
        </w:rPr>
        <w:t>zajęcia niedopuszczalne lub niepołączalne</w:t>
      </w:r>
      <w:r w:rsidRPr="008D452D">
        <w:rPr>
          <w:color w:val="231F20"/>
        </w:rPr>
        <w:t>. Jest ono zbliżone do konfliktu interesów, aczkolwiek nie jest z nim tożsame. O ile bowiem w konflikcie interesów chodzi przede wszystkim o sytuację, w której radca prawny działa lub może działać na rzecz pozostających w sprzeczności interesów, o tyle w przypadku zajęć niedopuszczalnych chodzi o niemożność połączenia wykonywania czynności zawodowych przez radcę prawnego oraz innych podejmowanych przez niego zajęć. Dlatego też</w:t>
      </w:r>
      <w:r w:rsidR="00FE36F1">
        <w:rPr>
          <w:color w:val="231F20"/>
        </w:rPr>
        <w:t>,</w:t>
      </w:r>
      <w:r w:rsidRPr="008D452D">
        <w:rPr>
          <w:color w:val="231F20"/>
        </w:rPr>
        <w:t xml:space="preserve"> w odróżnieniu od konfliktu interesów</w:t>
      </w:r>
      <w:r w:rsidR="00FE36F1">
        <w:rPr>
          <w:color w:val="231F20"/>
        </w:rPr>
        <w:t>,</w:t>
      </w:r>
      <w:r w:rsidRPr="008D452D">
        <w:rPr>
          <w:color w:val="231F20"/>
        </w:rPr>
        <w:t xml:space="preserve"> można mówić w tym zakresie o konflikcie ról.</w:t>
      </w:r>
    </w:p>
    <w:p w14:paraId="09BFDD29" w14:textId="425B25BB" w:rsidR="00301207" w:rsidRPr="008D452D" w:rsidRDefault="00301207" w:rsidP="00B87D54">
      <w:pPr>
        <w:pStyle w:val="Tekstpodstawowy"/>
        <w:spacing w:line="276" w:lineRule="auto"/>
        <w:ind w:right="162" w:firstLine="226"/>
        <w:jc w:val="both"/>
        <w:rPr>
          <w:sz w:val="22"/>
          <w:szCs w:val="22"/>
        </w:rPr>
      </w:pPr>
      <w:r w:rsidRPr="008D452D">
        <w:rPr>
          <w:color w:val="231F20"/>
          <w:sz w:val="22"/>
          <w:szCs w:val="22"/>
        </w:rPr>
        <w:t xml:space="preserve">Wychodzi się tu z założenia, że wykonywanie zawodu radcy prawnego polega na świadczeniu pomocy prawnej. Zajmowanie się wszelkimi innymi sprawami lub uczestniczenie w innych czynnościach jest dopuszczalne tylko o tyle, o ile nie uniemożliwia owego świadczenia we właściwy sposób. Potwierdzają to przepisy </w:t>
      </w:r>
      <w:r w:rsidR="00D01C09" w:rsidRPr="008D452D">
        <w:rPr>
          <w:color w:val="231F20"/>
          <w:sz w:val="22"/>
          <w:szCs w:val="22"/>
        </w:rPr>
        <w:t xml:space="preserve">ustawy o radcach prawnych </w:t>
      </w:r>
      <w:r w:rsidRPr="008D452D">
        <w:rPr>
          <w:color w:val="231F20"/>
          <w:sz w:val="22"/>
          <w:szCs w:val="22"/>
        </w:rPr>
        <w:t xml:space="preserve">dotyczące form wykonywania zawodu. W szczególności art. 8 ust. 2 </w:t>
      </w:r>
      <w:r w:rsidR="00E67BBB">
        <w:rPr>
          <w:color w:val="231F20"/>
          <w:sz w:val="22"/>
          <w:szCs w:val="22"/>
        </w:rPr>
        <w:t>u.r.pr.</w:t>
      </w:r>
      <w:r w:rsidR="00E67BBB" w:rsidRPr="008D452D">
        <w:rPr>
          <w:color w:val="231F20"/>
          <w:sz w:val="22"/>
          <w:szCs w:val="22"/>
        </w:rPr>
        <w:t xml:space="preserve"> </w:t>
      </w:r>
      <w:r w:rsidRPr="008D452D">
        <w:rPr>
          <w:color w:val="231F20"/>
          <w:sz w:val="22"/>
          <w:szCs w:val="22"/>
        </w:rPr>
        <w:t xml:space="preserve">stanowi, że wyłącznym przedmiotem działalności spółek, w których radca prawny może wykonywać zawód, jest świadczenie pomocy prawnej, a zgodnie z art. 9 ust. 4 </w:t>
      </w:r>
      <w:r w:rsidR="00D54C82">
        <w:rPr>
          <w:color w:val="231F20"/>
          <w:sz w:val="22"/>
          <w:szCs w:val="22"/>
        </w:rPr>
        <w:t xml:space="preserve">u.r.pr. </w:t>
      </w:r>
      <w:r w:rsidRPr="008D452D">
        <w:rPr>
          <w:color w:val="231F20"/>
          <w:sz w:val="22"/>
          <w:szCs w:val="22"/>
        </w:rPr>
        <w:t>radcy prawnemu pozostającemu w stosunku pracy nie można polecać wykonania czynności wykraczającej poza zakres pomocy prawnej.</w:t>
      </w:r>
    </w:p>
    <w:p w14:paraId="071DC8C8" w14:textId="63E10D0E" w:rsidR="004610AB" w:rsidRPr="008D452D" w:rsidRDefault="00A864DD" w:rsidP="00B87D54">
      <w:pPr>
        <w:pStyle w:val="Akapitzlist"/>
        <w:numPr>
          <w:ilvl w:val="1"/>
          <w:numId w:val="219"/>
        </w:numPr>
        <w:spacing w:line="276" w:lineRule="auto"/>
        <w:ind w:left="0"/>
        <w:contextualSpacing/>
        <w:jc w:val="both"/>
      </w:pPr>
      <w:r w:rsidRPr="008D452D">
        <w:t xml:space="preserve">Postanowienie to zostało wyraźnie </w:t>
      </w:r>
      <w:r w:rsidRPr="00C208E7">
        <w:rPr>
          <w:highlight w:val="yellow"/>
        </w:rPr>
        <w:t xml:space="preserve">zmienione </w:t>
      </w:r>
      <w:r w:rsidRPr="008D452D">
        <w:t xml:space="preserve">nowelizacją z 2022 r. Wprowadzone </w:t>
      </w:r>
      <w:commentRangeStart w:id="1"/>
      <w:commentRangeStart w:id="2"/>
      <w:r w:rsidRPr="008D452D">
        <w:t xml:space="preserve">zmiany </w:t>
      </w:r>
      <w:commentRangeEnd w:id="1"/>
      <w:r w:rsidR="00FE36F1">
        <w:rPr>
          <w:rStyle w:val="Odwoaniedokomentarza"/>
        </w:rPr>
        <w:commentReference w:id="1"/>
      </w:r>
      <w:commentRangeEnd w:id="2"/>
      <w:r w:rsidR="00346F94">
        <w:rPr>
          <w:rStyle w:val="Odwoaniedokomentarza"/>
        </w:rPr>
        <w:commentReference w:id="2"/>
      </w:r>
      <w:r w:rsidRPr="008D452D">
        <w:t xml:space="preserve">zmierzały przede wszystkim do uszczegółowienia niektórych aspektów omawianej regulacji oraz rozstrzygnięcia pojawiających się w praktyce wątpliwości. Dotyczy to przede wszystkim </w:t>
      </w:r>
      <w:r w:rsidRPr="00C208E7">
        <w:rPr>
          <w:highlight w:val="yellow"/>
        </w:rPr>
        <w:t xml:space="preserve">zmian </w:t>
      </w:r>
      <w:r w:rsidRPr="008D452D">
        <w:t xml:space="preserve">zawartych w ust. 1 przesłanek służących ocenie, które zajęcia niebędące wykonywaniem zawodu radcy prawnego mają charakter niedopuszczalny. Choć </w:t>
      </w:r>
      <w:commentRangeStart w:id="3"/>
      <w:commentRangeStart w:id="4"/>
      <w:r w:rsidRPr="008D452D">
        <w:t xml:space="preserve">zmiany </w:t>
      </w:r>
      <w:commentRangeEnd w:id="3"/>
      <w:r w:rsidR="00FE36F1">
        <w:rPr>
          <w:rStyle w:val="Odwoaniedokomentarza"/>
        </w:rPr>
        <w:commentReference w:id="3"/>
      </w:r>
      <w:commentRangeEnd w:id="4"/>
      <w:r w:rsidR="00346F94">
        <w:rPr>
          <w:rStyle w:val="Odwoaniedokomentarza"/>
        </w:rPr>
        <w:commentReference w:id="4"/>
      </w:r>
      <w:r w:rsidRPr="008D452D">
        <w:t xml:space="preserve">w tym zakresie nie mają fundamentalnego znaczenia i pozwalają na odwoływanie się do ich wykładni ukształtowanej m.in. w dotychczasowym orzecznictwie dyscyplinarnym, to należy zwracać na powstałe różnice szczególną uwagę. Ponadto w ust. 2 i 3 wprowadzono wyraźne rozstrzygnięcie, że jeśli </w:t>
      </w:r>
      <w:r w:rsidR="004610AB" w:rsidRPr="008D452D">
        <w:t>przesłanki z ust. 1 nie są spełnione, to określona działalność może być łączona z wykonywaniem zawodu radcy prawnego bez wymogu spełnienia jakichkolwiek dodatkowych warunków</w:t>
      </w:r>
      <w:r w:rsidR="00E97689">
        <w:t>,</w:t>
      </w:r>
      <w:r w:rsidR="004610AB" w:rsidRPr="008D452D">
        <w:t xml:space="preserve"> jeśli polega ona na wykonywaniu czynności pozostających z nim w bezpośrednim związku lub podporządkowane świadczeniu pomocy prawnej jako świadczeniu głównemu, a jeśli działalność taka ma </w:t>
      </w:r>
      <w:r w:rsidR="00FA3861" w:rsidRPr="008D452D">
        <w:t>inny charakter, to musi zostać w</w:t>
      </w:r>
      <w:r w:rsidR="004610AB" w:rsidRPr="008D452D">
        <w:t>yraźnie oddzielona od wykonywania zawodu radcy prawnego.</w:t>
      </w:r>
      <w:r w:rsidR="00FA3861" w:rsidRPr="008D452D">
        <w:t xml:space="preserve"> Natomiast regulacja </w:t>
      </w:r>
      <w:r w:rsidR="00A36D8C" w:rsidRPr="008D452D">
        <w:t xml:space="preserve">zagadnienia brania przez radcę prawnego udziału lub pomagania osobom trzecim w świadczeniu pomocy prawnej została przeniesiona do art. 25a KERP i poszerzona m.in. o wprowadzenie pojęcia podmiotu nieuprawnionego. </w:t>
      </w:r>
    </w:p>
    <w:p w14:paraId="725DBF70" w14:textId="716B4000" w:rsidR="00301207" w:rsidRPr="008D452D" w:rsidRDefault="00301207" w:rsidP="00B87D54">
      <w:pPr>
        <w:pStyle w:val="Tekstpodstawowy"/>
        <w:spacing w:before="5" w:line="276" w:lineRule="auto"/>
        <w:ind w:firstLine="708"/>
        <w:jc w:val="both"/>
        <w:rPr>
          <w:sz w:val="22"/>
          <w:szCs w:val="22"/>
        </w:rPr>
      </w:pPr>
      <w:r w:rsidRPr="008D452D">
        <w:rPr>
          <w:color w:val="231F20"/>
          <w:sz w:val="22"/>
          <w:szCs w:val="22"/>
        </w:rPr>
        <w:t>Omawiane postanowienie w ust</w:t>
      </w:r>
      <w:r w:rsidR="00AF67EE">
        <w:rPr>
          <w:color w:val="231F20"/>
          <w:sz w:val="22"/>
          <w:szCs w:val="22"/>
        </w:rPr>
        <w:t>.</w:t>
      </w:r>
      <w:r w:rsidRPr="008D452D">
        <w:rPr>
          <w:color w:val="231F20"/>
          <w:sz w:val="22"/>
          <w:szCs w:val="22"/>
        </w:rPr>
        <w:t xml:space="preserve"> </w:t>
      </w:r>
      <w:r w:rsidR="00AF67EE">
        <w:rPr>
          <w:color w:val="231F20"/>
          <w:sz w:val="22"/>
          <w:szCs w:val="22"/>
        </w:rPr>
        <w:t>1</w:t>
      </w:r>
      <w:r w:rsidR="00AF67EE" w:rsidRPr="008D452D">
        <w:rPr>
          <w:color w:val="231F20"/>
          <w:sz w:val="22"/>
          <w:szCs w:val="22"/>
        </w:rPr>
        <w:t xml:space="preserve"> </w:t>
      </w:r>
      <w:r w:rsidRPr="008D452D">
        <w:rPr>
          <w:color w:val="231F20"/>
          <w:sz w:val="22"/>
          <w:szCs w:val="22"/>
        </w:rPr>
        <w:t xml:space="preserve">przyjmuje rozwiązanie polegające na wskazaniu </w:t>
      </w:r>
      <w:r w:rsidRPr="008D452D">
        <w:rPr>
          <w:b/>
          <w:color w:val="231F20"/>
          <w:sz w:val="22"/>
          <w:szCs w:val="22"/>
        </w:rPr>
        <w:t xml:space="preserve">nieostrych lub </w:t>
      </w:r>
      <w:proofErr w:type="spellStart"/>
      <w:r w:rsidRPr="008D452D">
        <w:rPr>
          <w:b/>
          <w:color w:val="231F20"/>
          <w:sz w:val="22"/>
          <w:szCs w:val="22"/>
        </w:rPr>
        <w:t>ocennych</w:t>
      </w:r>
      <w:proofErr w:type="spellEnd"/>
      <w:r w:rsidRPr="008D452D">
        <w:rPr>
          <w:b/>
          <w:color w:val="231F20"/>
          <w:sz w:val="22"/>
          <w:szCs w:val="22"/>
        </w:rPr>
        <w:t xml:space="preserve"> kryteriów, według których należy każdorazowo oceniać zajmowanie się przez radcę </w:t>
      </w:r>
      <w:r w:rsidRPr="008D452D">
        <w:rPr>
          <w:b/>
          <w:color w:val="231F20"/>
          <w:sz w:val="22"/>
          <w:szCs w:val="22"/>
        </w:rPr>
        <w:lastRenderedPageBreak/>
        <w:t>prawnego określonymi sprawami lub uczestniczenie w określonych czynnościach</w:t>
      </w:r>
      <w:r w:rsidRPr="008D452D">
        <w:rPr>
          <w:color w:val="231F20"/>
          <w:sz w:val="22"/>
          <w:szCs w:val="22"/>
        </w:rPr>
        <w:t xml:space="preserve">. Nie zawiera ono więc – znanego choćby </w:t>
      </w:r>
      <w:r w:rsidR="00A36D8C" w:rsidRPr="008D452D">
        <w:rPr>
          <w:color w:val="231F20"/>
          <w:sz w:val="22"/>
          <w:szCs w:val="22"/>
        </w:rPr>
        <w:t xml:space="preserve">wcześniejszym regulacjom KERP, jak i </w:t>
      </w:r>
      <w:r w:rsidRPr="008D452D">
        <w:rPr>
          <w:color w:val="231F20"/>
          <w:sz w:val="22"/>
          <w:szCs w:val="22"/>
        </w:rPr>
        <w:t xml:space="preserve">KEA – wyliczenia takich zajęć, które z całą pewnością nie mogą być łączone z wykonywaniem zawodu, oraz takich, które są dopuszczalne. Oznacza to, że w tym zakresie oceny należy dokonywać </w:t>
      </w:r>
      <w:r w:rsidRPr="008D452D">
        <w:rPr>
          <w:i/>
          <w:color w:val="231F20"/>
          <w:sz w:val="22"/>
          <w:szCs w:val="22"/>
        </w:rPr>
        <w:t>a casu ad casum</w:t>
      </w:r>
      <w:r w:rsidRPr="008D452D">
        <w:rPr>
          <w:color w:val="231F20"/>
          <w:sz w:val="22"/>
          <w:szCs w:val="22"/>
        </w:rPr>
        <w:t>, uwzględniając zarówno kryteria, o których mowa w omawianym postanowieniu, jak i okoliczności konkretnej sytuacji podlegającej ocenie (zob.</w:t>
      </w:r>
      <w:r w:rsidR="000C75F8" w:rsidRPr="008D452D">
        <w:rPr>
          <w:color w:val="231F20"/>
          <w:sz w:val="22"/>
          <w:szCs w:val="22"/>
        </w:rPr>
        <w:t xml:space="preserve"> </w:t>
      </w:r>
      <w:r w:rsidRPr="008D452D">
        <w:rPr>
          <w:color w:val="231F20"/>
          <w:sz w:val="22"/>
          <w:szCs w:val="22"/>
        </w:rPr>
        <w:t xml:space="preserve">Z. Krzemiński, </w:t>
      </w:r>
      <w:r w:rsidRPr="008D452D">
        <w:rPr>
          <w:i/>
          <w:color w:val="231F20"/>
          <w:sz w:val="22"/>
          <w:szCs w:val="22"/>
        </w:rPr>
        <w:t>Etyka adwokacka. Teksty, orzecznictwo, komentarz</w:t>
      </w:r>
      <w:r w:rsidRPr="008D452D">
        <w:rPr>
          <w:color w:val="231F20"/>
          <w:sz w:val="22"/>
          <w:szCs w:val="22"/>
        </w:rPr>
        <w:t>, Kraków 2003, s. 63 i n.).</w:t>
      </w:r>
    </w:p>
    <w:p w14:paraId="486ABF69" w14:textId="3A834659" w:rsidR="00301207" w:rsidRPr="008D452D" w:rsidRDefault="00301207" w:rsidP="00B87D54">
      <w:pPr>
        <w:pStyle w:val="Tekstpodstawowy"/>
        <w:spacing w:line="276" w:lineRule="auto"/>
        <w:ind w:right="47" w:firstLine="543"/>
        <w:jc w:val="both"/>
        <w:rPr>
          <w:sz w:val="22"/>
          <w:szCs w:val="22"/>
        </w:rPr>
      </w:pPr>
      <w:r w:rsidRPr="008D452D">
        <w:rPr>
          <w:color w:val="231F20"/>
          <w:sz w:val="22"/>
          <w:szCs w:val="22"/>
        </w:rPr>
        <w:t>W konsekwencji należy uznać, ż</w:t>
      </w:r>
      <w:r w:rsidR="00FE36F1">
        <w:rPr>
          <w:color w:val="231F20"/>
          <w:sz w:val="22"/>
          <w:szCs w:val="22"/>
        </w:rPr>
        <w:t>e</w:t>
      </w:r>
      <w:r w:rsidRPr="008D452D">
        <w:rPr>
          <w:color w:val="231F20"/>
          <w:sz w:val="22"/>
          <w:szCs w:val="22"/>
        </w:rPr>
        <w:t xml:space="preserve"> rezygnacja z określenia nawet przykładowej listy zajęć niedopuszczalnych wyklucza możliwość stworzenia takiego wyliczenia w drodze wykładni. Poszczególne zajęcia nie mogą być bowiem ocenione jako niedopuszczalne pod względem rodzajowym. Możliwość ich podejmowania jest objęta wolnością radcy prawnego. Mogą one być niedopuszczalne jedynie w konkretnych okolicznościach i ze względu na nie. Konieczne jest zatem przyjęcie, że żadnego rodzaju spraw lub czynności nie można apriorycznie wykluczyć jako niepołączalnych z wykonywaniem zawodu, chyba że odrębne postanowienia KERP stanowiłby inaczej. Przykładem takim jest norma zawarta w art. 25</w:t>
      </w:r>
      <w:r w:rsidR="00A36D8C" w:rsidRPr="008D452D">
        <w:rPr>
          <w:color w:val="231F20"/>
          <w:sz w:val="22"/>
          <w:szCs w:val="22"/>
        </w:rPr>
        <w:t>a</w:t>
      </w:r>
      <w:r w:rsidRPr="008D452D">
        <w:rPr>
          <w:color w:val="231F20"/>
          <w:sz w:val="22"/>
          <w:szCs w:val="22"/>
        </w:rPr>
        <w:t xml:space="preserve"> KERP. Można natomiast wskazać takie sprawy lub czynności, z którymi wiąże się największe ryzyko naruszenia omawianego postanowienia.</w:t>
      </w:r>
      <w:r w:rsidR="00CF5CD8" w:rsidRPr="008D452D">
        <w:rPr>
          <w:color w:val="231F20"/>
          <w:sz w:val="22"/>
          <w:szCs w:val="22"/>
        </w:rPr>
        <w:t xml:space="preserve"> Innymi słowy zakaz określony w art. 25 KERP ma charakter względny, podczas gdy zakazy określone w art. 25a KERP mają charakter bezwzględny.</w:t>
      </w:r>
    </w:p>
    <w:p w14:paraId="2E3A2857" w14:textId="77777777" w:rsidR="00D01C09" w:rsidRPr="008D452D" w:rsidRDefault="00301207" w:rsidP="00B87D54">
      <w:pPr>
        <w:pStyle w:val="Akapitzlist"/>
        <w:numPr>
          <w:ilvl w:val="1"/>
          <w:numId w:val="219"/>
        </w:numPr>
        <w:tabs>
          <w:tab w:val="left" w:pos="612"/>
        </w:tabs>
        <w:spacing w:line="276" w:lineRule="auto"/>
        <w:ind w:left="0" w:firstLine="0"/>
        <w:jc w:val="both"/>
      </w:pPr>
      <w:r w:rsidRPr="008D452D">
        <w:rPr>
          <w:color w:val="231F20"/>
        </w:rPr>
        <w:t xml:space="preserve">Postanowienie to wymienia </w:t>
      </w:r>
      <w:r w:rsidRPr="008D452D">
        <w:rPr>
          <w:b/>
          <w:color w:val="231F20"/>
        </w:rPr>
        <w:t>cztery kryteria oceny</w:t>
      </w:r>
      <w:r w:rsidRPr="008D452D">
        <w:rPr>
          <w:color w:val="231F20"/>
        </w:rPr>
        <w:t xml:space="preserve">, czy określone zajęcia są </w:t>
      </w:r>
      <w:proofErr w:type="spellStart"/>
      <w:r w:rsidRPr="008D452D">
        <w:rPr>
          <w:color w:val="231F20"/>
        </w:rPr>
        <w:t>połączalne</w:t>
      </w:r>
      <w:proofErr w:type="spellEnd"/>
      <w:r w:rsidRPr="008D452D">
        <w:rPr>
          <w:color w:val="231F20"/>
        </w:rPr>
        <w:t xml:space="preserve"> z zawodem radcy prawnego. </w:t>
      </w:r>
      <w:commentRangeStart w:id="5"/>
      <w:commentRangeStart w:id="6"/>
      <w:r w:rsidRPr="008D452D">
        <w:rPr>
          <w:color w:val="231F20"/>
        </w:rPr>
        <w:t xml:space="preserve">Będą </w:t>
      </w:r>
      <w:commentRangeEnd w:id="5"/>
      <w:r w:rsidR="00FE36F1">
        <w:rPr>
          <w:rStyle w:val="Odwoaniedokomentarza"/>
        </w:rPr>
        <w:commentReference w:id="5"/>
      </w:r>
      <w:commentRangeEnd w:id="6"/>
      <w:r w:rsidR="00346F94">
        <w:rPr>
          <w:rStyle w:val="Odwoaniedokomentarza"/>
        </w:rPr>
        <w:commentReference w:id="6"/>
      </w:r>
      <w:r w:rsidRPr="008D452D">
        <w:rPr>
          <w:color w:val="231F20"/>
        </w:rPr>
        <w:t>one niepołączalne, jeśli:</w:t>
      </w:r>
      <w:r w:rsidR="00290C82" w:rsidRPr="008D452D">
        <w:t xml:space="preserve"> </w:t>
      </w:r>
    </w:p>
    <w:p w14:paraId="5B2FE234" w14:textId="77777777" w:rsidR="00D01C09" w:rsidRPr="008D452D" w:rsidRDefault="00290C82" w:rsidP="00D01C09">
      <w:pPr>
        <w:pStyle w:val="Akapitzlist"/>
        <w:tabs>
          <w:tab w:val="left" w:pos="612"/>
        </w:tabs>
        <w:spacing w:line="276" w:lineRule="auto"/>
        <w:ind w:left="0" w:firstLine="0"/>
        <w:rPr>
          <w:color w:val="231F20"/>
        </w:rPr>
      </w:pPr>
      <w:r w:rsidRPr="008D452D">
        <w:t xml:space="preserve">1) </w:t>
      </w:r>
      <w:r w:rsidRPr="008D452D">
        <w:rPr>
          <w:color w:val="231F20"/>
        </w:rPr>
        <w:t xml:space="preserve">ograniczałaby jego niezależność, </w:t>
      </w:r>
    </w:p>
    <w:p w14:paraId="15CB7712" w14:textId="77777777" w:rsidR="00D01C09" w:rsidRPr="008D452D" w:rsidRDefault="00290C82" w:rsidP="00D01C09">
      <w:pPr>
        <w:pStyle w:val="Akapitzlist"/>
        <w:tabs>
          <w:tab w:val="left" w:pos="612"/>
        </w:tabs>
        <w:spacing w:line="276" w:lineRule="auto"/>
        <w:ind w:left="0" w:firstLine="0"/>
        <w:rPr>
          <w:color w:val="231F20"/>
        </w:rPr>
      </w:pPr>
      <w:r w:rsidRPr="008D452D">
        <w:rPr>
          <w:color w:val="231F20"/>
        </w:rPr>
        <w:t xml:space="preserve">2) uchybiałaby godności zawodu, </w:t>
      </w:r>
    </w:p>
    <w:p w14:paraId="7E9A826A" w14:textId="77777777" w:rsidR="00D01C09" w:rsidRPr="008D452D" w:rsidRDefault="00290C82" w:rsidP="00D01C09">
      <w:pPr>
        <w:pStyle w:val="Akapitzlist"/>
        <w:tabs>
          <w:tab w:val="left" w:pos="612"/>
        </w:tabs>
        <w:spacing w:line="276" w:lineRule="auto"/>
        <w:ind w:left="0" w:firstLine="0"/>
        <w:rPr>
          <w:color w:val="231F20"/>
        </w:rPr>
      </w:pPr>
      <w:r w:rsidRPr="008D452D">
        <w:rPr>
          <w:color w:val="231F20"/>
        </w:rPr>
        <w:t xml:space="preserve">3) stwarzałaby zagrożenie dla tajemnicy zawodowej, </w:t>
      </w:r>
    </w:p>
    <w:p w14:paraId="0295EA20" w14:textId="592E9208" w:rsidR="00D01C09" w:rsidRPr="008D452D" w:rsidRDefault="00D01C09" w:rsidP="00D01C09">
      <w:pPr>
        <w:pStyle w:val="Akapitzlist"/>
        <w:tabs>
          <w:tab w:val="left" w:pos="612"/>
        </w:tabs>
        <w:spacing w:line="276" w:lineRule="auto"/>
        <w:ind w:left="0" w:firstLine="0"/>
        <w:rPr>
          <w:color w:val="231F20"/>
        </w:rPr>
      </w:pPr>
      <w:r w:rsidRPr="008D452D">
        <w:rPr>
          <w:color w:val="231F20"/>
        </w:rPr>
        <w:t>4</w:t>
      </w:r>
      <w:r w:rsidR="00290C82" w:rsidRPr="008D452D">
        <w:rPr>
          <w:color w:val="231F20"/>
        </w:rPr>
        <w:t>) powodowałaby wystąpienie konfliktu interesów</w:t>
      </w:r>
      <w:r w:rsidR="00301207" w:rsidRPr="008D452D">
        <w:rPr>
          <w:color w:val="231F20"/>
        </w:rPr>
        <w:t>.</w:t>
      </w:r>
    </w:p>
    <w:p w14:paraId="606E573B" w14:textId="39E75B96" w:rsidR="00301207" w:rsidRPr="008D452D" w:rsidRDefault="00301207" w:rsidP="00D01C09">
      <w:pPr>
        <w:pStyle w:val="Akapitzlist"/>
        <w:tabs>
          <w:tab w:val="left" w:pos="612"/>
        </w:tabs>
        <w:spacing w:line="276" w:lineRule="auto"/>
        <w:ind w:left="0" w:firstLine="0"/>
      </w:pPr>
      <w:r w:rsidRPr="008D452D">
        <w:rPr>
          <w:color w:val="231F20"/>
        </w:rPr>
        <w:t>Odsyłają one w pierwszej kolejności do postanowień KERP dotyczących podstawowych zasad wykonywania zawodu oraz wartości i obowiązków etycznych radcy prawnego, a także innych postanowień dotyczących ich bezpośrednio, w szczególności w zakresie niezależności – do art. 7, godności zawodu – art. 11, tajemnicy zawodowej – art. 9 i 15–24</w:t>
      </w:r>
      <w:r w:rsidR="00F33D5A" w:rsidRPr="008D452D">
        <w:rPr>
          <w:color w:val="231F20"/>
        </w:rPr>
        <w:t xml:space="preserve"> i konfliktu interesów – art. 10 i 26</w:t>
      </w:r>
      <w:r w:rsidR="00BE565E">
        <w:rPr>
          <w:color w:val="231F20"/>
        </w:rPr>
        <w:t>–</w:t>
      </w:r>
      <w:r w:rsidR="00F33D5A" w:rsidRPr="008D452D">
        <w:rPr>
          <w:color w:val="231F20"/>
        </w:rPr>
        <w:t>30a</w:t>
      </w:r>
      <w:r w:rsidRPr="008D452D">
        <w:rPr>
          <w:color w:val="231F20"/>
        </w:rPr>
        <w:t xml:space="preserve">. </w:t>
      </w:r>
      <w:r w:rsidR="00F33D5A" w:rsidRPr="008D452D">
        <w:rPr>
          <w:color w:val="231F20"/>
        </w:rPr>
        <w:t xml:space="preserve">Warto zaznaczyć, że zmiany wprowadzone </w:t>
      </w:r>
      <w:r w:rsidR="00F33D5A" w:rsidRPr="008D452D">
        <w:t xml:space="preserve">nowelizacją z 2022 </w:t>
      </w:r>
      <w:r w:rsidR="00D01C09" w:rsidRPr="008D452D">
        <w:t xml:space="preserve">r. </w:t>
      </w:r>
      <w:r w:rsidR="00F33D5A" w:rsidRPr="008D452D">
        <w:t>polegają w omawianym zakresie przede wszystkim na usunięciu przesłanki odnoszącej się do podważania zaufania do radcy prawnego i dodaniu przesłanki dotyczącej powodowania wystąpienia konfliktu interesów. Zmiana ta wynika w znacznej mierze z faktu, że uchybienie</w:t>
      </w:r>
      <w:r w:rsidR="001C45F3" w:rsidRPr="008D452D">
        <w:t>m</w:t>
      </w:r>
      <w:r w:rsidR="00F33D5A" w:rsidRPr="008D452D">
        <w:t xml:space="preserve"> godności zawodu – tak jak jest ono zdefiniowane w art. 11 ust. 2 KERP </w:t>
      </w:r>
      <w:r w:rsidR="00D01C09" w:rsidRPr="008D452D">
        <w:rPr>
          <w:color w:val="231F20"/>
        </w:rPr>
        <w:t>–</w:t>
      </w:r>
      <w:r w:rsidR="00F33D5A" w:rsidRPr="008D452D">
        <w:t xml:space="preserve"> jest w szczególności takie postępowanie radcy prawnego, które mogłoby zdyskredytować go w opinii publicznej lub podważyć zaufanie do zawodu radcy prawnego</w:t>
      </w:r>
      <w:r w:rsidR="001C45F3" w:rsidRPr="008D452D">
        <w:t xml:space="preserve">. </w:t>
      </w:r>
      <w:proofErr w:type="spellStart"/>
      <w:r w:rsidR="001C45F3" w:rsidRPr="008D452D">
        <w:t>Normodawca</w:t>
      </w:r>
      <w:proofErr w:type="spellEnd"/>
      <w:r w:rsidR="001C45F3" w:rsidRPr="008D452D">
        <w:t xml:space="preserve"> wyszedł więc w tym zakresie z założenia, że dochodziło do niepotrzebnego dublowania przesłane</w:t>
      </w:r>
      <w:ins w:id="7" w:author="Paweł Skuczyński" w:date="2025-02-17T18:27:00Z" w16du:dateUtc="2025-02-17T17:27:00Z">
        <w:r w:rsidR="00346F94">
          <w:t>k</w:t>
        </w:r>
      </w:ins>
      <w:del w:id="8" w:author="Paweł Skuczyński" w:date="2025-02-17T18:26:00Z" w16du:dateUtc="2025-02-17T17:26:00Z">
        <w:r w:rsidR="001C45F3" w:rsidRPr="008D452D" w:rsidDel="00346F94">
          <w:delText>j</w:delText>
        </w:r>
      </w:del>
      <w:r w:rsidR="001C45F3" w:rsidRPr="008D452D">
        <w:t xml:space="preserve">. Jednocześnie uznał on, że brak jako przesłanki konfliktu interesów w sytuacji, w której mowa jest w omawianym postanowieniu o niezależności i tajemnicy zawodowej, wymagał jego interwencji. </w:t>
      </w:r>
      <w:r w:rsidRPr="008D452D">
        <w:rPr>
          <w:color w:val="231F20"/>
        </w:rPr>
        <w:t xml:space="preserve">Należy </w:t>
      </w:r>
      <w:r w:rsidR="001C45F3" w:rsidRPr="008D452D">
        <w:rPr>
          <w:color w:val="231F20"/>
        </w:rPr>
        <w:t xml:space="preserve">także </w:t>
      </w:r>
      <w:r w:rsidRPr="008D452D">
        <w:rPr>
          <w:color w:val="231F20"/>
        </w:rPr>
        <w:t xml:space="preserve">podkreślić, że kryteria </w:t>
      </w:r>
      <w:r w:rsidR="001C45F3" w:rsidRPr="008D452D">
        <w:rPr>
          <w:color w:val="231F20"/>
        </w:rPr>
        <w:t xml:space="preserve">powyższe </w:t>
      </w:r>
      <w:r w:rsidRPr="008D452D">
        <w:rPr>
          <w:color w:val="231F20"/>
        </w:rPr>
        <w:t xml:space="preserve">należy stosować alternatywnie, tj. do stwierdzenia naruszenia omawianego postanowienia wystarczające jest przekroczenie tylko jednego z nich. W praktyce jednak bardzo często naruszenia będą się w tym zakresie kumulować, ponieważ z reguły postępowanie sprzeczne z godnością zawodu lub tajemnicą zawodową </w:t>
      </w:r>
      <w:r w:rsidR="001C45F3" w:rsidRPr="008D452D">
        <w:rPr>
          <w:color w:val="231F20"/>
        </w:rPr>
        <w:t xml:space="preserve">może być </w:t>
      </w:r>
      <w:r w:rsidRPr="008D452D">
        <w:rPr>
          <w:color w:val="231F20"/>
        </w:rPr>
        <w:t xml:space="preserve">jednocześnie </w:t>
      </w:r>
      <w:r w:rsidR="001C45F3" w:rsidRPr="008D452D">
        <w:rPr>
          <w:color w:val="231F20"/>
        </w:rPr>
        <w:t>sytuacją konfliktu interesów</w:t>
      </w:r>
      <w:r w:rsidRPr="008D452D">
        <w:rPr>
          <w:color w:val="231F20"/>
        </w:rPr>
        <w:t>. Istotne jest również to, że dla oceny konkretnych zajęć jako niedopuszczalnych nie jest konieczne stwierdzenie, że rzeczywiście godzą one w niezależność, godność zawodu, tajemnicę zawodową</w:t>
      </w:r>
      <w:r w:rsidR="001C45F3" w:rsidRPr="008D452D">
        <w:rPr>
          <w:color w:val="231F20"/>
        </w:rPr>
        <w:t xml:space="preserve"> lub powodują wystąpienie konfliktu interesów</w:t>
      </w:r>
      <w:r w:rsidRPr="008D452D">
        <w:rPr>
          <w:color w:val="231F20"/>
        </w:rPr>
        <w:t>. Wystarczające jest uznanie, że zagrażają one tym wartościom. Można zatem powiedzieć, że omawiane postanowienie obejmuje nie tylko aktualny, ale również potencjalny konflikt ról.</w:t>
      </w:r>
    </w:p>
    <w:p w14:paraId="44493AFE" w14:textId="1B9EA186" w:rsidR="00301207" w:rsidRPr="008D452D" w:rsidRDefault="00301207" w:rsidP="00B87D54">
      <w:pPr>
        <w:pStyle w:val="Tekstpodstawowy"/>
        <w:spacing w:line="276" w:lineRule="auto"/>
        <w:ind w:firstLine="708"/>
        <w:jc w:val="both"/>
        <w:rPr>
          <w:sz w:val="22"/>
          <w:szCs w:val="22"/>
        </w:rPr>
      </w:pPr>
      <w:r w:rsidRPr="008D452D">
        <w:rPr>
          <w:color w:val="231F20"/>
          <w:sz w:val="22"/>
          <w:szCs w:val="22"/>
        </w:rPr>
        <w:t xml:space="preserve">Jak wspomniano powyżej, w ocenie należy uwzględnić </w:t>
      </w:r>
      <w:r w:rsidR="00FE36F1">
        <w:rPr>
          <w:color w:val="231F20"/>
          <w:sz w:val="22"/>
          <w:szCs w:val="22"/>
        </w:rPr>
        <w:t>także</w:t>
      </w:r>
      <w:r w:rsidR="00FE36F1" w:rsidRPr="008D452D">
        <w:rPr>
          <w:color w:val="231F20"/>
          <w:sz w:val="22"/>
          <w:szCs w:val="22"/>
        </w:rPr>
        <w:t xml:space="preserve"> </w:t>
      </w:r>
      <w:r w:rsidRPr="008D452D">
        <w:rPr>
          <w:color w:val="231F20"/>
          <w:sz w:val="22"/>
          <w:szCs w:val="22"/>
        </w:rPr>
        <w:t xml:space="preserve">okoliczności konkretnej sytuacji. Różne zajęcia mogą bowiem w różnym stopniu godzić w wartości, o których mowa w omawianym </w:t>
      </w:r>
      <w:r w:rsidRPr="008D452D">
        <w:rPr>
          <w:color w:val="231F20"/>
          <w:sz w:val="22"/>
          <w:szCs w:val="22"/>
        </w:rPr>
        <w:lastRenderedPageBreak/>
        <w:t xml:space="preserve">postanowieniu, lub nie zagrażać im w ogóle, w zależności od tego, czy podejmowane są w bezpośrednim związku ze świadczeniem pomocy prawnej, czy też bez takiego związku. Przykładowo osobiste podejmowanie dodatkowej działalności w lokalu kancelarii oraz jednocześnie z wykonywaniem zawodu w o wiele większym stopniu naraża </w:t>
      </w:r>
      <w:r w:rsidR="001C45F3" w:rsidRPr="008D452D">
        <w:rPr>
          <w:color w:val="231F20"/>
          <w:sz w:val="22"/>
          <w:szCs w:val="22"/>
        </w:rPr>
        <w:t>godność zawodu</w:t>
      </w:r>
      <w:r w:rsidRPr="008D452D">
        <w:rPr>
          <w:color w:val="231F20"/>
          <w:sz w:val="22"/>
          <w:szCs w:val="22"/>
        </w:rPr>
        <w:t xml:space="preserve"> czy tajemnicę zawodową niż prowadzenie jej przy pomocy innych osób, w innym miejscu i angażowanie się w nią jedynie w innym czasie niż świadczenie pomocy prawnej. W szczególności oferowanie przez radcę prawnego dodatkowych usług swoim klientom należy uznać za okoliczność uzasadniającą wątpliwości co do jej zgodności z omawianym postanowieniem.</w:t>
      </w:r>
      <w:r w:rsidR="001C45F3" w:rsidRPr="008D452D">
        <w:rPr>
          <w:color w:val="231F20"/>
          <w:sz w:val="22"/>
          <w:szCs w:val="22"/>
        </w:rPr>
        <w:t xml:space="preserve"> W konsekwencji </w:t>
      </w:r>
      <w:commentRangeStart w:id="9"/>
      <w:commentRangeStart w:id="10"/>
      <w:r w:rsidR="001C45F3" w:rsidRPr="008D452D">
        <w:rPr>
          <w:color w:val="231F20"/>
          <w:sz w:val="22"/>
          <w:szCs w:val="22"/>
        </w:rPr>
        <w:t>zdecydowano na</w:t>
      </w:r>
      <w:commentRangeEnd w:id="9"/>
      <w:r w:rsidR="00FE36F1">
        <w:rPr>
          <w:rStyle w:val="Odwoaniedokomentarza"/>
        </w:rPr>
        <w:commentReference w:id="9"/>
      </w:r>
      <w:commentRangeEnd w:id="10"/>
      <w:r w:rsidR="00346F94">
        <w:rPr>
          <w:rStyle w:val="Odwoaniedokomentarza"/>
        </w:rPr>
        <w:commentReference w:id="10"/>
      </w:r>
      <w:r w:rsidR="001C45F3" w:rsidRPr="008D452D">
        <w:rPr>
          <w:color w:val="231F20"/>
          <w:sz w:val="22"/>
          <w:szCs w:val="22"/>
        </w:rPr>
        <w:t xml:space="preserve"> wprowadzenie w ust. 3 wymogu oddzielenia takiej działalności.</w:t>
      </w:r>
    </w:p>
    <w:p w14:paraId="606B0971" w14:textId="40879BE4" w:rsidR="00301207" w:rsidRPr="008D452D" w:rsidRDefault="00301207" w:rsidP="00B87D54">
      <w:pPr>
        <w:pStyle w:val="Akapitzlist"/>
        <w:numPr>
          <w:ilvl w:val="1"/>
          <w:numId w:val="219"/>
        </w:numPr>
        <w:tabs>
          <w:tab w:val="left" w:pos="607"/>
        </w:tabs>
        <w:spacing w:line="276" w:lineRule="auto"/>
        <w:ind w:left="0" w:right="50" w:firstLine="226"/>
        <w:jc w:val="both"/>
      </w:pPr>
      <w:r w:rsidRPr="008D452D">
        <w:rPr>
          <w:color w:val="231F20"/>
        </w:rPr>
        <w:t xml:space="preserve">Wśród zajęć, które w konkretnej sytuacji najbardziej prawdopodobnie mogą okazać się zajmowaniem sprawami lub uczestniczeniem w czynnościach zagrażających </w:t>
      </w:r>
      <w:r w:rsidR="00154191">
        <w:rPr>
          <w:color w:val="231F20"/>
        </w:rPr>
        <w:t xml:space="preserve">wartościom </w:t>
      </w:r>
      <w:r w:rsidRPr="008D452D">
        <w:rPr>
          <w:color w:val="231F20"/>
        </w:rPr>
        <w:t>lub naruszających wartości zawodu radcy prawnego, wymienionych w omawianym postanowieniu</w:t>
      </w:r>
      <w:r w:rsidR="006945FA">
        <w:rPr>
          <w:color w:val="231F20"/>
        </w:rPr>
        <w:t>,</w:t>
      </w:r>
      <w:r w:rsidRPr="008D452D">
        <w:rPr>
          <w:color w:val="231F20"/>
        </w:rPr>
        <w:t xml:space="preserve"> w pierwszej kolejności należy wskazać </w:t>
      </w:r>
      <w:r w:rsidRPr="008D452D">
        <w:rPr>
          <w:b/>
          <w:color w:val="231F20"/>
        </w:rPr>
        <w:t>działalność handlową</w:t>
      </w:r>
      <w:r w:rsidRPr="008D452D">
        <w:rPr>
          <w:color w:val="231F20"/>
        </w:rPr>
        <w:t>. W zakresie świadczenia usług innych niż pomoc prawna niewątpliwie z ryzykiem wiązać się będzie wszelkie pośrednictwo, windykacja itp. Z mniejszym ryzykiem natomiast związane będą usługi doradcze, takie jak doradztwo biznesowe czy finansowe, a także różnego rodzaju pomoc w rozwiązywaniu konfliktów, niebędąca pomocą prawną w ścisłym znaczeniu tego słowa, jak np. bycie arbitrem czy mediatorem. Jak podkreśla się w literaturze, chodzić może także o wszelkiego innego rodzaju działalność pozazawodową – prywatną lub publiczną, odpłatną lub nieodpłatną. W konsekwencji wątpliwości może budzić również np. „zajmowanie przez radców prawnych stanowiska w organizacjach społecznych i politycznych, których celem jest dążenie do przeforsowania określonych, wybranych poglądów lub przekonań często dotyczących materii, która może być przedmiotem świadczenia przez radcę prawnego pomocy prawnej”. Zdaniem autorów</w:t>
      </w:r>
      <w:r w:rsidR="00154191">
        <w:rPr>
          <w:color w:val="231F20"/>
        </w:rPr>
        <w:t xml:space="preserve"> tego stanowiska</w:t>
      </w:r>
      <w:r w:rsidRPr="008D452D">
        <w:rPr>
          <w:color w:val="231F20"/>
        </w:rPr>
        <w:t xml:space="preserve">, jeśli radca prawny bierze aktywny udział w realizacji projektów takiej organizacji, może ograniczać to jego niezależność w zakresie spraw odpowiadających im materią. Z brzmienia omawianego postanowienia wynikałoby wówczas, że radca prawny byłby wykluczony w ten sposób z praktyki w danej gałęzi prawa. Jednocześnie autorzy </w:t>
      </w:r>
      <w:r w:rsidR="00154191">
        <w:rPr>
          <w:color w:val="231F20"/>
        </w:rPr>
        <w:t xml:space="preserve">ci </w:t>
      </w:r>
      <w:r w:rsidRPr="008D452D">
        <w:rPr>
          <w:color w:val="231F20"/>
        </w:rPr>
        <w:t xml:space="preserve">zauważają jednak, że takie ujęcie omawianego zakazu byłoby bardzo szerokie, co nie wydaje się konieczne do zachowania niezależności radcy prawnego (A. Woroniecka </w:t>
      </w:r>
      <w:r w:rsidR="007B6CE5">
        <w:rPr>
          <w:color w:val="231F20"/>
        </w:rPr>
        <w:t>[</w:t>
      </w:r>
      <w:r w:rsidRPr="008D452D">
        <w:rPr>
          <w:color w:val="231F20"/>
        </w:rPr>
        <w:t>w:</w:t>
      </w:r>
      <w:r w:rsidR="007B6CE5">
        <w:rPr>
          <w:color w:val="231F20"/>
        </w:rPr>
        <w:t>]</w:t>
      </w:r>
      <w:r w:rsidRPr="008D452D">
        <w:rPr>
          <w:color w:val="231F20"/>
        </w:rPr>
        <w:t xml:space="preserve"> </w:t>
      </w:r>
      <w:r w:rsidRPr="008D452D">
        <w:rPr>
          <w:i/>
          <w:color w:val="231F20"/>
        </w:rPr>
        <w:t>Kodeks …</w:t>
      </w:r>
      <w:r w:rsidRPr="008D452D">
        <w:rPr>
          <w:color w:val="231F20"/>
        </w:rPr>
        <w:t xml:space="preserve">, </w:t>
      </w:r>
      <w:r w:rsidR="00CF42C8">
        <w:rPr>
          <w:color w:val="231F20"/>
        </w:rPr>
        <w:t xml:space="preserve">red. T. Scheffler, 2021, </w:t>
      </w:r>
      <w:r w:rsidRPr="008D452D">
        <w:rPr>
          <w:color w:val="231F20"/>
        </w:rPr>
        <w:t>s. 160).</w:t>
      </w:r>
    </w:p>
    <w:p w14:paraId="445DC0C6" w14:textId="55670430" w:rsidR="00D10C2A" w:rsidRPr="008D452D" w:rsidRDefault="00D10C2A" w:rsidP="00B87D54">
      <w:pPr>
        <w:pStyle w:val="Akapitzlist"/>
        <w:numPr>
          <w:ilvl w:val="1"/>
          <w:numId w:val="219"/>
        </w:numPr>
        <w:spacing w:line="276" w:lineRule="auto"/>
        <w:ind w:left="0"/>
        <w:contextualSpacing/>
        <w:jc w:val="both"/>
      </w:pPr>
      <w:r w:rsidRPr="008D452D">
        <w:t xml:space="preserve">Omawiane postanowienie – jak już wspomniano – zostało w drodze nowelizacji z 2022 </w:t>
      </w:r>
      <w:r w:rsidR="00D01C09" w:rsidRPr="008D452D">
        <w:t xml:space="preserve">r. </w:t>
      </w:r>
      <w:r w:rsidRPr="008D452D">
        <w:t>uzupełnione o regulację znajdującą się w ust. 2 i 3. Wprowadzają one wyraźne rozstrzygnięcie, że jeśli przesłanki z ust. 1 nie są spełnione, a więc dana działalność może być łączona z wykonywaniem zawodu radcy prawnego, to może odbywać się w dwóch formach, w zależności od jej charakteru. Po pierwsze, jeśli polega ona wykonywaniu czynności pozostających w bezpośrednim związku z wykonywaniem zawodu radcy prawnego lub podporządkowanych świadczeniu pomocy prawnej jako świadczeniu głównemu, to może być ona wykonywana bez wymogu spełnienia jakichkolwiek dodatkowych warunków. Należy ją więc w zasadzie traktować tak jak część wykonywania zawodu. Po drugie, jeśli dopuszczalna działalność nie pozostaje w bezpośrednim związku z wykonywaniem zawodu radcy prawnego i nie jest podporządkowana świadczeniu pomocy prawnej jako świadczeniu głównemu, to musi zostać wyraźnie oddzielona od wykonywania zawodu radcy prawnego.</w:t>
      </w:r>
      <w:r w:rsidR="00C90F7F" w:rsidRPr="008D452D">
        <w:t xml:space="preserve"> Można więc w tym zakresie mówić o tzw. działalności oddzielonej.</w:t>
      </w:r>
    </w:p>
    <w:p w14:paraId="5B471EFE" w14:textId="5746C4F5" w:rsidR="00D01C09" w:rsidRPr="008D452D" w:rsidRDefault="00D10C2A" w:rsidP="00B87D54">
      <w:pPr>
        <w:spacing w:line="276" w:lineRule="auto"/>
        <w:ind w:firstLine="708"/>
        <w:jc w:val="both"/>
      </w:pPr>
      <w:r w:rsidRPr="008D452D">
        <w:t>Należy podkreślić, że</w:t>
      </w:r>
      <w:r w:rsidR="00C90F7F" w:rsidRPr="008D452D">
        <w:t xml:space="preserve"> zgodnie z </w:t>
      </w:r>
      <w:r w:rsidR="005B6E5A" w:rsidRPr="008D452D">
        <w:t>§ 8</w:t>
      </w:r>
      <w:r w:rsidR="00C90F7F" w:rsidRPr="008D452D">
        <w:t xml:space="preserve"> </w:t>
      </w:r>
      <w:r w:rsidR="00AE4F85">
        <w:t>regulaminu wykonywania zawodu radcy</w:t>
      </w:r>
      <w:r w:rsidR="00AE4F85" w:rsidRPr="008D452D">
        <w:t xml:space="preserve"> </w:t>
      </w:r>
      <w:r w:rsidR="005B6E5A" w:rsidRPr="008D452D">
        <w:t xml:space="preserve">wyraźne oddzielenie dopuszczalnej działalności radcy prawnego niebędącej świadczeniem pomocy prawnej lub niepozostającej z nią w bezpośrednim związku, w szczególności zawodowej lub gospodarczej, o którym mowa w art. 25 ust. 3 </w:t>
      </w:r>
      <w:r w:rsidR="001279DF">
        <w:t>KERP</w:t>
      </w:r>
      <w:r w:rsidR="005B6E5A" w:rsidRPr="008D452D">
        <w:t xml:space="preserve">, polega na: </w:t>
      </w:r>
    </w:p>
    <w:p w14:paraId="4BE9B35B" w14:textId="50FED7F4" w:rsidR="00D01C09" w:rsidRPr="008D452D" w:rsidRDefault="005B6E5A" w:rsidP="00B87D54">
      <w:pPr>
        <w:spacing w:line="276" w:lineRule="auto"/>
        <w:ind w:firstLine="708"/>
        <w:jc w:val="both"/>
      </w:pPr>
      <w:r w:rsidRPr="008D452D">
        <w:t>1) wyodrębnieniu struktury organizacyjnej takiej działalności od struktury organizacyjnej przeznaczonej do świadczenia pomocy prawnej</w:t>
      </w:r>
      <w:r w:rsidR="00D01C09" w:rsidRPr="008D452D">
        <w:t>;</w:t>
      </w:r>
      <w:r w:rsidRPr="008D452D">
        <w:t xml:space="preserve"> </w:t>
      </w:r>
    </w:p>
    <w:p w14:paraId="12DAE03B" w14:textId="5BAF7A2A" w:rsidR="00D01C09" w:rsidRPr="008D452D" w:rsidRDefault="005B6E5A" w:rsidP="00B87D54">
      <w:pPr>
        <w:spacing w:line="276" w:lineRule="auto"/>
        <w:ind w:firstLine="708"/>
        <w:jc w:val="both"/>
      </w:pPr>
      <w:r w:rsidRPr="008D452D">
        <w:t xml:space="preserve">2) wyodrębnieniu funkcjonalnym polegającym na rozdzieleniu wszelkich środków, w tym finansowych, służących do prowadzenia innej działalności od środków służących świadczeniu pomocy </w:t>
      </w:r>
      <w:r w:rsidRPr="008D452D">
        <w:lastRenderedPageBreak/>
        <w:t>prawnej</w:t>
      </w:r>
      <w:r w:rsidR="00D01C09" w:rsidRPr="008D452D">
        <w:t>;</w:t>
      </w:r>
      <w:r w:rsidRPr="008D452D">
        <w:t xml:space="preserve"> </w:t>
      </w:r>
    </w:p>
    <w:p w14:paraId="29A77F18" w14:textId="77777777" w:rsidR="00D01C09" w:rsidRPr="008D452D" w:rsidRDefault="005B6E5A" w:rsidP="00B87D54">
      <w:pPr>
        <w:spacing w:line="276" w:lineRule="auto"/>
        <w:ind w:firstLine="708"/>
        <w:jc w:val="both"/>
      </w:pPr>
      <w:r w:rsidRPr="008D452D">
        <w:t xml:space="preserve">3) wyodrębnieniu rachunkowym zapewniającym ewidencję zdarzeń umożliwiającą rozdzielenie środków finansowych przeznaczonych na prowadzenie innej działalności od środków finansowych związanych ze świadczeniem pomocy prawnej oraz </w:t>
      </w:r>
    </w:p>
    <w:p w14:paraId="460A92B9" w14:textId="71D8EA75" w:rsidR="005B6E5A" w:rsidRPr="008D452D" w:rsidRDefault="005B6E5A" w:rsidP="00B87D54">
      <w:pPr>
        <w:spacing w:line="276" w:lineRule="auto"/>
        <w:ind w:firstLine="708"/>
        <w:jc w:val="both"/>
      </w:pPr>
      <w:r w:rsidRPr="008D452D">
        <w:t>4) wyodrębnieniu informacyjnym zapewniającym czytelną identyfikację, w ramach której działalności radca prawny w danych okolicznościach występuje.</w:t>
      </w:r>
    </w:p>
    <w:p w14:paraId="51C3C246" w14:textId="77777777" w:rsidR="00301207" w:rsidRPr="008D452D" w:rsidRDefault="00301207" w:rsidP="00B87D54">
      <w:pPr>
        <w:pStyle w:val="Akapitzlist"/>
        <w:numPr>
          <w:ilvl w:val="1"/>
          <w:numId w:val="219"/>
        </w:numPr>
        <w:tabs>
          <w:tab w:val="left" w:pos="499"/>
        </w:tabs>
        <w:spacing w:before="1" w:line="276" w:lineRule="auto"/>
        <w:ind w:left="0" w:right="164" w:firstLine="226"/>
        <w:jc w:val="both"/>
      </w:pPr>
      <w:r w:rsidRPr="008D452D">
        <w:rPr>
          <w:color w:val="231F20"/>
        </w:rPr>
        <w:t>Postanowienie art. 25 KERP znajduje pełne zastosowanie również do prawników zagranicznych oraz aplikantów radcowskich.</w:t>
      </w:r>
    </w:p>
    <w:p w14:paraId="02652C96" w14:textId="75EE84E1" w:rsidR="00301207" w:rsidRPr="008D452D" w:rsidRDefault="00301207" w:rsidP="00B87D54">
      <w:pPr>
        <w:pStyle w:val="Akapitzlist"/>
        <w:numPr>
          <w:ilvl w:val="1"/>
          <w:numId w:val="219"/>
        </w:numPr>
        <w:tabs>
          <w:tab w:val="left" w:pos="482"/>
        </w:tabs>
        <w:spacing w:line="276" w:lineRule="auto"/>
        <w:ind w:left="0" w:right="162" w:firstLine="226"/>
        <w:jc w:val="both"/>
      </w:pPr>
      <w:r w:rsidRPr="008D452D">
        <w:rPr>
          <w:color w:val="231F20"/>
        </w:rPr>
        <w:t>W Kodeksie Etyki CCBE analogiczne postanowienie zawarte jest w punkcie 2.5 zatytułowanym „Zajęcia niedopuszczalne”, który ogólnie stanowi w podpunkcie 2.5.1, że:</w:t>
      </w:r>
      <w:r w:rsidR="00D01C09" w:rsidRPr="008D452D">
        <w:rPr>
          <w:color w:val="231F20"/>
        </w:rPr>
        <w:t xml:space="preserve"> </w:t>
      </w:r>
      <w:r w:rsidRPr="008D452D">
        <w:rPr>
          <w:color w:val="231F20"/>
        </w:rPr>
        <w:t>„W celu wywiązania się ze swoich zadań z należytą niezależnością oraz w sposób zgodny z obowiązkiem udziału w procesie wymiaru sprawiedliwości, prawnik może podlegać zakazowi podejmowania pewnych zajęć”. Zawiera on również reguły kolizyjne rozstrzygające w podpunkcie 2.5.2, że: „Prawnik, który reprezentuje lub broni klienta w postępowaniu sądowym lub przed władzami publicznymi w przyjmującym Państwie Członkowskim jest zobowiązany do przestrzegania tamże zasad dotyczących zajęć niedopuszczalnych, które obowiązują prawników przyjmującego Państwa Członkowskiego”, a w 2.5.3, ż</w:t>
      </w:r>
      <w:r w:rsidR="00132A85">
        <w:rPr>
          <w:color w:val="231F20"/>
        </w:rPr>
        <w:t>e</w:t>
      </w:r>
      <w:r w:rsidRPr="008D452D">
        <w:rPr>
          <w:color w:val="231F20"/>
        </w:rPr>
        <w:t>: „Prawnik prowadzący działalność w przyjmującym Państwie Członkowskim, w którym chce brać bezpośredni udział w działalności handlowej lub innej działalności nie związanej z praktyką prawną, ma obowiązek przestrzegać zasad dotyczących zajęć zakazanych lub niedopuszczalnych, które obowiązują prawników tego Państwa Członkowskiego”.</w:t>
      </w:r>
    </w:p>
    <w:p w14:paraId="1E828FC8" w14:textId="1740A08A" w:rsidR="00301207" w:rsidRPr="008D452D" w:rsidRDefault="00301207" w:rsidP="00B87D54">
      <w:pPr>
        <w:pStyle w:val="Akapitzlist"/>
        <w:numPr>
          <w:ilvl w:val="1"/>
          <w:numId w:val="219"/>
        </w:numPr>
        <w:tabs>
          <w:tab w:val="left" w:pos="577"/>
        </w:tabs>
        <w:spacing w:line="276" w:lineRule="auto"/>
        <w:ind w:left="0" w:right="162" w:firstLine="226"/>
        <w:jc w:val="both"/>
      </w:pPr>
      <w:r w:rsidRPr="008D452D">
        <w:rPr>
          <w:color w:val="231F20"/>
        </w:rPr>
        <w:t>W KEA omawiane zagadnienie reguluje § 9 w brzmieniu: „1. Z zawodem adwokata nie wolno łączyć zajęć, których wykonywanie uwłaczałoby godności zawodu adwokata lub ograniczało jego niezależność oraz podważało zaufanie do Adwokatury. 2. Łączenie zajęć nie może prowadzić do: a</w:t>
      </w:r>
      <w:r w:rsidR="00532DBD">
        <w:rPr>
          <w:color w:val="231F20"/>
        </w:rPr>
        <w:t>)</w:t>
      </w:r>
      <w:r w:rsidRPr="008D452D">
        <w:rPr>
          <w:color w:val="231F20"/>
        </w:rPr>
        <w:t xml:space="preserve"> obniżenia jakości świadczonej przez adwokata pomocy prawnej; b</w:t>
      </w:r>
      <w:r w:rsidR="00532DBD">
        <w:rPr>
          <w:color w:val="231F20"/>
        </w:rPr>
        <w:t>)</w:t>
      </w:r>
      <w:r w:rsidRPr="008D452D">
        <w:rPr>
          <w:color w:val="231F20"/>
        </w:rPr>
        <w:t xml:space="preserve"> utraty zaufania będącego podstawą stosunku wiążącego adwokata z jego</w:t>
      </w:r>
      <w:r w:rsidR="00532DBD">
        <w:rPr>
          <w:color w:val="231F20"/>
        </w:rPr>
        <w:t xml:space="preserve"> </w:t>
      </w:r>
      <w:r w:rsidRPr="008D452D">
        <w:rPr>
          <w:color w:val="231F20"/>
        </w:rPr>
        <w:t>klientem. 3. Prowadząc działalność zarobkową niezwiązaną z kształtowaniem świadomości prawnej lub ze świadczeniem pomocy prawnej, adwokat nie może używać tytułu zawodowego”.</w:t>
      </w:r>
    </w:p>
    <w:p w14:paraId="11D2BB4F" w14:textId="06AD4A58" w:rsidR="00301207" w:rsidRPr="008D452D" w:rsidRDefault="00301207" w:rsidP="00B87D54">
      <w:pPr>
        <w:pStyle w:val="Tekstpodstawowy"/>
        <w:spacing w:line="276" w:lineRule="auto"/>
        <w:ind w:right="48" w:firstLine="226"/>
        <w:jc w:val="both"/>
        <w:rPr>
          <w:sz w:val="22"/>
          <w:szCs w:val="22"/>
        </w:rPr>
      </w:pPr>
      <w:r w:rsidRPr="008D452D">
        <w:rPr>
          <w:color w:val="231F20"/>
          <w:sz w:val="22"/>
          <w:szCs w:val="22"/>
        </w:rPr>
        <w:t xml:space="preserve">Należy zaznaczyć, że obecne brzmienie tego postanowienia zostało wprowadzone </w:t>
      </w:r>
      <w:r w:rsidR="00532DBD">
        <w:rPr>
          <w:color w:val="231F20"/>
          <w:sz w:val="22"/>
          <w:szCs w:val="22"/>
        </w:rPr>
        <w:t>u</w:t>
      </w:r>
      <w:r w:rsidRPr="008D452D">
        <w:rPr>
          <w:color w:val="231F20"/>
          <w:sz w:val="22"/>
          <w:szCs w:val="22"/>
        </w:rPr>
        <w:t>chwałą nr 66/2019 Naczelnej Rady Adwokackiej z 21</w:t>
      </w:r>
      <w:r w:rsidR="00D01C09" w:rsidRPr="008D452D">
        <w:rPr>
          <w:color w:val="231F20"/>
          <w:sz w:val="22"/>
          <w:szCs w:val="22"/>
        </w:rPr>
        <w:t>.09.</w:t>
      </w:r>
      <w:r w:rsidRPr="008D452D">
        <w:rPr>
          <w:color w:val="231F20"/>
          <w:sz w:val="22"/>
          <w:szCs w:val="22"/>
        </w:rPr>
        <w:t>2019 r., przez co w znacznej mierze uproszczono dotychczasowe kazuistyczne rozwiązania dot</w:t>
      </w:r>
      <w:r w:rsidR="00532DBD">
        <w:rPr>
          <w:color w:val="231F20"/>
          <w:sz w:val="22"/>
          <w:szCs w:val="22"/>
        </w:rPr>
        <w:t>yczące</w:t>
      </w:r>
      <w:r w:rsidRPr="008D452D">
        <w:rPr>
          <w:color w:val="231F20"/>
          <w:sz w:val="22"/>
          <w:szCs w:val="22"/>
        </w:rPr>
        <w:t xml:space="preserve"> adwokatów.</w:t>
      </w:r>
    </w:p>
    <w:p w14:paraId="2F791F76" w14:textId="77777777" w:rsidR="00301207" w:rsidRPr="008D452D" w:rsidRDefault="00301207" w:rsidP="00B87D54">
      <w:pPr>
        <w:pStyle w:val="Akapitzlist"/>
        <w:numPr>
          <w:ilvl w:val="1"/>
          <w:numId w:val="219"/>
        </w:numPr>
        <w:tabs>
          <w:tab w:val="left" w:pos="700"/>
        </w:tabs>
        <w:spacing w:line="276" w:lineRule="auto"/>
        <w:ind w:left="0" w:right="0" w:hanging="308"/>
        <w:jc w:val="both"/>
      </w:pPr>
      <w:r w:rsidRPr="008D452D">
        <w:rPr>
          <w:color w:val="231F20"/>
        </w:rPr>
        <w:t>Tezy z orzecznictwa</w:t>
      </w:r>
    </w:p>
    <w:p w14:paraId="54B8B381" w14:textId="2ED1791F" w:rsidR="00301207" w:rsidRPr="008D452D" w:rsidRDefault="00301207" w:rsidP="00B87D54">
      <w:pPr>
        <w:pStyle w:val="Tekstpodstawowy"/>
        <w:spacing w:before="75" w:line="276" w:lineRule="auto"/>
        <w:jc w:val="both"/>
        <w:rPr>
          <w:sz w:val="22"/>
          <w:szCs w:val="22"/>
        </w:rPr>
      </w:pPr>
      <w:r w:rsidRPr="008D452D">
        <w:rPr>
          <w:color w:val="231F20"/>
          <w:sz w:val="22"/>
          <w:szCs w:val="22"/>
        </w:rPr>
        <w:t>Orzeczenie OSD z 9</w:t>
      </w:r>
      <w:r w:rsidR="00532DBD">
        <w:rPr>
          <w:color w:val="231F20"/>
          <w:sz w:val="22"/>
          <w:szCs w:val="22"/>
        </w:rPr>
        <w:t>.09.</w:t>
      </w:r>
      <w:r w:rsidRPr="008D452D">
        <w:rPr>
          <w:color w:val="231F20"/>
          <w:sz w:val="22"/>
          <w:szCs w:val="22"/>
        </w:rPr>
        <w:t>2014 r.</w:t>
      </w:r>
      <w:r w:rsidR="00532DBD">
        <w:rPr>
          <w:color w:val="231F20"/>
          <w:sz w:val="22"/>
          <w:szCs w:val="22"/>
        </w:rPr>
        <w:t>,</w:t>
      </w:r>
      <w:r w:rsidRPr="008D452D">
        <w:rPr>
          <w:color w:val="231F20"/>
          <w:sz w:val="22"/>
          <w:szCs w:val="22"/>
        </w:rPr>
        <w:t xml:space="preserve"> D 30/2014:</w:t>
      </w:r>
    </w:p>
    <w:p w14:paraId="4CCB3A33" w14:textId="77777777" w:rsidR="00301207" w:rsidRPr="008D452D" w:rsidRDefault="00301207" w:rsidP="00B87D54">
      <w:pPr>
        <w:spacing w:before="19" w:line="276" w:lineRule="auto"/>
        <w:ind w:right="49" w:firstLine="226"/>
        <w:jc w:val="both"/>
        <w:rPr>
          <w:i/>
        </w:rPr>
      </w:pPr>
      <w:r w:rsidRPr="008D452D">
        <w:rPr>
          <w:i/>
          <w:color w:val="231F20"/>
        </w:rPr>
        <w:t>Podjęcie przez radcę prawnego zarobkowej pracy w charakterze pracownika fizycznego uwłacza godności zawodu i podważa zaufanie do radcy prawnego.</w:t>
      </w:r>
    </w:p>
    <w:p w14:paraId="2B84844E" w14:textId="3832A535" w:rsidR="00301207" w:rsidRPr="008D452D" w:rsidRDefault="00301207" w:rsidP="00B87D54">
      <w:pPr>
        <w:pStyle w:val="Tekstpodstawowy"/>
        <w:spacing w:before="55" w:line="276" w:lineRule="auto"/>
        <w:jc w:val="both"/>
        <w:rPr>
          <w:sz w:val="22"/>
          <w:szCs w:val="22"/>
        </w:rPr>
      </w:pPr>
      <w:r w:rsidRPr="008D452D">
        <w:rPr>
          <w:color w:val="231F20"/>
          <w:sz w:val="22"/>
          <w:szCs w:val="22"/>
        </w:rPr>
        <w:t>Orzeczenie OSD z 19</w:t>
      </w:r>
      <w:r w:rsidR="00532DBD">
        <w:rPr>
          <w:color w:val="231F20"/>
          <w:sz w:val="22"/>
          <w:szCs w:val="22"/>
        </w:rPr>
        <w:t>.06.</w:t>
      </w:r>
      <w:r w:rsidRPr="008D452D">
        <w:rPr>
          <w:color w:val="231F20"/>
          <w:sz w:val="22"/>
          <w:szCs w:val="22"/>
        </w:rPr>
        <w:t>2019 r.</w:t>
      </w:r>
      <w:r w:rsidR="00532DBD">
        <w:rPr>
          <w:color w:val="231F20"/>
          <w:sz w:val="22"/>
          <w:szCs w:val="22"/>
        </w:rPr>
        <w:t>,</w:t>
      </w:r>
      <w:r w:rsidRPr="008D452D">
        <w:rPr>
          <w:color w:val="231F20"/>
          <w:sz w:val="22"/>
          <w:szCs w:val="22"/>
        </w:rPr>
        <w:t xml:space="preserve"> D 112/19:</w:t>
      </w:r>
    </w:p>
    <w:p w14:paraId="15D46CA5" w14:textId="3392AD33" w:rsidR="00301207" w:rsidRPr="008D452D" w:rsidRDefault="00301207" w:rsidP="00B87D54">
      <w:pPr>
        <w:spacing w:before="18" w:line="276" w:lineRule="auto"/>
        <w:ind w:right="47" w:firstLine="226"/>
        <w:jc w:val="both"/>
        <w:rPr>
          <w:i/>
        </w:rPr>
      </w:pPr>
      <w:r w:rsidRPr="008D452D">
        <w:rPr>
          <w:i/>
          <w:color w:val="231F20"/>
        </w:rPr>
        <w:t>Radca prawny wpisany na listę radców prawnych, nie może pełnić funkcji Prezesa Zarządu, ani być wspólnikiem kapitałowej spółki świadczącej pomoc prawną, nawet jeżeli nie wykonuje w niej zawodu radcy prawnego. Taki radca prawny należy bowiem do samorządu zawodowego i zobowiązany jest przestrzegać zasad KERP oraz przepisów u.r.pr., także w działalności pozazawodowej, tym bardziej związanej z rynkiem usług prawniczych. Radca prawny nie może bowiem obchodzić prawa, czyli zakazu świadczenia pomocy prawnej w formie spółki kapitałowej. Przekładając powyższe uwagi na okoliczności przedmiotowej sprawy za niezgodne z art. 8 u.r.pr. należy uznać świadczenie pomocy prawnej przez Obwinionego dla klientów Spółki nie bezpośrednio na zlecenie tych klientów, ale pośrednio, tj. na zlecenie Spółki, której klienci udzielają pełnomocnictw m.in. do występowania przed sądami. Za niezgodne z tym przepisem należy uznać, wszelkie formy współdziałania radcy prawnego z taką spółką.</w:t>
      </w:r>
    </w:p>
    <w:p w14:paraId="132CDFD3" w14:textId="22B1604B" w:rsidR="00301207" w:rsidRPr="008D452D" w:rsidRDefault="00F3332E" w:rsidP="00B87D54">
      <w:pPr>
        <w:pStyle w:val="Tekstpodstawowy"/>
        <w:spacing w:before="40" w:line="276" w:lineRule="auto"/>
        <w:jc w:val="both"/>
        <w:rPr>
          <w:sz w:val="22"/>
          <w:szCs w:val="22"/>
        </w:rPr>
      </w:pPr>
      <w:r w:rsidRPr="008D452D">
        <w:rPr>
          <w:color w:val="231F20"/>
          <w:sz w:val="22"/>
          <w:szCs w:val="22"/>
        </w:rPr>
        <w:t>O</w:t>
      </w:r>
      <w:r w:rsidR="00301207" w:rsidRPr="008D452D">
        <w:rPr>
          <w:color w:val="231F20"/>
          <w:sz w:val="22"/>
          <w:szCs w:val="22"/>
        </w:rPr>
        <w:t xml:space="preserve">rzeczenie </w:t>
      </w:r>
      <w:r w:rsidR="00532DBD">
        <w:rPr>
          <w:color w:val="231F20"/>
          <w:sz w:val="22"/>
          <w:szCs w:val="22"/>
        </w:rPr>
        <w:t xml:space="preserve">OSD </w:t>
      </w:r>
      <w:r w:rsidR="00301207" w:rsidRPr="008D452D">
        <w:rPr>
          <w:color w:val="231F20"/>
          <w:sz w:val="22"/>
          <w:szCs w:val="22"/>
        </w:rPr>
        <w:t>z 2</w:t>
      </w:r>
      <w:r w:rsidR="00532DBD">
        <w:rPr>
          <w:color w:val="231F20"/>
          <w:sz w:val="22"/>
          <w:szCs w:val="22"/>
        </w:rPr>
        <w:t>0.07.</w:t>
      </w:r>
      <w:r w:rsidR="00301207" w:rsidRPr="008D452D">
        <w:rPr>
          <w:color w:val="231F20"/>
          <w:sz w:val="22"/>
          <w:szCs w:val="22"/>
        </w:rPr>
        <w:t>2020 r.</w:t>
      </w:r>
      <w:r w:rsidR="00532DBD">
        <w:rPr>
          <w:color w:val="231F20"/>
          <w:sz w:val="22"/>
          <w:szCs w:val="22"/>
        </w:rPr>
        <w:t>,</w:t>
      </w:r>
      <w:r w:rsidR="00301207" w:rsidRPr="008D452D">
        <w:rPr>
          <w:color w:val="231F20"/>
          <w:sz w:val="22"/>
          <w:szCs w:val="22"/>
        </w:rPr>
        <w:t xml:space="preserve"> D 209/19:</w:t>
      </w:r>
    </w:p>
    <w:p w14:paraId="3B934C96" w14:textId="70666FF4" w:rsidR="00301207" w:rsidRPr="008D452D" w:rsidRDefault="00301207" w:rsidP="00B87D54">
      <w:pPr>
        <w:spacing w:before="18" w:line="276" w:lineRule="auto"/>
        <w:ind w:right="160" w:firstLine="226"/>
        <w:jc w:val="both"/>
        <w:rPr>
          <w:i/>
        </w:rPr>
      </w:pPr>
      <w:r w:rsidRPr="008D452D">
        <w:rPr>
          <w:i/>
          <w:color w:val="231F20"/>
        </w:rPr>
        <w:lastRenderedPageBreak/>
        <w:t xml:space="preserve">Trzeba uznać, że radca prawny jako jednoosobowy przedsiębiorca podlegający wpisowi do </w:t>
      </w:r>
      <w:proofErr w:type="spellStart"/>
      <w:r w:rsidRPr="008D452D">
        <w:rPr>
          <w:i/>
          <w:color w:val="231F20"/>
        </w:rPr>
        <w:t>CEiDG</w:t>
      </w:r>
      <w:proofErr w:type="spellEnd"/>
      <w:r w:rsidRPr="008D452D">
        <w:rPr>
          <w:i/>
          <w:color w:val="231F20"/>
        </w:rPr>
        <w:t xml:space="preserve"> może prowadzić obok działalności kancelarii radcy prawnego (nie określają tej działalności jako działalność „kancelarii radcy prawnego”) działalność taką jak na przykład działalność edukacyjna, wynajem lokali, działalność związana ze sportem, zdrowiem i inne działalności o ile nie pozostają one w kolizji w szczególności z dyspozycją art. 11 oraz art. 25 ust. 1 KERP tj. nie uwłaczają godności zawodu, nie podważają zaufania do zawodu radcy prawnego czy tego konkretnego radcy prawnego prowadzącego taką działalność i nie grożą naruszeniem tajemnicy zawodowej.</w:t>
      </w:r>
    </w:p>
    <w:p w14:paraId="2768F749" w14:textId="62C23606" w:rsidR="00301207" w:rsidRPr="008D452D" w:rsidRDefault="00301207" w:rsidP="00B87D54">
      <w:pPr>
        <w:spacing w:line="276" w:lineRule="auto"/>
        <w:ind w:right="49" w:firstLine="226"/>
        <w:jc w:val="both"/>
        <w:rPr>
          <w:i/>
        </w:rPr>
      </w:pPr>
      <w:r w:rsidRPr="008D452D">
        <w:rPr>
          <w:i/>
          <w:color w:val="231F20"/>
        </w:rPr>
        <w:t>Należy podkreślić, że działalnością dopuszczalną a wręcz promowaną i wysoce zgodną z ratio legis przepisów dotyczących działalności radców prawnych w życiu publicznym i prywatnym jest działalność edukacyjna, szkoleniowa, praca na uczelni, prowadzenie wykładów z tematyki prawniczej i pokrewnych – a właśnie takich zakresów działalności dotyczył wpis w PKD jednoosobowej działalności gospodarczej obwinionego.</w:t>
      </w:r>
    </w:p>
    <w:p w14:paraId="00E37FF8" w14:textId="77777777" w:rsidR="00301207" w:rsidRPr="008D452D" w:rsidRDefault="00301207" w:rsidP="00B87D54">
      <w:pPr>
        <w:pStyle w:val="Tekstpodstawowy"/>
        <w:spacing w:line="276" w:lineRule="auto"/>
        <w:rPr>
          <w:i/>
          <w:sz w:val="22"/>
          <w:szCs w:val="22"/>
        </w:rPr>
      </w:pPr>
    </w:p>
    <w:p w14:paraId="093C0661" w14:textId="38977783" w:rsidR="00770790" w:rsidRPr="008D452D" w:rsidRDefault="00770790" w:rsidP="00B87D54">
      <w:pPr>
        <w:spacing w:line="276" w:lineRule="auto"/>
        <w:contextualSpacing/>
        <w:jc w:val="center"/>
        <w:rPr>
          <w:b/>
          <w:bCs/>
        </w:rPr>
      </w:pPr>
      <w:r w:rsidRPr="008D452D">
        <w:rPr>
          <w:b/>
          <w:bCs/>
        </w:rPr>
        <w:t>Art. 25a.</w:t>
      </w:r>
    </w:p>
    <w:p w14:paraId="5ECD78E0" w14:textId="77777777" w:rsidR="00770790" w:rsidRPr="008D452D" w:rsidRDefault="00770790" w:rsidP="00B87D54">
      <w:pPr>
        <w:spacing w:line="276" w:lineRule="auto"/>
        <w:ind w:hanging="284"/>
        <w:contextualSpacing/>
        <w:jc w:val="both"/>
        <w:rPr>
          <w:b/>
          <w:bCs/>
        </w:rPr>
      </w:pPr>
      <w:r w:rsidRPr="008D452D">
        <w:rPr>
          <w:b/>
          <w:bCs/>
        </w:rPr>
        <w:t>1. Radca prawny nie może w sposób niejawny dla klienta brać udziału lub pomagać osobom trzecim w świadczeniu przez nie pomocy prawnej w celu zarobkowym, w szczególności w charakterze osoby użyczającej nazwiska, cichego wspólnika lub pomocnika.</w:t>
      </w:r>
    </w:p>
    <w:p w14:paraId="0BA307B7" w14:textId="77777777" w:rsidR="00770790" w:rsidRPr="008D452D" w:rsidRDefault="00770790" w:rsidP="00B87D54">
      <w:pPr>
        <w:spacing w:line="276" w:lineRule="auto"/>
        <w:ind w:hanging="284"/>
        <w:contextualSpacing/>
        <w:jc w:val="both"/>
        <w:rPr>
          <w:b/>
          <w:bCs/>
        </w:rPr>
      </w:pPr>
      <w:r w:rsidRPr="008D452D">
        <w:rPr>
          <w:b/>
          <w:bCs/>
        </w:rPr>
        <w:t>2. Radca prawny nie może brać udziału lub pomagać w jakiejkolwiek formie, jakimkolwiek charakterze ani w jakikolwiek sposób w świadczeniu pomocy prawnej lub prowadzeniu regulowanej działalności prawniczej przez podmioty nieuprawnione. Przez podmioty nieuprawnione rozumie się osoby lub podmioty świadczące pomoc prawną niezgodnie z przepisami o formach wykonywania zawodu radcy prawnego, w szczególności spółki kapitałowe lub inne osoby, nieposiadające uprawnień do świadczenia pomocy prawnej.</w:t>
      </w:r>
    </w:p>
    <w:p w14:paraId="086B9EE5" w14:textId="77777777" w:rsidR="00770790" w:rsidRPr="008D452D" w:rsidRDefault="00770790" w:rsidP="00B87D54">
      <w:pPr>
        <w:spacing w:line="276" w:lineRule="auto"/>
        <w:ind w:hanging="284"/>
        <w:contextualSpacing/>
        <w:jc w:val="both"/>
        <w:rPr>
          <w:b/>
          <w:bCs/>
        </w:rPr>
      </w:pPr>
      <w:r w:rsidRPr="008D452D">
        <w:rPr>
          <w:b/>
          <w:bCs/>
        </w:rPr>
        <w:t>3. Radca prawny nie może wprowadzać w błąd odbiorców usług świadczonych przez osoby trzecie, w tym podmioty nieuprawnione, co do ich charakteru lub rzeczywistego pochodzenia.</w:t>
      </w:r>
    </w:p>
    <w:p w14:paraId="593EF1BF" w14:textId="77777777" w:rsidR="001C45F3" w:rsidRPr="008D452D" w:rsidRDefault="001C45F3" w:rsidP="00B87D54">
      <w:pPr>
        <w:spacing w:line="276" w:lineRule="auto"/>
        <w:ind w:hanging="284"/>
        <w:contextualSpacing/>
        <w:jc w:val="both"/>
        <w:rPr>
          <w:b/>
          <w:bCs/>
        </w:rPr>
      </w:pPr>
    </w:p>
    <w:p w14:paraId="74A8B830" w14:textId="27737363" w:rsidR="00CF5CD8" w:rsidRPr="008D452D" w:rsidRDefault="00CF5CD8" w:rsidP="00B87D54">
      <w:pPr>
        <w:pStyle w:val="Tekstpodstawowy"/>
        <w:numPr>
          <w:ilvl w:val="0"/>
          <w:numId w:val="245"/>
        </w:numPr>
        <w:spacing w:line="276" w:lineRule="auto"/>
        <w:ind w:left="0" w:right="47"/>
        <w:jc w:val="both"/>
        <w:rPr>
          <w:sz w:val="22"/>
          <w:szCs w:val="22"/>
        </w:rPr>
      </w:pPr>
      <w:r w:rsidRPr="008D452D">
        <w:rPr>
          <w:color w:val="231F20"/>
          <w:sz w:val="22"/>
          <w:szCs w:val="22"/>
        </w:rPr>
        <w:t>Postanowienie to pozostaje w związku z art. 25 KERP, który zawiera względny zakaz łączenia niektórych działalności z wykonywaniem radcy prawnego, podczas gdy art. 25a formułuje w tym zakresie zakazy o charakterze bez bezwzględnym.</w:t>
      </w:r>
    </w:p>
    <w:p w14:paraId="1E7078F2" w14:textId="562E265F" w:rsidR="00CF5CD8" w:rsidRPr="008D452D" w:rsidRDefault="00CF5CD8" w:rsidP="00B87D54">
      <w:pPr>
        <w:pStyle w:val="Tekstpodstawowy"/>
        <w:spacing w:line="276" w:lineRule="auto"/>
        <w:ind w:right="47" w:firstLine="708"/>
        <w:jc w:val="both"/>
        <w:rPr>
          <w:b/>
          <w:bCs/>
          <w:sz w:val="22"/>
          <w:szCs w:val="22"/>
        </w:rPr>
      </w:pPr>
      <w:r w:rsidRPr="008D452D">
        <w:rPr>
          <w:color w:val="231F20"/>
          <w:sz w:val="22"/>
          <w:szCs w:val="22"/>
        </w:rPr>
        <w:t xml:space="preserve">Regulacja ta została w znacznej mierze wprowadzona do KERP nowelizacją z 2022 r. W pierwotnym brzmieniu </w:t>
      </w:r>
      <w:r w:rsidR="0080607D">
        <w:rPr>
          <w:color w:val="231F20"/>
          <w:sz w:val="22"/>
          <w:szCs w:val="22"/>
        </w:rPr>
        <w:t xml:space="preserve">art. 25a </w:t>
      </w:r>
      <w:r w:rsidRPr="008D452D">
        <w:rPr>
          <w:color w:val="231F20"/>
          <w:sz w:val="22"/>
          <w:szCs w:val="22"/>
        </w:rPr>
        <w:t xml:space="preserve">zawierał jedynie </w:t>
      </w:r>
      <w:r w:rsidR="001C45F3" w:rsidRPr="008D452D">
        <w:rPr>
          <w:color w:val="231F20"/>
          <w:sz w:val="22"/>
          <w:szCs w:val="22"/>
        </w:rPr>
        <w:t>uregulowanie rozstrzygając</w:t>
      </w:r>
      <w:r w:rsidRPr="008D452D">
        <w:rPr>
          <w:color w:val="231F20"/>
          <w:sz w:val="22"/>
          <w:szCs w:val="22"/>
        </w:rPr>
        <w:t>e</w:t>
      </w:r>
      <w:r w:rsidR="001C45F3" w:rsidRPr="008D452D">
        <w:rPr>
          <w:color w:val="231F20"/>
          <w:sz w:val="22"/>
          <w:szCs w:val="22"/>
        </w:rPr>
        <w:t xml:space="preserve">, że do zajęć niedopuszczalnych należy niejawne dla klienta branie udziału lub pomaganie przez radcę prawnego osobom trzecim w świadczeniu przez nie pomocy prawnej w celu zarobkowym, w szczególności w charakterze osoby użyczającej nazwiska, cichego wspólnika lub pomocnika. </w:t>
      </w:r>
      <w:r w:rsidRPr="008D452D">
        <w:rPr>
          <w:color w:val="231F20"/>
          <w:sz w:val="22"/>
          <w:szCs w:val="22"/>
        </w:rPr>
        <w:t xml:space="preserve">Postanowienie to uzupełniono o zakaz zawarty w ust. 2, zgodnie z którym </w:t>
      </w:r>
      <w:r w:rsidRPr="008D452D">
        <w:rPr>
          <w:sz w:val="22"/>
          <w:szCs w:val="22"/>
        </w:rPr>
        <w:t>radca prawny nie może brać udziału lub pomagać w jakiejkolwiek formie, jakimkolwiek charakterze ani w jakikolwiek sposób w świadczeniu pomocy prawnej lub prowadzeniu regulowanej działalności prawniczej przez podmioty nieuprawnione, przy czym przez podmioty nieuprawnione rozumie się osoby lub podmioty świadczące pomoc prawną niezgodnie z przepisami o formach wykonywania zawodu radcy prawnego, w szczególności spółki kapitałowe lub inne osoby, nieposiadające uprawnień do świadczenia pomocy prawnej. Dodano także ust. 3, zgodnie z którym radca prawny nie może wprowadzać w błąd odbiorców usług świadczonych przez osoby trzecie, w tym podmioty nieuprawnione, co do ich charakteru lub rzeczywistego pochodzenia.</w:t>
      </w:r>
    </w:p>
    <w:p w14:paraId="71340E14" w14:textId="3A07F6F4" w:rsidR="001C45F3" w:rsidRPr="008D452D" w:rsidRDefault="001C45F3" w:rsidP="00B87D54">
      <w:pPr>
        <w:pStyle w:val="Tekstpodstawowy"/>
        <w:spacing w:line="276" w:lineRule="auto"/>
        <w:ind w:right="47" w:firstLine="708"/>
        <w:jc w:val="both"/>
        <w:rPr>
          <w:sz w:val="22"/>
          <w:szCs w:val="22"/>
        </w:rPr>
      </w:pPr>
      <w:r w:rsidRPr="008D452D">
        <w:rPr>
          <w:color w:val="231F20"/>
          <w:sz w:val="22"/>
          <w:szCs w:val="22"/>
        </w:rPr>
        <w:t>W konsekwencji wyłączona została</w:t>
      </w:r>
      <w:r w:rsidR="00CF5CD8" w:rsidRPr="008D452D">
        <w:rPr>
          <w:color w:val="231F20"/>
          <w:sz w:val="22"/>
          <w:szCs w:val="22"/>
        </w:rPr>
        <w:t xml:space="preserve"> </w:t>
      </w:r>
      <w:r w:rsidRPr="008D452D">
        <w:rPr>
          <w:color w:val="231F20"/>
          <w:sz w:val="22"/>
          <w:szCs w:val="22"/>
        </w:rPr>
        <w:t>możliwość współpracy radcy prawnego z podmiotami świadczącymi pomoc prawną bez związania zasadami etyki zawodowej analogicznymi do etyki radcy prawnego. Uniemożliwia się w ten sposób obchodzenie tych zasad.</w:t>
      </w:r>
    </w:p>
    <w:p w14:paraId="2D29A8E0" w14:textId="1E789303" w:rsidR="001C45F3" w:rsidRPr="008D452D" w:rsidRDefault="00DD034D" w:rsidP="00B87D54">
      <w:pPr>
        <w:pStyle w:val="Akapitzlist"/>
        <w:numPr>
          <w:ilvl w:val="0"/>
          <w:numId w:val="245"/>
        </w:numPr>
        <w:tabs>
          <w:tab w:val="left" w:pos="474"/>
          <w:tab w:val="left" w:pos="7019"/>
        </w:tabs>
        <w:spacing w:before="99" w:line="276" w:lineRule="auto"/>
        <w:ind w:left="0" w:right="163"/>
        <w:jc w:val="both"/>
      </w:pPr>
      <w:r w:rsidRPr="008D452D">
        <w:rPr>
          <w:color w:val="231F20"/>
        </w:rPr>
        <w:t xml:space="preserve">Podstawowe znaczenie dla omawianego postanowienia ma zakaz współpracy radców prawnych z </w:t>
      </w:r>
      <w:r w:rsidRPr="008D452D">
        <w:rPr>
          <w:color w:val="231F20"/>
        </w:rPr>
        <w:lastRenderedPageBreak/>
        <w:t>podmiotami nieuprawnionymi. Już na gruncie poprzedniego stanu regulacji</w:t>
      </w:r>
      <w:r w:rsidR="001C45F3" w:rsidRPr="008D452D">
        <w:rPr>
          <w:color w:val="231F20"/>
        </w:rPr>
        <w:t xml:space="preserve"> dostrzegan</w:t>
      </w:r>
      <w:r w:rsidRPr="008D452D">
        <w:rPr>
          <w:color w:val="231F20"/>
        </w:rPr>
        <w:t>o</w:t>
      </w:r>
      <w:r w:rsidR="001C45F3" w:rsidRPr="008D452D">
        <w:rPr>
          <w:color w:val="231F20"/>
        </w:rPr>
        <w:t xml:space="preserve"> w praktyce problem świadczenia pomocy prawnej w ramach współpracy </w:t>
      </w:r>
      <w:r w:rsidRPr="008D452D">
        <w:rPr>
          <w:color w:val="231F20"/>
        </w:rPr>
        <w:t xml:space="preserve">z takimi podmiotami, w szczególności </w:t>
      </w:r>
      <w:r w:rsidR="001C45F3" w:rsidRPr="008D452D">
        <w:rPr>
          <w:color w:val="231F20"/>
        </w:rPr>
        <w:t>ze spółk</w:t>
      </w:r>
      <w:r w:rsidRPr="008D452D">
        <w:rPr>
          <w:color w:val="231F20"/>
        </w:rPr>
        <w:t>ami</w:t>
      </w:r>
      <w:r w:rsidR="001C45F3" w:rsidRPr="008D452D">
        <w:rPr>
          <w:color w:val="231F20"/>
        </w:rPr>
        <w:t xml:space="preserve"> kapitałow</w:t>
      </w:r>
      <w:r w:rsidRPr="008D452D">
        <w:rPr>
          <w:color w:val="231F20"/>
        </w:rPr>
        <w:t>ymi</w:t>
      </w:r>
      <w:r w:rsidR="001C45F3" w:rsidRPr="008D452D">
        <w:rPr>
          <w:color w:val="231F20"/>
        </w:rPr>
        <w:t xml:space="preserve">. Polega ona najczęściej na tym, że radca prawny staje się podwykonawcą w stosunku do spółki, która zawiera umowę z klientem, zazwyczaj osobą fizyczną. Następnie klient udziela radcy prawnemu pełnomocnictwa, a także następują wzajemne rozliczenia między spółką i radcą. </w:t>
      </w:r>
      <w:r w:rsidRPr="008D452D">
        <w:rPr>
          <w:color w:val="231F20"/>
        </w:rPr>
        <w:t xml:space="preserve">Taki model świadczenia pomocy prawnej jest niezgodny z etyką radcy prawnego </w:t>
      </w:r>
      <w:r w:rsidR="001C45F3" w:rsidRPr="008D452D">
        <w:rPr>
          <w:color w:val="231F20"/>
        </w:rPr>
        <w:t>z co najmniej kilku powodów</w:t>
      </w:r>
      <w:r w:rsidRPr="008D452D">
        <w:rPr>
          <w:color w:val="231F20"/>
        </w:rPr>
        <w:t xml:space="preserve"> stanowiących </w:t>
      </w:r>
      <w:r w:rsidRPr="008D452D">
        <w:rPr>
          <w:i/>
          <w:iCs/>
          <w:color w:val="231F20"/>
        </w:rPr>
        <w:t xml:space="preserve">ratio legis </w:t>
      </w:r>
      <w:r w:rsidRPr="008D452D">
        <w:rPr>
          <w:color w:val="231F20"/>
        </w:rPr>
        <w:t>dla omawianego postanowienia.</w:t>
      </w:r>
    </w:p>
    <w:p w14:paraId="3240771D" w14:textId="6F4C50A4" w:rsidR="001C45F3" w:rsidRPr="008D452D" w:rsidRDefault="001C45F3" w:rsidP="00B87D54">
      <w:pPr>
        <w:pStyle w:val="Tekstpodstawowy"/>
        <w:spacing w:line="276" w:lineRule="auto"/>
        <w:ind w:right="48" w:firstLine="543"/>
        <w:jc w:val="both"/>
        <w:rPr>
          <w:sz w:val="22"/>
          <w:szCs w:val="22"/>
        </w:rPr>
      </w:pPr>
      <w:r w:rsidRPr="008D452D">
        <w:rPr>
          <w:color w:val="231F20"/>
          <w:sz w:val="22"/>
          <w:szCs w:val="22"/>
        </w:rPr>
        <w:t xml:space="preserve">Po pierwsze, wskutek zawarcia umowy między spółką kapitałową a radcą prawnym oraz działania na rzecz klienta na podstawie pełnomocnictwa dochodzi do stworzenia alternatywnej i niedopuszczalnej na gruncie art. 8 ust. 1 u.r.pr. formy wykonywania zawodu, służącej w szczególności obejściu zakazu świadczenia pomocy prawnej w formie spółek kapitałowych. Należy podkreślić, że poprzez takie ukształtowanie stosunków prawnych, iż radca prawny jest „podwykonawcą” spółki w zakresie czynności, do których zobowiązała się spółka w ramach umowy między nią a klientem, może dochodzić do ograniczenia odpowiedzialności w stosunku do klienta. Mielibyśmy zatem do czynienia z hybrydową formą wykonywania zawodu, w której poprzez zawarcie umowy cywilnoprawnej ze spółką, a nie z klientem, dochodzi do obejścia zakazu wykonywania zawodu w spółce kapitałowej. Ustawodawca celowo wykluczył spółki kapitałowe z dopuszczalnych form wykonywania zawodu radcy prawnego, a w przypadku spółek osobowych zastrzegł, że wyłącznym przedmiotem ich działalności może być świadczenie pomocy prawnej. </w:t>
      </w:r>
      <w:r w:rsidRPr="008D452D">
        <w:rPr>
          <w:i/>
          <w:color w:val="231F20"/>
          <w:sz w:val="22"/>
          <w:szCs w:val="22"/>
        </w:rPr>
        <w:t xml:space="preserve">Ratio legis </w:t>
      </w:r>
      <w:r w:rsidRPr="008D452D">
        <w:rPr>
          <w:color w:val="231F20"/>
          <w:sz w:val="22"/>
          <w:szCs w:val="22"/>
        </w:rPr>
        <w:t>tych rozwiązań polega m.in. na tym, aby relacje prawnik</w:t>
      </w:r>
      <w:r w:rsidR="00D01C09" w:rsidRPr="008D452D">
        <w:rPr>
          <w:color w:val="231F20"/>
          <w:sz w:val="22"/>
          <w:szCs w:val="22"/>
        </w:rPr>
        <w:t>–</w:t>
      </w:r>
      <w:r w:rsidRPr="008D452D">
        <w:rPr>
          <w:color w:val="231F20"/>
          <w:sz w:val="22"/>
          <w:szCs w:val="22"/>
        </w:rPr>
        <w:t>klient oraz związane z nimi zasady odpowiedzialności kształtowały się w sposób zgodny z etyką zawodową. Konstrukcja spółki kapitałowej w obecnym stanie prawnym nie może w sposób właściwy służyć temu celowi.</w:t>
      </w:r>
    </w:p>
    <w:p w14:paraId="24D150DA" w14:textId="18CDC757" w:rsidR="001C45F3" w:rsidRPr="008D452D" w:rsidRDefault="001C45F3" w:rsidP="00B87D54">
      <w:pPr>
        <w:pStyle w:val="Tekstpodstawowy"/>
        <w:spacing w:line="276" w:lineRule="auto"/>
        <w:ind w:firstLine="708"/>
        <w:jc w:val="both"/>
        <w:rPr>
          <w:sz w:val="22"/>
          <w:szCs w:val="22"/>
        </w:rPr>
      </w:pPr>
      <w:r w:rsidRPr="008D452D">
        <w:rPr>
          <w:color w:val="231F20"/>
          <w:sz w:val="22"/>
          <w:szCs w:val="22"/>
        </w:rPr>
        <w:t>Po drugie, nie jest wystarczające do uznania danego podmiotu za klienta udzielenie</w:t>
      </w:r>
      <w:r w:rsidR="000C75F8" w:rsidRPr="008D452D">
        <w:rPr>
          <w:color w:val="231F20"/>
          <w:sz w:val="22"/>
          <w:szCs w:val="22"/>
        </w:rPr>
        <w:t xml:space="preserve"> </w:t>
      </w:r>
      <w:r w:rsidRPr="008D452D">
        <w:rPr>
          <w:color w:val="231F20"/>
          <w:sz w:val="22"/>
          <w:szCs w:val="22"/>
        </w:rPr>
        <w:t>przez niego radcy prawnemu pełnomocnictwa. Niezbędna jest również umowa i dlatego zawarcie jej ze spółką, a nie z podmiotem, który ma być klientem</w:t>
      </w:r>
      <w:r w:rsidR="001D5E04">
        <w:rPr>
          <w:color w:val="231F20"/>
          <w:sz w:val="22"/>
          <w:szCs w:val="22"/>
        </w:rPr>
        <w:t>,</w:t>
      </w:r>
      <w:r w:rsidRPr="008D452D">
        <w:rPr>
          <w:color w:val="231F20"/>
          <w:sz w:val="22"/>
          <w:szCs w:val="22"/>
        </w:rPr>
        <w:t xml:space="preserve"> jest niedopuszczalne. Umowa zawierana z klientem może mieć także formę ustną – choć rekomendowana jest forma pisemna – a udzielenie pełnomocnictwa jest niejako potwierdzeniem. Kluczowe dla wzajemnych praw i obowiązków radcy prawnego i klienta jest istnienie stosunku umownego, który nie może być wykreowany poprzez samo udzielenie pełnomocnictwa. Oczywiście umowy o świadczenie pomocy prawnej są zróżnicowane i obejmują m.in. umowy o zastępstwo procesowe, do których stosuje się odpowiednio przepisy dotyczące zlecenia czy umowy o sporządzenie projektu czynności prawnej, opinii prawnej itp., do których stosuje się odpowiednio przepisy dotyczące umowy o dzieło. Umowy takie mają charakter jednostronnie podmiotowo kwalifikowanych</w:t>
      </w:r>
      <w:r w:rsidR="00D01C09" w:rsidRPr="008D452D">
        <w:rPr>
          <w:color w:val="231F20"/>
          <w:sz w:val="22"/>
          <w:szCs w:val="22"/>
        </w:rPr>
        <w:t>,</w:t>
      </w:r>
      <w:r w:rsidRPr="008D452D">
        <w:rPr>
          <w:color w:val="231F20"/>
          <w:sz w:val="22"/>
          <w:szCs w:val="22"/>
        </w:rPr>
        <w:t xml:space="preserve"> tj. stroną ich może być jedynie osoba dopuszczona przez przepisy do świadczenia pomocy prawnej. Co do zasady za wynagrodzeniem zobowiązuje się ona do wykonywania czynności, np. prowadzenia sprawy lub określonego dzieła, np. sporządzenia opinii prawnej. Drugą stroną umowy jest klient, który uprawniony jest do żądania starannego działania (wykonania dzieła) ze strony profesjonalnego prawnika. O ile w pewnych sytuacjach możliwe jest zawarcie takiej umowy nie bezpośrednio z prawnikiem, np. w przypadku spółek, o których mowa w art. 8 ust. 1 u.r.pr. – co wynika z istoty ich uregulowania jako odrębnych form wykonywania zawodu – o tyle stroną takiej umowy zawsze musi być klient. Nie może bowiem dochodzić do rozdzielenia podmiotu, na rzecz którego świadczona jest pomoc prawna i uprawnionego do starannego działania radcy prawnego. Wszystkie wyjątki w tym zakresie, jak np. świadczenie pomocy prawnej z urzędu wymagają wyraźnej podstawy prawnej.</w:t>
      </w:r>
    </w:p>
    <w:p w14:paraId="0D17914B" w14:textId="54E93978" w:rsidR="001C45F3" w:rsidRPr="008D452D" w:rsidRDefault="001C45F3" w:rsidP="00B87D54">
      <w:pPr>
        <w:pStyle w:val="Tekstpodstawowy"/>
        <w:spacing w:line="276" w:lineRule="auto"/>
        <w:ind w:right="162" w:firstLine="226"/>
        <w:jc w:val="both"/>
        <w:rPr>
          <w:sz w:val="22"/>
          <w:szCs w:val="22"/>
        </w:rPr>
      </w:pPr>
      <w:r w:rsidRPr="008D452D">
        <w:rPr>
          <w:color w:val="231F20"/>
          <w:sz w:val="22"/>
          <w:szCs w:val="22"/>
        </w:rPr>
        <w:t xml:space="preserve">Po trzecie, istotą umowy o świadczenie pomocy prawnej, do której stosuje się przepisy o zleceniu, </w:t>
      </w:r>
      <w:r w:rsidR="00270160">
        <w:rPr>
          <w:color w:val="231F20"/>
          <w:sz w:val="22"/>
          <w:szCs w:val="22"/>
        </w:rPr>
        <w:t>jest</w:t>
      </w:r>
      <w:r w:rsidR="00270160" w:rsidRPr="008D452D">
        <w:rPr>
          <w:color w:val="231F20"/>
          <w:sz w:val="22"/>
          <w:szCs w:val="22"/>
        </w:rPr>
        <w:t xml:space="preserve"> </w:t>
      </w:r>
      <w:r w:rsidRPr="008D452D">
        <w:rPr>
          <w:color w:val="231F20"/>
          <w:sz w:val="22"/>
          <w:szCs w:val="22"/>
        </w:rPr>
        <w:t xml:space="preserve">informowanie zleceniodawcy o wykonywanych czynnościach oraz możliwość wydawania przez niego poleceń zleceniobiorcy. Oczywiście jest ona w przypadku radców prawnych ograniczona zasadami niezależności zawodowej oraz oparciem relacji z klientem na zaufaniu. Jeśli przyjąć, że umowa dotycząca pomocy prawnej </w:t>
      </w:r>
      <w:del w:id="11" w:author="Paweł Skuczyński" w:date="2025-02-17T18:31:00Z" w16du:dateUtc="2025-02-17T17:31:00Z">
        <w:r w:rsidRPr="008D452D" w:rsidDel="00346F94">
          <w:rPr>
            <w:color w:val="231F20"/>
            <w:sz w:val="22"/>
            <w:szCs w:val="22"/>
          </w:rPr>
          <w:delText xml:space="preserve">może </w:delText>
        </w:r>
      </w:del>
      <w:ins w:id="12" w:author="Paweł Skuczyński" w:date="2025-02-17T18:31:00Z" w16du:dateUtc="2025-02-17T17:31:00Z">
        <w:r w:rsidR="00346F94">
          <w:rPr>
            <w:color w:val="231F20"/>
            <w:sz w:val="22"/>
            <w:szCs w:val="22"/>
          </w:rPr>
          <w:t>mogłaby</w:t>
        </w:r>
        <w:r w:rsidR="00346F94" w:rsidRPr="008D452D">
          <w:rPr>
            <w:color w:val="231F20"/>
            <w:sz w:val="22"/>
            <w:szCs w:val="22"/>
          </w:rPr>
          <w:t xml:space="preserve"> </w:t>
        </w:r>
      </w:ins>
      <w:r w:rsidRPr="008D452D">
        <w:rPr>
          <w:color w:val="231F20"/>
          <w:sz w:val="22"/>
          <w:szCs w:val="22"/>
        </w:rPr>
        <w:t xml:space="preserve">być zawarta między radcą a spółką, podczas gdy klient </w:t>
      </w:r>
      <w:r w:rsidRPr="008D452D">
        <w:rPr>
          <w:color w:val="231F20"/>
          <w:sz w:val="22"/>
          <w:szCs w:val="22"/>
        </w:rPr>
        <w:lastRenderedPageBreak/>
        <w:t xml:space="preserve">udziela mu jedynie pełnomocnictwa, to powyższe uprawnienia z natury rzeczy przysługiwać </w:t>
      </w:r>
      <w:del w:id="13" w:author="Paweł Skuczyński" w:date="2025-02-17T18:31:00Z" w16du:dateUtc="2025-02-17T17:31:00Z">
        <w:r w:rsidRPr="008D452D" w:rsidDel="00346F94">
          <w:rPr>
            <w:color w:val="231F20"/>
            <w:sz w:val="22"/>
            <w:szCs w:val="22"/>
          </w:rPr>
          <w:delText xml:space="preserve">muszą </w:delText>
        </w:r>
      </w:del>
      <w:ins w:id="14" w:author="Paweł Skuczyński" w:date="2025-02-17T18:31:00Z" w16du:dateUtc="2025-02-17T17:31:00Z">
        <w:r w:rsidR="00346F94">
          <w:rPr>
            <w:color w:val="231F20"/>
            <w:sz w:val="22"/>
            <w:szCs w:val="22"/>
          </w:rPr>
          <w:t>musiałyby</w:t>
        </w:r>
        <w:r w:rsidR="00346F94" w:rsidRPr="008D452D">
          <w:rPr>
            <w:color w:val="231F20"/>
            <w:sz w:val="22"/>
            <w:szCs w:val="22"/>
          </w:rPr>
          <w:t xml:space="preserve"> </w:t>
        </w:r>
      </w:ins>
      <w:r w:rsidRPr="008D452D">
        <w:rPr>
          <w:color w:val="231F20"/>
          <w:sz w:val="22"/>
          <w:szCs w:val="22"/>
        </w:rPr>
        <w:t xml:space="preserve">spółce. </w:t>
      </w:r>
      <w:commentRangeStart w:id="15"/>
      <w:commentRangeStart w:id="16"/>
      <w:r w:rsidRPr="008D452D">
        <w:rPr>
          <w:color w:val="231F20"/>
          <w:sz w:val="22"/>
          <w:szCs w:val="22"/>
        </w:rPr>
        <w:t>Dotyczy to także sytuacji, gdyby</w:t>
      </w:r>
      <w:commentRangeEnd w:id="15"/>
      <w:r w:rsidR="00132A85">
        <w:rPr>
          <w:rStyle w:val="Odwoaniedokomentarza"/>
        </w:rPr>
        <w:commentReference w:id="15"/>
      </w:r>
      <w:commentRangeEnd w:id="16"/>
      <w:r w:rsidR="00346F94">
        <w:rPr>
          <w:rStyle w:val="Odwoaniedokomentarza"/>
        </w:rPr>
        <w:commentReference w:id="16"/>
      </w:r>
      <w:r w:rsidRPr="008D452D">
        <w:rPr>
          <w:color w:val="231F20"/>
          <w:sz w:val="22"/>
          <w:szCs w:val="22"/>
        </w:rPr>
        <w:t xml:space="preserve"> upoważniła ona do ich wykonywania klienta, ponieważ takie upoważnienie </w:t>
      </w:r>
      <w:r w:rsidRPr="00C208E7">
        <w:rPr>
          <w:color w:val="231F20"/>
          <w:sz w:val="22"/>
          <w:szCs w:val="22"/>
          <w:highlight w:val="yellow"/>
        </w:rPr>
        <w:t>mogłaby</w:t>
      </w:r>
      <w:r w:rsidRPr="008D452D">
        <w:rPr>
          <w:color w:val="231F20"/>
          <w:sz w:val="22"/>
          <w:szCs w:val="22"/>
        </w:rPr>
        <w:t xml:space="preserve"> w każdej chwili cofnąć. Rozwiązanie takie jest niedopuszczalne i godzące w istotę relacji prawnik</w:t>
      </w:r>
      <w:r w:rsidR="00D01C09" w:rsidRPr="008D452D">
        <w:rPr>
          <w:color w:val="231F20"/>
          <w:sz w:val="22"/>
          <w:szCs w:val="22"/>
        </w:rPr>
        <w:t>–</w:t>
      </w:r>
      <w:r w:rsidRPr="008D452D">
        <w:rPr>
          <w:color w:val="231F20"/>
          <w:sz w:val="22"/>
          <w:szCs w:val="22"/>
        </w:rPr>
        <w:t xml:space="preserve">klient, a zarazem wynika ze sposobu ukształtowania omawianej hybrydowej formy wykonywania zawodu. Sama możliwość naruszenia tajemnicy i wydawania poleceń jest dla niej dyskwalifikująca. </w:t>
      </w:r>
      <w:commentRangeStart w:id="17"/>
      <w:del w:id="18" w:author="Paweł Skuczyński" w:date="2025-02-17T18:33:00Z" w16du:dateUtc="2025-02-17T17:33:00Z">
        <w:r w:rsidRPr="008D452D" w:rsidDel="00346F94">
          <w:rPr>
            <w:color w:val="231F20"/>
            <w:sz w:val="22"/>
            <w:szCs w:val="22"/>
          </w:rPr>
          <w:delText>Błędnego założenia, że nawet jeśli współpraca między radcą prawnym i spółką dałaby się sprowadzić do kwestii pozyskiwania klienta przez tę ostatnią i wzajemnych rozliczeń w zakresie wynagrodzenia, to byłoby to dopuszczalne</w:delText>
        </w:r>
        <w:commentRangeEnd w:id="17"/>
        <w:r w:rsidR="00285AA9" w:rsidDel="00346F94">
          <w:rPr>
            <w:rStyle w:val="Odwoaniedokomentarza"/>
          </w:rPr>
          <w:commentReference w:id="17"/>
        </w:r>
        <w:r w:rsidRPr="008D452D" w:rsidDel="00346F94">
          <w:rPr>
            <w:color w:val="231F20"/>
            <w:sz w:val="22"/>
            <w:szCs w:val="22"/>
          </w:rPr>
          <w:delText>.</w:delText>
        </w:r>
      </w:del>
    </w:p>
    <w:p w14:paraId="4EFF53A0" w14:textId="5025B48B" w:rsidR="001C45F3" w:rsidRPr="008D452D" w:rsidRDefault="00DD034D" w:rsidP="00B87D54">
      <w:pPr>
        <w:pStyle w:val="Tekstpodstawowy"/>
        <w:numPr>
          <w:ilvl w:val="0"/>
          <w:numId w:val="245"/>
        </w:numPr>
        <w:spacing w:before="6" w:line="276" w:lineRule="auto"/>
        <w:ind w:left="0" w:hanging="284"/>
        <w:contextualSpacing/>
        <w:jc w:val="both"/>
        <w:rPr>
          <w:sz w:val="22"/>
          <w:szCs w:val="22"/>
        </w:rPr>
      </w:pPr>
      <w:r w:rsidRPr="008D452D">
        <w:rPr>
          <w:sz w:val="22"/>
          <w:szCs w:val="22"/>
        </w:rPr>
        <w:t>N</w:t>
      </w:r>
      <w:r w:rsidR="00F3332E" w:rsidRPr="008D452D">
        <w:rPr>
          <w:sz w:val="22"/>
          <w:szCs w:val="22"/>
        </w:rPr>
        <w:t xml:space="preserve">ależy zauważyć, że postanowienie to nie posługuje się kryterium wyodrębnienia podmiotów nieuprawnionych ze względu na ich zarobkowy lub niezarobkowy cel. Wykorzystuje ono wprawdzie przykład spółki kapitałowej jako podmiotu nieuprawnionego, ale ogólnym kryterium przynależności do tej kategorii jest świadczenie pomocy prawnej niezgodnie z przepisami o formach wykonywania zawodu radcy prawnego. Te ostatnie, uregulowane w art. 8 ust. 1 </w:t>
      </w:r>
      <w:r w:rsidR="00D01C09" w:rsidRPr="008D452D">
        <w:rPr>
          <w:sz w:val="22"/>
          <w:szCs w:val="22"/>
        </w:rPr>
        <w:t>u.r.pr.</w:t>
      </w:r>
      <w:r w:rsidR="00F3332E" w:rsidRPr="008D452D">
        <w:rPr>
          <w:sz w:val="22"/>
          <w:szCs w:val="22"/>
        </w:rPr>
        <w:t xml:space="preserve">, nie obejmują form prawnych, takich jak np. stowarzyszenia, fundacje czy związki zawodowe. W konsekwencji należy uznać je </w:t>
      </w:r>
      <w:r w:rsidRPr="008D452D">
        <w:rPr>
          <w:sz w:val="22"/>
          <w:szCs w:val="22"/>
        </w:rPr>
        <w:t xml:space="preserve">również </w:t>
      </w:r>
      <w:r w:rsidR="00F3332E" w:rsidRPr="008D452D">
        <w:rPr>
          <w:sz w:val="22"/>
          <w:szCs w:val="22"/>
        </w:rPr>
        <w:t>za podmioty nieuprawnione.</w:t>
      </w:r>
      <w:r w:rsidRPr="008D452D">
        <w:rPr>
          <w:sz w:val="22"/>
          <w:szCs w:val="22"/>
        </w:rPr>
        <w:t xml:space="preserve"> </w:t>
      </w:r>
      <w:r w:rsidR="00F3332E" w:rsidRPr="008D452D">
        <w:rPr>
          <w:sz w:val="22"/>
          <w:szCs w:val="22"/>
        </w:rPr>
        <w:t>Argument ten jest wzmocniony w świetle sformułowania ust. 1</w:t>
      </w:r>
      <w:r w:rsidRPr="008D452D">
        <w:rPr>
          <w:sz w:val="22"/>
          <w:szCs w:val="22"/>
        </w:rPr>
        <w:t>,</w:t>
      </w:r>
      <w:r w:rsidR="00F3332E" w:rsidRPr="008D452D">
        <w:rPr>
          <w:sz w:val="22"/>
          <w:szCs w:val="22"/>
        </w:rPr>
        <w:t xml:space="preserve"> który zawiera zakaz brania udziału lub pomagania przez radcę prawnego w sposób niejawny, w szczególności w charakterze osoby użyczającej nazwiska, cichego wspólnika lub pomocnika, osobom trzecim w świadczeniu przez nie pomocy prawnej w celu zarobkowym. W tym przypadku mamy więc wyraźne posłużenie się kryterium zarobkowości w odniesieniu do zakresu owego zakazu.</w:t>
      </w:r>
    </w:p>
    <w:p w14:paraId="7D9B623B" w14:textId="65295FF6" w:rsidR="00D01C09" w:rsidRPr="008D452D" w:rsidRDefault="00DD034D" w:rsidP="00B87D54">
      <w:pPr>
        <w:pStyle w:val="Tekstpodstawowy"/>
        <w:spacing w:before="6" w:line="276" w:lineRule="auto"/>
        <w:ind w:firstLine="424"/>
        <w:contextualSpacing/>
        <w:jc w:val="both"/>
        <w:rPr>
          <w:iCs/>
          <w:sz w:val="22"/>
          <w:szCs w:val="22"/>
        </w:rPr>
      </w:pPr>
      <w:r w:rsidRPr="008D452D">
        <w:rPr>
          <w:sz w:val="22"/>
          <w:szCs w:val="22"/>
        </w:rPr>
        <w:t xml:space="preserve">W związku z tak szerokim </w:t>
      </w:r>
      <w:r w:rsidR="00E94784" w:rsidRPr="008D452D">
        <w:rPr>
          <w:sz w:val="22"/>
          <w:szCs w:val="22"/>
        </w:rPr>
        <w:t>rozumieniem pojęcia podmiotu nieuprawnionego powstaje pytanie o kryterium odróżnienia go od podmiotów uprawnion</w:t>
      </w:r>
      <w:r w:rsidR="0038549B">
        <w:rPr>
          <w:sz w:val="22"/>
          <w:szCs w:val="22"/>
        </w:rPr>
        <w:t>ych</w:t>
      </w:r>
      <w:r w:rsidR="00E94784" w:rsidRPr="008D452D">
        <w:rPr>
          <w:sz w:val="22"/>
          <w:szCs w:val="22"/>
        </w:rPr>
        <w:t xml:space="preserve">, </w:t>
      </w:r>
      <w:r w:rsidR="00C80C6F">
        <w:rPr>
          <w:sz w:val="22"/>
          <w:szCs w:val="22"/>
        </w:rPr>
        <w:t>niewykonujących</w:t>
      </w:r>
      <w:r w:rsidR="00E94784" w:rsidRPr="008D452D">
        <w:rPr>
          <w:sz w:val="22"/>
          <w:szCs w:val="22"/>
        </w:rPr>
        <w:t xml:space="preserve"> jednak zarazem zawodu radcy pra</w:t>
      </w:r>
      <w:r w:rsidR="00C80C6F">
        <w:rPr>
          <w:sz w:val="22"/>
          <w:szCs w:val="22"/>
        </w:rPr>
        <w:t>w</w:t>
      </w:r>
      <w:r w:rsidR="00E94784" w:rsidRPr="008D452D">
        <w:rPr>
          <w:sz w:val="22"/>
          <w:szCs w:val="22"/>
        </w:rPr>
        <w:t>nego</w:t>
      </w:r>
      <w:r w:rsidR="00C80C6F">
        <w:rPr>
          <w:sz w:val="22"/>
          <w:szCs w:val="22"/>
        </w:rPr>
        <w:t xml:space="preserve"> w jednej z</w:t>
      </w:r>
      <w:r w:rsidR="00C80C6F" w:rsidRPr="00C80C6F">
        <w:rPr>
          <w:sz w:val="22"/>
          <w:szCs w:val="22"/>
        </w:rPr>
        <w:t xml:space="preserve"> </w:t>
      </w:r>
      <w:r w:rsidR="00C80C6F" w:rsidRPr="008D452D">
        <w:rPr>
          <w:sz w:val="22"/>
          <w:szCs w:val="22"/>
        </w:rPr>
        <w:t>form</w:t>
      </w:r>
      <w:r w:rsidR="00E94784" w:rsidRPr="008D452D">
        <w:rPr>
          <w:sz w:val="22"/>
          <w:szCs w:val="22"/>
        </w:rPr>
        <w:t xml:space="preserve">, o których mowa w art. 8 ust. 1 </w:t>
      </w:r>
      <w:r w:rsidR="00D01C09" w:rsidRPr="008D452D">
        <w:rPr>
          <w:sz w:val="22"/>
          <w:szCs w:val="22"/>
        </w:rPr>
        <w:t>u.r.pr</w:t>
      </w:r>
      <w:r w:rsidR="00E94784" w:rsidRPr="008D452D">
        <w:rPr>
          <w:sz w:val="22"/>
          <w:szCs w:val="22"/>
        </w:rPr>
        <w:t xml:space="preserve">. Należy przyjąć, że </w:t>
      </w:r>
      <w:r w:rsidRPr="008D452D">
        <w:rPr>
          <w:iCs/>
          <w:sz w:val="22"/>
          <w:szCs w:val="22"/>
        </w:rPr>
        <w:t>dana grupa podmiotów nie zalicza się do nieuprawnionych, a współpraca radców prawnych z nimi jest dopuszczalna, jeśli spełnione są łącznie trzy następujące warunki:</w:t>
      </w:r>
      <w:r w:rsidR="00E94784" w:rsidRPr="008D452D">
        <w:rPr>
          <w:iCs/>
          <w:sz w:val="22"/>
          <w:szCs w:val="22"/>
        </w:rPr>
        <w:t xml:space="preserve"> </w:t>
      </w:r>
    </w:p>
    <w:p w14:paraId="23B75335" w14:textId="77777777" w:rsidR="00D01C09" w:rsidRPr="008D452D" w:rsidRDefault="00DD034D" w:rsidP="00B87D54">
      <w:pPr>
        <w:pStyle w:val="Tekstpodstawowy"/>
        <w:spacing w:before="6" w:line="276" w:lineRule="auto"/>
        <w:ind w:firstLine="424"/>
        <w:contextualSpacing/>
        <w:jc w:val="both"/>
        <w:rPr>
          <w:iCs/>
          <w:sz w:val="22"/>
          <w:szCs w:val="22"/>
        </w:rPr>
      </w:pPr>
      <w:r w:rsidRPr="008D452D">
        <w:rPr>
          <w:iCs/>
          <w:sz w:val="22"/>
          <w:szCs w:val="22"/>
        </w:rPr>
        <w:t>1)</w:t>
      </w:r>
      <w:r w:rsidR="00E94784" w:rsidRPr="008D452D">
        <w:rPr>
          <w:iCs/>
          <w:sz w:val="22"/>
          <w:szCs w:val="22"/>
        </w:rPr>
        <w:t xml:space="preserve"> </w:t>
      </w:r>
      <w:r w:rsidRPr="008D452D">
        <w:rPr>
          <w:iCs/>
          <w:sz w:val="22"/>
          <w:szCs w:val="22"/>
        </w:rPr>
        <w:t>podmiot jest ustawowo uprawniony do świadczenia pomocy prawnej w określonym przez ustawę zakresie,</w:t>
      </w:r>
      <w:r w:rsidR="00E94784" w:rsidRPr="008D452D">
        <w:rPr>
          <w:iCs/>
          <w:sz w:val="22"/>
          <w:szCs w:val="22"/>
        </w:rPr>
        <w:t xml:space="preserve"> </w:t>
      </w:r>
    </w:p>
    <w:p w14:paraId="5348AA52" w14:textId="77777777" w:rsidR="00D01C09" w:rsidRPr="008D452D" w:rsidRDefault="00DD034D" w:rsidP="00B87D54">
      <w:pPr>
        <w:pStyle w:val="Tekstpodstawowy"/>
        <w:spacing w:before="6" w:line="276" w:lineRule="auto"/>
        <w:ind w:firstLine="424"/>
        <w:contextualSpacing/>
        <w:jc w:val="both"/>
        <w:rPr>
          <w:iCs/>
          <w:sz w:val="22"/>
          <w:szCs w:val="22"/>
        </w:rPr>
      </w:pPr>
      <w:r w:rsidRPr="008D452D">
        <w:rPr>
          <w:iCs/>
          <w:sz w:val="22"/>
          <w:szCs w:val="22"/>
        </w:rPr>
        <w:t>2)</w:t>
      </w:r>
      <w:r w:rsidR="00E94784" w:rsidRPr="008D452D">
        <w:rPr>
          <w:iCs/>
          <w:sz w:val="22"/>
          <w:szCs w:val="22"/>
        </w:rPr>
        <w:t xml:space="preserve"> </w:t>
      </w:r>
      <w:r w:rsidRPr="008D452D">
        <w:rPr>
          <w:iCs/>
          <w:sz w:val="22"/>
          <w:szCs w:val="22"/>
        </w:rPr>
        <w:t>ustawa wprost dopuszcza współpracę radców prawnych z takimi podmiotami w ramach świadczenia pomocy prawnej,</w:t>
      </w:r>
      <w:r w:rsidR="00E94784" w:rsidRPr="008D452D">
        <w:rPr>
          <w:iCs/>
          <w:sz w:val="22"/>
          <w:szCs w:val="22"/>
        </w:rPr>
        <w:t xml:space="preserve"> </w:t>
      </w:r>
    </w:p>
    <w:p w14:paraId="72D0C611" w14:textId="4AFFD2D9" w:rsidR="00DD034D" w:rsidRPr="008D452D" w:rsidRDefault="00DD034D" w:rsidP="00B87D54">
      <w:pPr>
        <w:pStyle w:val="Tekstpodstawowy"/>
        <w:spacing w:before="6" w:line="276" w:lineRule="auto"/>
        <w:ind w:firstLine="424"/>
        <w:contextualSpacing/>
        <w:jc w:val="both"/>
        <w:rPr>
          <w:sz w:val="22"/>
          <w:szCs w:val="22"/>
        </w:rPr>
      </w:pPr>
      <w:r w:rsidRPr="008D452D">
        <w:rPr>
          <w:iCs/>
          <w:sz w:val="22"/>
          <w:szCs w:val="22"/>
        </w:rPr>
        <w:t>3)</w:t>
      </w:r>
      <w:r w:rsidR="00E94784" w:rsidRPr="008D452D">
        <w:rPr>
          <w:iCs/>
          <w:sz w:val="22"/>
          <w:szCs w:val="22"/>
        </w:rPr>
        <w:t xml:space="preserve"> </w:t>
      </w:r>
      <w:r w:rsidRPr="008D452D">
        <w:rPr>
          <w:iCs/>
          <w:sz w:val="22"/>
          <w:szCs w:val="22"/>
        </w:rPr>
        <w:t>współpraca radcy prawnego z takim podmiotem musi gwarantować poszanowanie zasad etyki zawodowej.</w:t>
      </w:r>
    </w:p>
    <w:p w14:paraId="26BD2932" w14:textId="7F5350E8" w:rsidR="00BD674F" w:rsidRPr="008D452D" w:rsidRDefault="00DD034D" w:rsidP="00BD674F">
      <w:pPr>
        <w:pStyle w:val="Tekstpodstawowy"/>
        <w:numPr>
          <w:ilvl w:val="0"/>
          <w:numId w:val="245"/>
        </w:numPr>
        <w:spacing w:before="16" w:line="276" w:lineRule="auto"/>
        <w:ind w:left="0"/>
        <w:jc w:val="both"/>
        <w:rPr>
          <w:iCs/>
          <w:sz w:val="22"/>
          <w:szCs w:val="22"/>
        </w:rPr>
      </w:pPr>
      <w:r w:rsidRPr="008D452D">
        <w:rPr>
          <w:iCs/>
          <w:sz w:val="22"/>
          <w:szCs w:val="22"/>
        </w:rPr>
        <w:t xml:space="preserve">Kryteria te spełnione są </w:t>
      </w:r>
      <w:r w:rsidR="00E94784" w:rsidRPr="008D452D">
        <w:rPr>
          <w:iCs/>
          <w:sz w:val="22"/>
          <w:szCs w:val="22"/>
        </w:rPr>
        <w:t xml:space="preserve">m.in. </w:t>
      </w:r>
      <w:r w:rsidRPr="008D452D">
        <w:rPr>
          <w:iCs/>
          <w:sz w:val="22"/>
          <w:szCs w:val="22"/>
        </w:rPr>
        <w:t xml:space="preserve">przez współpracę radców prawnych z organizacjami pożytku publicznego, których celem statutowym jest udzielanie nieodpłatnej pomocy prawnej, korzystającymi z finansowania tej pomocy ze środków publicznych. </w:t>
      </w:r>
      <w:r w:rsidR="00BD674F" w:rsidRPr="008D452D">
        <w:rPr>
          <w:iCs/>
          <w:sz w:val="22"/>
          <w:szCs w:val="22"/>
        </w:rPr>
        <w:t xml:space="preserve">Zgodnie bowiem z art. 11 ust. 1 </w:t>
      </w:r>
      <w:proofErr w:type="spellStart"/>
      <w:r w:rsidR="006350E7">
        <w:rPr>
          <w:iCs/>
          <w:sz w:val="22"/>
          <w:szCs w:val="22"/>
        </w:rPr>
        <w:t>u.n.p.p</w:t>
      </w:r>
      <w:proofErr w:type="spellEnd"/>
      <w:r w:rsidR="006350E7">
        <w:rPr>
          <w:iCs/>
          <w:sz w:val="22"/>
          <w:szCs w:val="22"/>
        </w:rPr>
        <w:t>.</w:t>
      </w:r>
      <w:r w:rsidR="00BD674F" w:rsidRPr="008D452D">
        <w:rPr>
          <w:iCs/>
          <w:sz w:val="22"/>
          <w:szCs w:val="22"/>
        </w:rPr>
        <w:t xml:space="preserve"> powiat powierza połowę istniejących w ramach tego systemu punktów do prowadzenia adwokatom i radcom prawnym z przeznaczeniem na udzielanie nieodpłatnej pomocy prawnej, a połowę organizacji pozarządowej prowadzącej działalność pożytku publicznego z przeznaczeniem na udzielanie nieodpłatnej pomocy prawnej lub świadczenie nieodpłatnego poradnictwa obywatelskiego. </w:t>
      </w:r>
    </w:p>
    <w:p w14:paraId="41E230DD" w14:textId="0965BADE" w:rsidR="00BD674F" w:rsidRPr="008D452D" w:rsidRDefault="00BD674F" w:rsidP="00BD674F">
      <w:pPr>
        <w:pStyle w:val="Tekstpodstawowy"/>
        <w:spacing w:before="16" w:line="276" w:lineRule="auto"/>
        <w:ind w:firstLine="708"/>
        <w:jc w:val="both"/>
        <w:rPr>
          <w:iCs/>
          <w:sz w:val="22"/>
          <w:szCs w:val="22"/>
        </w:rPr>
      </w:pPr>
      <w:r w:rsidRPr="008D452D">
        <w:rPr>
          <w:iCs/>
          <w:sz w:val="22"/>
          <w:szCs w:val="22"/>
        </w:rPr>
        <w:t>Ustawa doprecyzowuje w art. 11 ust. 6</w:t>
      </w:r>
      <w:r w:rsidR="006350E7">
        <w:rPr>
          <w:iCs/>
          <w:sz w:val="22"/>
          <w:szCs w:val="22"/>
        </w:rPr>
        <w:t xml:space="preserve"> </w:t>
      </w:r>
      <w:proofErr w:type="spellStart"/>
      <w:r w:rsidR="006350E7">
        <w:rPr>
          <w:iCs/>
          <w:sz w:val="22"/>
          <w:szCs w:val="22"/>
        </w:rPr>
        <w:t>u.n.p.p</w:t>
      </w:r>
      <w:proofErr w:type="spellEnd"/>
      <w:r w:rsidR="006350E7">
        <w:rPr>
          <w:iCs/>
          <w:sz w:val="22"/>
          <w:szCs w:val="22"/>
        </w:rPr>
        <w:t>.</w:t>
      </w:r>
      <w:r w:rsidRPr="008D452D">
        <w:rPr>
          <w:iCs/>
          <w:sz w:val="22"/>
          <w:szCs w:val="22"/>
        </w:rPr>
        <w:t xml:space="preserve">, że o powierzenie prowadzenia punktu na obszarze danego województwa może ubiegać się organizacja pozarządowa, w zakresie, o którym mowa w art. 4 ust. </w:t>
      </w:r>
      <w:commentRangeStart w:id="19"/>
      <w:r w:rsidRPr="008D452D">
        <w:rPr>
          <w:iCs/>
          <w:sz w:val="22"/>
          <w:szCs w:val="22"/>
        </w:rPr>
        <w:t>1 pkt 1b</w:t>
      </w:r>
      <w:ins w:id="20" w:author="Paweł Skuczyński" w:date="2025-02-17T18:37:00Z" w16du:dateUtc="2025-02-17T17:37:00Z">
        <w:r w:rsidR="00181328">
          <w:rPr>
            <w:iCs/>
            <w:sz w:val="22"/>
            <w:szCs w:val="22"/>
          </w:rPr>
          <w:t xml:space="preserve"> lub 22a</w:t>
        </w:r>
      </w:ins>
      <w:r w:rsidRPr="008D452D">
        <w:rPr>
          <w:iCs/>
          <w:sz w:val="22"/>
          <w:szCs w:val="22"/>
        </w:rPr>
        <w:t xml:space="preserve"> </w:t>
      </w:r>
      <w:commentRangeEnd w:id="19"/>
      <w:r w:rsidR="00C1680D">
        <w:rPr>
          <w:rStyle w:val="Odwoaniedokomentarza"/>
        </w:rPr>
        <w:commentReference w:id="19"/>
      </w:r>
      <w:proofErr w:type="spellStart"/>
      <w:r w:rsidR="009E20B3">
        <w:rPr>
          <w:iCs/>
          <w:sz w:val="22"/>
          <w:szCs w:val="22"/>
        </w:rPr>
        <w:t>u.d.p.p.w</w:t>
      </w:r>
      <w:proofErr w:type="spellEnd"/>
      <w:r w:rsidR="009E20B3">
        <w:rPr>
          <w:iCs/>
          <w:sz w:val="22"/>
          <w:szCs w:val="22"/>
        </w:rPr>
        <w:t>.</w:t>
      </w:r>
      <w:r w:rsidR="00DB347B">
        <w:rPr>
          <w:iCs/>
          <w:sz w:val="22"/>
          <w:szCs w:val="22"/>
        </w:rPr>
        <w:t>,</w:t>
      </w:r>
      <w:r w:rsidR="009E20B3" w:rsidRPr="008D452D">
        <w:rPr>
          <w:iCs/>
          <w:sz w:val="22"/>
          <w:szCs w:val="22"/>
        </w:rPr>
        <w:t xml:space="preserve"> </w:t>
      </w:r>
      <w:r w:rsidRPr="008D452D">
        <w:rPr>
          <w:iCs/>
          <w:sz w:val="22"/>
          <w:szCs w:val="22"/>
        </w:rPr>
        <w:t xml:space="preserve">jednocześnie wpisana na listę prowadzoną przez właściwego wojewodę, w zakresie udzielania nieodpłatnej pomocy prawnej lub świadczenia nieodpłatnego poradnictwa obywatelskiego. Zgodnie z art. 4 ust. 1 pkt 1b </w:t>
      </w:r>
      <w:proofErr w:type="spellStart"/>
      <w:r w:rsidR="00C1680D">
        <w:rPr>
          <w:iCs/>
          <w:sz w:val="22"/>
          <w:szCs w:val="22"/>
        </w:rPr>
        <w:t>u.d.p.p.w</w:t>
      </w:r>
      <w:proofErr w:type="spellEnd"/>
      <w:r w:rsidR="00C1680D">
        <w:rPr>
          <w:iCs/>
          <w:sz w:val="22"/>
          <w:szCs w:val="22"/>
        </w:rPr>
        <w:t>.</w:t>
      </w:r>
      <w:r w:rsidR="00C1680D" w:rsidRPr="008D452D">
        <w:rPr>
          <w:iCs/>
          <w:sz w:val="22"/>
          <w:szCs w:val="22"/>
        </w:rPr>
        <w:t xml:space="preserve"> </w:t>
      </w:r>
      <w:r w:rsidRPr="008D452D">
        <w:rPr>
          <w:iCs/>
          <w:sz w:val="22"/>
          <w:szCs w:val="22"/>
        </w:rPr>
        <w:t>działalnością pożytku publicznego jest działalność społecznie użyteczna, prowadzona przez organizacje pozarządowe w sferze zadań publicznych także w zakresie udzielania nieodpłatnej pomocy prawnej oraz zwiększania świadomości prawnej społeczeństwa</w:t>
      </w:r>
      <w:ins w:id="21" w:author="Paweł Skuczyński" w:date="2025-02-17T18:38:00Z" w16du:dateUtc="2025-02-17T17:38:00Z">
        <w:r w:rsidR="00181328">
          <w:rPr>
            <w:iCs/>
            <w:sz w:val="22"/>
            <w:szCs w:val="22"/>
          </w:rPr>
          <w:t xml:space="preserve">, a zgodnie z </w:t>
        </w:r>
        <w:r w:rsidR="00181328" w:rsidRPr="008D452D">
          <w:rPr>
            <w:iCs/>
            <w:sz w:val="22"/>
            <w:szCs w:val="22"/>
          </w:rPr>
          <w:t xml:space="preserve">art. 4 ust. 1 pkt </w:t>
        </w:r>
        <w:r w:rsidR="00181328">
          <w:rPr>
            <w:iCs/>
            <w:sz w:val="22"/>
            <w:szCs w:val="22"/>
          </w:rPr>
          <w:t>22a</w:t>
        </w:r>
        <w:r w:rsidR="00181328" w:rsidRPr="008D452D">
          <w:rPr>
            <w:iCs/>
            <w:sz w:val="22"/>
            <w:szCs w:val="22"/>
          </w:rPr>
          <w:t xml:space="preserve"> </w:t>
        </w:r>
        <w:proofErr w:type="spellStart"/>
        <w:r w:rsidR="00181328">
          <w:rPr>
            <w:iCs/>
            <w:sz w:val="22"/>
            <w:szCs w:val="22"/>
          </w:rPr>
          <w:t>u.d.p.p.w</w:t>
        </w:r>
      </w:ins>
      <w:proofErr w:type="spellEnd"/>
      <w:ins w:id="22" w:author="Paweł Skuczyński" w:date="2025-02-17T18:39:00Z" w16du:dateUtc="2025-02-17T17:39:00Z">
        <w:r w:rsidR="00181328">
          <w:rPr>
            <w:iCs/>
            <w:sz w:val="22"/>
            <w:szCs w:val="22"/>
          </w:rPr>
          <w:t xml:space="preserve">. także zadań w zakresie </w:t>
        </w:r>
        <w:r w:rsidR="00181328" w:rsidRPr="00181328">
          <w:rPr>
            <w:iCs/>
            <w:sz w:val="22"/>
            <w:szCs w:val="22"/>
          </w:rPr>
          <w:t>udzielania nieodpłatnego poradnictwa obywatelskiego</w:t>
        </w:r>
      </w:ins>
      <w:ins w:id="23" w:author="Paweł Skuczyński" w:date="2025-02-17T18:40:00Z" w16du:dateUtc="2025-02-17T17:40:00Z">
        <w:r w:rsidR="00181328">
          <w:rPr>
            <w:iCs/>
            <w:sz w:val="22"/>
            <w:szCs w:val="22"/>
          </w:rPr>
          <w:t>.</w:t>
        </w:r>
      </w:ins>
      <w:del w:id="24" w:author="Paweł Skuczyński" w:date="2025-02-17T18:39:00Z" w16du:dateUtc="2025-02-17T17:39:00Z">
        <w:r w:rsidRPr="008D452D" w:rsidDel="00181328">
          <w:rPr>
            <w:iCs/>
            <w:sz w:val="22"/>
            <w:szCs w:val="22"/>
          </w:rPr>
          <w:delText>.</w:delText>
        </w:r>
      </w:del>
      <w:r w:rsidRPr="008D452D">
        <w:rPr>
          <w:iCs/>
          <w:sz w:val="22"/>
          <w:szCs w:val="22"/>
        </w:rPr>
        <w:t xml:space="preserve"> Organizacje</w:t>
      </w:r>
      <w:ins w:id="25" w:author="Paweł Skuczyński" w:date="2025-02-17T18:40:00Z" w16du:dateUtc="2025-02-17T17:40:00Z">
        <w:r w:rsidR="00181328">
          <w:rPr>
            <w:iCs/>
            <w:sz w:val="22"/>
            <w:szCs w:val="22"/>
          </w:rPr>
          <w:t xml:space="preserve"> uprawnione do udzielania nieodpłatnej pomocy prawnej</w:t>
        </w:r>
      </w:ins>
      <w:del w:id="26" w:author="Paweł Skuczyński" w:date="2025-02-17T18:40:00Z" w16du:dateUtc="2025-02-17T17:40:00Z">
        <w:r w:rsidRPr="008D452D" w:rsidDel="00181328">
          <w:rPr>
            <w:iCs/>
            <w:sz w:val="22"/>
            <w:szCs w:val="22"/>
          </w:rPr>
          <w:delText xml:space="preserve"> takie</w:delText>
        </w:r>
      </w:del>
      <w:r w:rsidRPr="008D452D">
        <w:rPr>
          <w:iCs/>
          <w:sz w:val="22"/>
          <w:szCs w:val="22"/>
        </w:rPr>
        <w:t xml:space="preserve"> spełniają więc pierwszy z powyższych warunków.</w:t>
      </w:r>
    </w:p>
    <w:p w14:paraId="1E066332" w14:textId="158344EE" w:rsidR="00D01C09" w:rsidRPr="008D452D" w:rsidRDefault="00BD674F" w:rsidP="00645C51">
      <w:pPr>
        <w:pStyle w:val="Tekstpodstawowy"/>
        <w:spacing w:before="16" w:line="276" w:lineRule="auto"/>
        <w:ind w:firstLine="708"/>
        <w:jc w:val="both"/>
        <w:rPr>
          <w:iCs/>
          <w:sz w:val="22"/>
          <w:szCs w:val="22"/>
        </w:rPr>
      </w:pPr>
      <w:r w:rsidRPr="008D452D">
        <w:rPr>
          <w:iCs/>
          <w:sz w:val="22"/>
          <w:szCs w:val="22"/>
        </w:rPr>
        <w:t>Ponadto zgodnie z art. 11d ust</w:t>
      </w:r>
      <w:r w:rsidR="00D01C09" w:rsidRPr="008D452D">
        <w:rPr>
          <w:iCs/>
          <w:sz w:val="22"/>
          <w:szCs w:val="22"/>
        </w:rPr>
        <w:t>.</w:t>
      </w:r>
      <w:r w:rsidRPr="008D452D">
        <w:rPr>
          <w:iCs/>
          <w:sz w:val="22"/>
          <w:szCs w:val="22"/>
        </w:rPr>
        <w:t xml:space="preserve"> 2 </w:t>
      </w:r>
      <w:proofErr w:type="spellStart"/>
      <w:r w:rsidR="006350E7">
        <w:rPr>
          <w:iCs/>
          <w:sz w:val="22"/>
          <w:szCs w:val="22"/>
        </w:rPr>
        <w:t>u.n.p.p</w:t>
      </w:r>
      <w:proofErr w:type="spellEnd"/>
      <w:r w:rsidR="006350E7">
        <w:rPr>
          <w:iCs/>
          <w:sz w:val="22"/>
          <w:szCs w:val="22"/>
        </w:rPr>
        <w:t>.</w:t>
      </w:r>
      <w:r w:rsidRPr="008D452D">
        <w:rPr>
          <w:iCs/>
          <w:sz w:val="22"/>
          <w:szCs w:val="22"/>
        </w:rPr>
        <w:t xml:space="preserve"> o wpis na listę w zakresie udzielania nieodpłatnej pomocy prawnej może ubiegać się organizacja pozarządowa, która łącznie spełnia następujące warunki: </w:t>
      </w:r>
    </w:p>
    <w:p w14:paraId="1D28A748" w14:textId="67F80D97" w:rsidR="00D01C09" w:rsidRPr="008D452D" w:rsidRDefault="00BD674F" w:rsidP="00645C51">
      <w:pPr>
        <w:pStyle w:val="Tekstpodstawowy"/>
        <w:spacing w:before="16" w:line="276" w:lineRule="auto"/>
        <w:ind w:firstLine="708"/>
        <w:jc w:val="both"/>
        <w:rPr>
          <w:iCs/>
          <w:sz w:val="22"/>
          <w:szCs w:val="22"/>
        </w:rPr>
      </w:pPr>
      <w:r w:rsidRPr="008D452D">
        <w:rPr>
          <w:iCs/>
          <w:sz w:val="22"/>
          <w:szCs w:val="22"/>
        </w:rPr>
        <w:t xml:space="preserve">1) posiada co najmniej </w:t>
      </w:r>
      <w:r w:rsidR="00D01C09" w:rsidRPr="008D452D">
        <w:rPr>
          <w:iCs/>
          <w:sz w:val="22"/>
          <w:szCs w:val="22"/>
        </w:rPr>
        <w:t>2-</w:t>
      </w:r>
      <w:r w:rsidRPr="008D452D">
        <w:rPr>
          <w:iCs/>
          <w:sz w:val="22"/>
          <w:szCs w:val="22"/>
        </w:rPr>
        <w:t xml:space="preserve">letnie doświadczenie w wykonywaniu zadań wiążących się z </w:t>
      </w:r>
      <w:r w:rsidRPr="008D452D">
        <w:rPr>
          <w:iCs/>
          <w:sz w:val="22"/>
          <w:szCs w:val="22"/>
        </w:rPr>
        <w:lastRenderedPageBreak/>
        <w:t xml:space="preserve">udzielaniem porad prawnych, informacji prawnych lub świadczeniem poradnictwa obywatelskiego; </w:t>
      </w:r>
    </w:p>
    <w:p w14:paraId="707D2001" w14:textId="758EE986" w:rsidR="00D01C09" w:rsidRPr="008D452D" w:rsidRDefault="00BD674F" w:rsidP="00645C51">
      <w:pPr>
        <w:pStyle w:val="Tekstpodstawowy"/>
        <w:spacing w:before="16" w:line="276" w:lineRule="auto"/>
        <w:ind w:firstLine="708"/>
        <w:jc w:val="both"/>
        <w:rPr>
          <w:iCs/>
          <w:sz w:val="22"/>
          <w:szCs w:val="22"/>
        </w:rPr>
      </w:pPr>
      <w:r w:rsidRPr="008D452D">
        <w:rPr>
          <w:iCs/>
          <w:sz w:val="22"/>
          <w:szCs w:val="22"/>
        </w:rPr>
        <w:t xml:space="preserve">2) posiada umowę zawartą z adwokatem, radcą prawnym, doradcą podatkowym lub osobą, o której mowa w art. 11 ust. 3 </w:t>
      </w:r>
      <w:r w:rsidRPr="00A360E6">
        <w:rPr>
          <w:iCs/>
          <w:sz w:val="22"/>
          <w:szCs w:val="22"/>
          <w:rPrChange w:id="27" w:author="Paweł Skuczyński" w:date="2025-02-17T18:46:00Z" w16du:dateUtc="2025-02-17T17:46:00Z">
            <w:rPr>
              <w:iCs/>
              <w:sz w:val="22"/>
              <w:szCs w:val="22"/>
              <w:highlight w:val="yellow"/>
            </w:rPr>
          </w:rPrChange>
        </w:rPr>
        <w:t>pkt</w:t>
      </w:r>
      <w:r w:rsidR="00D15D56">
        <w:rPr>
          <w:iCs/>
          <w:sz w:val="22"/>
          <w:szCs w:val="22"/>
        </w:rPr>
        <w:t xml:space="preserve"> 2</w:t>
      </w:r>
      <w:r w:rsidRPr="008D452D">
        <w:rPr>
          <w:iCs/>
          <w:sz w:val="22"/>
          <w:szCs w:val="22"/>
        </w:rPr>
        <w:t xml:space="preserve"> </w:t>
      </w:r>
      <w:proofErr w:type="spellStart"/>
      <w:r w:rsidR="006350E7">
        <w:rPr>
          <w:iCs/>
          <w:sz w:val="22"/>
          <w:szCs w:val="22"/>
        </w:rPr>
        <w:t>u.n.p.p</w:t>
      </w:r>
      <w:proofErr w:type="spellEnd"/>
      <w:r w:rsidR="006350E7">
        <w:rPr>
          <w:iCs/>
          <w:sz w:val="22"/>
          <w:szCs w:val="22"/>
        </w:rPr>
        <w:t>.</w:t>
      </w:r>
      <w:r w:rsidR="00DB347B">
        <w:rPr>
          <w:iCs/>
          <w:sz w:val="22"/>
          <w:szCs w:val="22"/>
        </w:rPr>
        <w:t>,</w:t>
      </w:r>
      <w:r w:rsidRPr="008D452D">
        <w:rPr>
          <w:iCs/>
          <w:sz w:val="22"/>
          <w:szCs w:val="22"/>
        </w:rPr>
        <w:t xml:space="preserve"> oraz mediatorem, o którym mowa w art. 4a ust. 6 </w:t>
      </w:r>
      <w:proofErr w:type="spellStart"/>
      <w:r w:rsidR="006350E7">
        <w:rPr>
          <w:iCs/>
          <w:sz w:val="22"/>
          <w:szCs w:val="22"/>
        </w:rPr>
        <w:t>u.n.p.p</w:t>
      </w:r>
      <w:proofErr w:type="spellEnd"/>
      <w:r w:rsidR="006350E7">
        <w:rPr>
          <w:iCs/>
          <w:sz w:val="22"/>
          <w:szCs w:val="22"/>
        </w:rPr>
        <w:t>.</w:t>
      </w:r>
      <w:r w:rsidRPr="008D452D">
        <w:rPr>
          <w:iCs/>
          <w:sz w:val="22"/>
          <w:szCs w:val="22"/>
        </w:rPr>
        <w:t xml:space="preserve">; </w:t>
      </w:r>
    </w:p>
    <w:p w14:paraId="72E1D7A6" w14:textId="77777777" w:rsidR="00D01C09" w:rsidRPr="008D452D" w:rsidRDefault="00BD674F" w:rsidP="00645C51">
      <w:pPr>
        <w:pStyle w:val="Tekstpodstawowy"/>
        <w:spacing w:before="16" w:line="276" w:lineRule="auto"/>
        <w:ind w:firstLine="708"/>
        <w:jc w:val="both"/>
        <w:rPr>
          <w:iCs/>
          <w:sz w:val="22"/>
          <w:szCs w:val="22"/>
        </w:rPr>
      </w:pPr>
      <w:r w:rsidRPr="008D452D">
        <w:rPr>
          <w:iCs/>
          <w:sz w:val="22"/>
          <w:szCs w:val="22"/>
        </w:rPr>
        <w:t xml:space="preserve">3) daje gwarancję należytego wykonania zadania, w szczególności w zakresie zapewnienia: </w:t>
      </w:r>
    </w:p>
    <w:p w14:paraId="6C02007F" w14:textId="77777777" w:rsidR="00D01C09" w:rsidRPr="008D452D" w:rsidRDefault="00BD674F" w:rsidP="00645C51">
      <w:pPr>
        <w:pStyle w:val="Tekstpodstawowy"/>
        <w:spacing w:before="16" w:line="276" w:lineRule="auto"/>
        <w:ind w:firstLine="708"/>
        <w:jc w:val="both"/>
        <w:rPr>
          <w:iCs/>
          <w:sz w:val="22"/>
          <w:szCs w:val="22"/>
        </w:rPr>
      </w:pPr>
      <w:r w:rsidRPr="008D452D">
        <w:rPr>
          <w:iCs/>
          <w:sz w:val="22"/>
          <w:szCs w:val="22"/>
        </w:rPr>
        <w:t xml:space="preserve">a) poufności w związku z udzielaniem nieodpłatnej pomocy prawnej i jej dokumentowaniem, </w:t>
      </w:r>
    </w:p>
    <w:p w14:paraId="7AFB0BE7" w14:textId="77777777" w:rsidR="00D01C09" w:rsidRPr="008D452D" w:rsidRDefault="00BD674F" w:rsidP="00645C51">
      <w:pPr>
        <w:pStyle w:val="Tekstpodstawowy"/>
        <w:spacing w:before="16" w:line="276" w:lineRule="auto"/>
        <w:ind w:firstLine="708"/>
        <w:jc w:val="both"/>
        <w:rPr>
          <w:iCs/>
          <w:sz w:val="22"/>
          <w:szCs w:val="22"/>
        </w:rPr>
      </w:pPr>
      <w:r w:rsidRPr="008D452D">
        <w:rPr>
          <w:iCs/>
          <w:sz w:val="22"/>
          <w:szCs w:val="22"/>
        </w:rPr>
        <w:t xml:space="preserve">b) profesjonalnego i rzetelnego udzielania nieodpłatnej pomocy prawnej, </w:t>
      </w:r>
    </w:p>
    <w:p w14:paraId="27E721C4" w14:textId="77777777" w:rsidR="00D01C09" w:rsidRPr="008D452D" w:rsidRDefault="00BD674F" w:rsidP="00645C51">
      <w:pPr>
        <w:pStyle w:val="Tekstpodstawowy"/>
        <w:spacing w:before="16" w:line="276" w:lineRule="auto"/>
        <w:ind w:firstLine="708"/>
        <w:jc w:val="both"/>
        <w:rPr>
          <w:iCs/>
          <w:sz w:val="22"/>
          <w:szCs w:val="22"/>
        </w:rPr>
      </w:pPr>
      <w:r w:rsidRPr="008D452D">
        <w:rPr>
          <w:iCs/>
          <w:sz w:val="22"/>
          <w:szCs w:val="22"/>
        </w:rPr>
        <w:t xml:space="preserve">c) przestrzegania zasad etyki przy udzielaniu nieodpłatnej pomocy prawnej, w szczególności w sytuacji, gdy zachodzi konflikt interesów; </w:t>
      </w:r>
    </w:p>
    <w:p w14:paraId="533E465A" w14:textId="77777777" w:rsidR="00D01C09" w:rsidRPr="008D452D" w:rsidRDefault="00BD674F" w:rsidP="00645C51">
      <w:pPr>
        <w:pStyle w:val="Tekstpodstawowy"/>
        <w:spacing w:before="16" w:line="276" w:lineRule="auto"/>
        <w:ind w:firstLine="708"/>
        <w:jc w:val="both"/>
        <w:rPr>
          <w:iCs/>
          <w:sz w:val="22"/>
          <w:szCs w:val="22"/>
        </w:rPr>
      </w:pPr>
      <w:r w:rsidRPr="008D452D">
        <w:rPr>
          <w:iCs/>
          <w:sz w:val="22"/>
          <w:szCs w:val="22"/>
        </w:rPr>
        <w:t>4) opracowała i stosuje standardy obsługi i wewnętrzny system kontroli jakości udzielanej nieodpłatnej pomocy prawnej.</w:t>
      </w:r>
      <w:r w:rsidR="00645C51" w:rsidRPr="008D452D">
        <w:rPr>
          <w:iCs/>
          <w:sz w:val="22"/>
          <w:szCs w:val="22"/>
        </w:rPr>
        <w:t xml:space="preserve"> </w:t>
      </w:r>
    </w:p>
    <w:p w14:paraId="7F4D6F3D" w14:textId="06A1B83D" w:rsidR="00645C51" w:rsidRPr="008D452D" w:rsidRDefault="00BD674F" w:rsidP="00645C51">
      <w:pPr>
        <w:pStyle w:val="Tekstpodstawowy"/>
        <w:spacing w:before="16" w:line="276" w:lineRule="auto"/>
        <w:ind w:firstLine="708"/>
        <w:jc w:val="both"/>
        <w:rPr>
          <w:iCs/>
          <w:sz w:val="22"/>
          <w:szCs w:val="22"/>
        </w:rPr>
      </w:pPr>
      <w:r w:rsidRPr="008D452D">
        <w:rPr>
          <w:iCs/>
          <w:sz w:val="22"/>
          <w:szCs w:val="22"/>
        </w:rPr>
        <w:t xml:space="preserve">Ustawa wprost dopuszcza </w:t>
      </w:r>
      <w:r w:rsidR="00DB347B">
        <w:rPr>
          <w:iCs/>
          <w:sz w:val="22"/>
          <w:szCs w:val="22"/>
        </w:rPr>
        <w:t>więc</w:t>
      </w:r>
      <w:r w:rsidR="00DB347B" w:rsidRPr="008D452D">
        <w:rPr>
          <w:iCs/>
          <w:sz w:val="22"/>
          <w:szCs w:val="22"/>
        </w:rPr>
        <w:t xml:space="preserve"> </w:t>
      </w:r>
      <w:r w:rsidRPr="008D452D">
        <w:rPr>
          <w:iCs/>
          <w:sz w:val="22"/>
          <w:szCs w:val="22"/>
        </w:rPr>
        <w:t xml:space="preserve">współpracę między radcą prawnym a organizacją. </w:t>
      </w:r>
      <w:r w:rsidR="00645C51" w:rsidRPr="008D452D">
        <w:rPr>
          <w:iCs/>
          <w:sz w:val="22"/>
          <w:szCs w:val="22"/>
        </w:rPr>
        <w:t xml:space="preserve">Spełniony jest zatem drugi z powyższych warunków. </w:t>
      </w:r>
    </w:p>
    <w:p w14:paraId="4AD0F461" w14:textId="5CE2DBF0" w:rsidR="00645C51" w:rsidRPr="008D452D" w:rsidRDefault="00BD674F" w:rsidP="00645C51">
      <w:pPr>
        <w:pStyle w:val="Tekstpodstawowy"/>
        <w:spacing w:before="16" w:line="276" w:lineRule="auto"/>
        <w:ind w:firstLine="708"/>
        <w:jc w:val="both"/>
        <w:rPr>
          <w:iCs/>
          <w:sz w:val="22"/>
          <w:szCs w:val="22"/>
        </w:rPr>
      </w:pPr>
      <w:r w:rsidRPr="008D452D">
        <w:rPr>
          <w:iCs/>
          <w:sz w:val="22"/>
          <w:szCs w:val="22"/>
        </w:rPr>
        <w:t>Z przepisów wynika</w:t>
      </w:r>
      <w:r w:rsidR="00DB347B">
        <w:rPr>
          <w:iCs/>
          <w:sz w:val="22"/>
          <w:szCs w:val="22"/>
        </w:rPr>
        <w:t>ją</w:t>
      </w:r>
      <w:r w:rsidRPr="008D452D">
        <w:rPr>
          <w:iCs/>
          <w:sz w:val="22"/>
          <w:szCs w:val="22"/>
        </w:rPr>
        <w:t xml:space="preserve"> jednak </w:t>
      </w:r>
      <w:r w:rsidR="00DB347B">
        <w:rPr>
          <w:iCs/>
          <w:sz w:val="22"/>
          <w:szCs w:val="22"/>
        </w:rPr>
        <w:t>liczne</w:t>
      </w:r>
      <w:r w:rsidR="00DB347B" w:rsidRPr="008D452D">
        <w:rPr>
          <w:iCs/>
          <w:sz w:val="22"/>
          <w:szCs w:val="22"/>
        </w:rPr>
        <w:t xml:space="preserve"> </w:t>
      </w:r>
      <w:r w:rsidRPr="008D452D">
        <w:rPr>
          <w:iCs/>
          <w:sz w:val="22"/>
          <w:szCs w:val="22"/>
        </w:rPr>
        <w:t>warunk</w:t>
      </w:r>
      <w:r w:rsidR="00DB347B">
        <w:rPr>
          <w:iCs/>
          <w:sz w:val="22"/>
          <w:szCs w:val="22"/>
        </w:rPr>
        <w:t>i</w:t>
      </w:r>
      <w:r w:rsidRPr="008D452D">
        <w:rPr>
          <w:iCs/>
          <w:sz w:val="22"/>
          <w:szCs w:val="22"/>
        </w:rPr>
        <w:t>, które powinny zostać spełnione, aby mogła ona zaistnieć.</w:t>
      </w:r>
      <w:r w:rsidR="00645C51" w:rsidRPr="008D452D">
        <w:rPr>
          <w:iCs/>
          <w:sz w:val="22"/>
          <w:szCs w:val="22"/>
        </w:rPr>
        <w:t xml:space="preserve"> </w:t>
      </w:r>
      <w:r w:rsidRPr="008D452D">
        <w:rPr>
          <w:iCs/>
          <w:sz w:val="22"/>
          <w:szCs w:val="22"/>
        </w:rPr>
        <w:t xml:space="preserve">Przede wszystkim jest to wymóg zawarcia umowy między organizacją a radcą prawnym. Ustawa nie precyzuje charakteru tej umowy. Należy zauważyć, że w innych przepisach </w:t>
      </w:r>
      <w:r w:rsidR="00DB347B">
        <w:rPr>
          <w:iCs/>
          <w:sz w:val="22"/>
          <w:szCs w:val="22"/>
        </w:rPr>
        <w:t>ustawy o nieodpłatnej pomocy prawnej</w:t>
      </w:r>
      <w:r w:rsidRPr="008D452D">
        <w:rPr>
          <w:iCs/>
          <w:sz w:val="22"/>
          <w:szCs w:val="22"/>
        </w:rPr>
        <w:t xml:space="preserve"> takie doprecyzowanie jest sformułowane. Jest tak np. w przypadku umów między radcami prawnymi a powiatem </w:t>
      </w:r>
      <w:commentRangeStart w:id="28"/>
      <w:commentRangeStart w:id="29"/>
      <w:r w:rsidRPr="008D452D">
        <w:rPr>
          <w:iCs/>
          <w:sz w:val="22"/>
          <w:szCs w:val="22"/>
        </w:rPr>
        <w:t xml:space="preserve">zawieranych </w:t>
      </w:r>
      <w:commentRangeEnd w:id="28"/>
      <w:r w:rsidR="00DB347B">
        <w:rPr>
          <w:rStyle w:val="Odwoaniedokomentarza"/>
        </w:rPr>
        <w:commentReference w:id="28"/>
      </w:r>
      <w:commentRangeEnd w:id="29"/>
      <w:r w:rsidR="00181328">
        <w:rPr>
          <w:rStyle w:val="Odwoaniedokomentarza"/>
        </w:rPr>
        <w:commentReference w:id="29"/>
      </w:r>
      <w:r w:rsidRPr="008D452D">
        <w:rPr>
          <w:iCs/>
          <w:sz w:val="22"/>
          <w:szCs w:val="22"/>
        </w:rPr>
        <w:t xml:space="preserve">na podstawie art. 6 </w:t>
      </w:r>
      <w:proofErr w:type="spellStart"/>
      <w:r w:rsidR="006350E7">
        <w:rPr>
          <w:iCs/>
          <w:sz w:val="22"/>
          <w:szCs w:val="22"/>
        </w:rPr>
        <w:t>u.n.p.p</w:t>
      </w:r>
      <w:proofErr w:type="spellEnd"/>
      <w:r w:rsidRPr="008D452D">
        <w:rPr>
          <w:iCs/>
          <w:sz w:val="22"/>
          <w:szCs w:val="22"/>
        </w:rPr>
        <w:t xml:space="preserve">. Umowa taka </w:t>
      </w:r>
      <w:del w:id="30" w:author="Paweł Skuczyński" w:date="2025-02-17T18:41:00Z" w16du:dateUtc="2025-02-17T17:41:00Z">
        <w:r w:rsidRPr="00C208E7" w:rsidDel="00181328">
          <w:rPr>
            <w:iCs/>
            <w:sz w:val="22"/>
            <w:szCs w:val="22"/>
            <w:highlight w:val="yellow"/>
          </w:rPr>
          <w:delText>zawiera</w:delText>
        </w:r>
        <w:r w:rsidRPr="008D452D" w:rsidDel="00181328">
          <w:rPr>
            <w:iCs/>
            <w:sz w:val="22"/>
            <w:szCs w:val="22"/>
          </w:rPr>
          <w:delText xml:space="preserve"> </w:delText>
        </w:r>
      </w:del>
      <w:ins w:id="31" w:author="Paweł Skuczyński" w:date="2025-02-17T18:41:00Z" w16du:dateUtc="2025-02-17T17:41:00Z">
        <w:r w:rsidR="00181328">
          <w:rPr>
            <w:iCs/>
            <w:sz w:val="22"/>
            <w:szCs w:val="22"/>
          </w:rPr>
          <w:t>określa</w:t>
        </w:r>
        <w:r w:rsidR="00181328" w:rsidRPr="008D452D">
          <w:rPr>
            <w:iCs/>
            <w:sz w:val="22"/>
            <w:szCs w:val="22"/>
          </w:rPr>
          <w:t xml:space="preserve"> </w:t>
        </w:r>
      </w:ins>
      <w:r w:rsidRPr="008D452D">
        <w:rPr>
          <w:iCs/>
          <w:sz w:val="22"/>
          <w:szCs w:val="22"/>
        </w:rPr>
        <w:t xml:space="preserve">zasady dotyczące </w:t>
      </w:r>
      <w:r w:rsidR="00DB347B" w:rsidRPr="008D452D">
        <w:rPr>
          <w:iCs/>
          <w:sz w:val="22"/>
          <w:szCs w:val="22"/>
        </w:rPr>
        <w:t xml:space="preserve">zarówno </w:t>
      </w:r>
      <w:r w:rsidRPr="008D452D">
        <w:rPr>
          <w:iCs/>
          <w:sz w:val="22"/>
          <w:szCs w:val="22"/>
        </w:rPr>
        <w:t xml:space="preserve">prowadzenia punktu pomocy prawnej, jak i odnoszące się do wynagrodzenia radcy prawnego za udzielaną pomoc prawną. Na mocy art. 11 ust. 7 </w:t>
      </w:r>
      <w:proofErr w:type="spellStart"/>
      <w:r w:rsidR="006350E7">
        <w:rPr>
          <w:iCs/>
          <w:sz w:val="22"/>
          <w:szCs w:val="22"/>
        </w:rPr>
        <w:t>u.n.p.p</w:t>
      </w:r>
      <w:proofErr w:type="spellEnd"/>
      <w:r w:rsidR="006350E7">
        <w:rPr>
          <w:iCs/>
          <w:sz w:val="22"/>
          <w:szCs w:val="22"/>
        </w:rPr>
        <w:t>.</w:t>
      </w:r>
      <w:r w:rsidRPr="008D452D">
        <w:rPr>
          <w:iCs/>
          <w:sz w:val="22"/>
          <w:szCs w:val="22"/>
        </w:rPr>
        <w:t xml:space="preserve"> podobne umowy zawiera się z organizacjami, którym powierza się prowadzenie punktów pomocy prawnej, z tym</w:t>
      </w:r>
      <w:r w:rsidR="00DB347B">
        <w:rPr>
          <w:iCs/>
          <w:sz w:val="22"/>
          <w:szCs w:val="22"/>
        </w:rPr>
        <w:t xml:space="preserve"> </w:t>
      </w:r>
      <w:r w:rsidRPr="008D452D">
        <w:rPr>
          <w:iCs/>
          <w:sz w:val="22"/>
          <w:szCs w:val="22"/>
        </w:rPr>
        <w:t>że nie odnosi się do nich wymóg określenia wynagrodzenia za udzielaną pomoc prawną. Oznacza to</w:t>
      </w:r>
      <w:r w:rsidR="00DB347B">
        <w:rPr>
          <w:iCs/>
          <w:sz w:val="22"/>
          <w:szCs w:val="22"/>
        </w:rPr>
        <w:t>,</w:t>
      </w:r>
      <w:r w:rsidRPr="008D452D">
        <w:rPr>
          <w:iCs/>
          <w:sz w:val="22"/>
          <w:szCs w:val="22"/>
        </w:rPr>
        <w:t xml:space="preserve"> że w przypadku umów z radcami prawnymi mają one podwójny charakter, tzn. są umowami o prowadzenie punktu oraz o świadczenie pomocy prawnej. W przypadku organizacji umowa obejmuje jedynie prowadzenie punktu i zobowiązanie do zapewnienia świadczenia pomocy prawnej. Samo zobowiązanie do świadczenia tej pomocy wynika już z umowy zawieranej między organizacją a jej współpracownikami, np. radcami prawnymi, a także innymi osobami określonymi w art. </w:t>
      </w:r>
      <w:commentRangeStart w:id="32"/>
      <w:commentRangeStart w:id="33"/>
      <w:r w:rsidRPr="008D452D">
        <w:rPr>
          <w:iCs/>
          <w:sz w:val="22"/>
          <w:szCs w:val="22"/>
        </w:rPr>
        <w:t xml:space="preserve">10 ust. 3 </w:t>
      </w:r>
      <w:commentRangeEnd w:id="32"/>
      <w:r w:rsidR="00AE0BDA">
        <w:rPr>
          <w:rStyle w:val="Odwoaniedokomentarza"/>
        </w:rPr>
        <w:commentReference w:id="32"/>
      </w:r>
      <w:commentRangeEnd w:id="33"/>
      <w:r w:rsidR="00A360E6">
        <w:rPr>
          <w:rStyle w:val="Odwoaniedokomentarza"/>
        </w:rPr>
        <w:commentReference w:id="33"/>
      </w:r>
      <w:proofErr w:type="spellStart"/>
      <w:r w:rsidR="006350E7">
        <w:rPr>
          <w:iCs/>
          <w:sz w:val="22"/>
          <w:szCs w:val="22"/>
        </w:rPr>
        <w:t>u.n.p.p</w:t>
      </w:r>
      <w:proofErr w:type="spellEnd"/>
      <w:r w:rsidR="006350E7">
        <w:rPr>
          <w:iCs/>
          <w:sz w:val="22"/>
          <w:szCs w:val="22"/>
        </w:rPr>
        <w:t>.</w:t>
      </w:r>
      <w:r w:rsidR="00645C51" w:rsidRPr="008D452D">
        <w:rPr>
          <w:iCs/>
          <w:sz w:val="22"/>
          <w:szCs w:val="22"/>
        </w:rPr>
        <w:t xml:space="preserve"> Umowa taka powinna gwarantować poszanowanie zasad etyki zawodowej radcy prawnego, a w konsekwencji umożliwiać spełnienie trzeciego z powyższych warunków.</w:t>
      </w:r>
    </w:p>
    <w:p w14:paraId="030705B2" w14:textId="34995776" w:rsidR="004E398A" w:rsidRDefault="00E94784" w:rsidP="00B87D54">
      <w:pPr>
        <w:pStyle w:val="Tekstpodstawowy"/>
        <w:numPr>
          <w:ilvl w:val="0"/>
          <w:numId w:val="245"/>
        </w:numPr>
        <w:spacing w:before="16" w:line="276" w:lineRule="auto"/>
        <w:ind w:left="0"/>
        <w:jc w:val="both"/>
        <w:rPr>
          <w:iCs/>
          <w:sz w:val="22"/>
          <w:szCs w:val="22"/>
        </w:rPr>
      </w:pPr>
      <w:r w:rsidRPr="008D452D">
        <w:rPr>
          <w:iCs/>
          <w:sz w:val="22"/>
          <w:szCs w:val="22"/>
        </w:rPr>
        <w:t>Podobnie jest w przypadku współpracy radców prawnych z</w:t>
      </w:r>
      <w:r w:rsidR="00BD4D1E" w:rsidRPr="008D452D">
        <w:rPr>
          <w:iCs/>
          <w:sz w:val="22"/>
          <w:szCs w:val="22"/>
        </w:rPr>
        <w:t xml:space="preserve">e spółkami, o których mowa w art. 4 ust. 1 pkt 3 </w:t>
      </w:r>
      <w:proofErr w:type="spellStart"/>
      <w:r w:rsidR="00C66EAA">
        <w:rPr>
          <w:iCs/>
          <w:sz w:val="22"/>
          <w:szCs w:val="22"/>
        </w:rPr>
        <w:t>u.d.p</w:t>
      </w:r>
      <w:proofErr w:type="spellEnd"/>
      <w:r w:rsidR="00C66EAA">
        <w:rPr>
          <w:iCs/>
          <w:sz w:val="22"/>
          <w:szCs w:val="22"/>
        </w:rPr>
        <w:t>.</w:t>
      </w:r>
      <w:r w:rsidR="00BD4D1E" w:rsidRPr="008D452D">
        <w:rPr>
          <w:iCs/>
          <w:sz w:val="22"/>
          <w:szCs w:val="22"/>
        </w:rPr>
        <w:t xml:space="preserve"> Zgodnie z tym przepisem „Podmiotami uprawnionymi do zawodowego wykonywania czynności, o których mowa w art. 2 ust. 1 pkt 1 i 4, są również: (…) </w:t>
      </w:r>
    </w:p>
    <w:p w14:paraId="68E487C7" w14:textId="77777777" w:rsidR="004E398A" w:rsidRDefault="00BD4D1E" w:rsidP="00C208E7">
      <w:pPr>
        <w:pStyle w:val="Tekstpodstawowy"/>
        <w:spacing w:before="16" w:line="276" w:lineRule="auto"/>
        <w:jc w:val="both"/>
        <w:rPr>
          <w:iCs/>
          <w:sz w:val="22"/>
          <w:szCs w:val="22"/>
        </w:rPr>
      </w:pPr>
      <w:r w:rsidRPr="008D452D">
        <w:rPr>
          <w:iCs/>
          <w:sz w:val="22"/>
          <w:szCs w:val="22"/>
        </w:rPr>
        <w:t xml:space="preserve">3) spółki z ograniczoną odpowiedzialnością lub spółki akcyjne, które spełniają łącznie następujące warunki: </w:t>
      </w:r>
    </w:p>
    <w:p w14:paraId="5DAE6641" w14:textId="77777777" w:rsidR="004E398A" w:rsidRDefault="00BD4D1E" w:rsidP="004E398A">
      <w:pPr>
        <w:pStyle w:val="Tekstpodstawowy"/>
        <w:spacing w:before="16" w:line="276" w:lineRule="auto"/>
        <w:jc w:val="both"/>
        <w:rPr>
          <w:iCs/>
          <w:sz w:val="22"/>
          <w:szCs w:val="22"/>
        </w:rPr>
      </w:pPr>
      <w:r w:rsidRPr="008D452D">
        <w:rPr>
          <w:iCs/>
          <w:sz w:val="22"/>
          <w:szCs w:val="22"/>
        </w:rPr>
        <w:t xml:space="preserve">a) większość członków zarządu stanowią doradcy podatkowi, a jeżeli zarząd składa się z nie więcej niż 2 osób, to jedna z nich jest doradcą podatkowym, </w:t>
      </w:r>
    </w:p>
    <w:p w14:paraId="076498DB" w14:textId="77777777" w:rsidR="004E398A" w:rsidRDefault="00BD4D1E" w:rsidP="004E398A">
      <w:pPr>
        <w:pStyle w:val="Tekstpodstawowy"/>
        <w:spacing w:before="16" w:line="276" w:lineRule="auto"/>
        <w:jc w:val="both"/>
        <w:rPr>
          <w:iCs/>
          <w:sz w:val="22"/>
          <w:szCs w:val="22"/>
        </w:rPr>
      </w:pPr>
      <w:r w:rsidRPr="008D452D">
        <w:rPr>
          <w:iCs/>
          <w:sz w:val="22"/>
          <w:szCs w:val="22"/>
        </w:rPr>
        <w:t xml:space="preserve">b) większość głosów w zgromadzeniu wspólników (akcjonariuszy) oraz w organach nadzoru przysługuje doradcom podatkowym, </w:t>
      </w:r>
    </w:p>
    <w:p w14:paraId="5A0B96C1" w14:textId="77777777" w:rsidR="004E398A" w:rsidRDefault="00BD4D1E" w:rsidP="004E398A">
      <w:pPr>
        <w:pStyle w:val="Tekstpodstawowy"/>
        <w:spacing w:before="16" w:line="276" w:lineRule="auto"/>
        <w:jc w:val="both"/>
        <w:rPr>
          <w:iCs/>
          <w:sz w:val="22"/>
          <w:szCs w:val="22"/>
        </w:rPr>
      </w:pPr>
      <w:r w:rsidRPr="008D452D">
        <w:rPr>
          <w:iCs/>
          <w:sz w:val="22"/>
          <w:szCs w:val="22"/>
        </w:rPr>
        <w:t xml:space="preserve">c) w spółce akcyjnej wydawane są wyłącznie akcje imienne, </w:t>
      </w:r>
    </w:p>
    <w:p w14:paraId="68581355" w14:textId="5DCB4464" w:rsidR="00BD4D1E" w:rsidRPr="008D452D" w:rsidRDefault="00BD4D1E" w:rsidP="00C208E7">
      <w:pPr>
        <w:pStyle w:val="Tekstpodstawowy"/>
        <w:spacing w:before="16" w:line="276" w:lineRule="auto"/>
        <w:jc w:val="both"/>
        <w:rPr>
          <w:iCs/>
          <w:sz w:val="22"/>
          <w:szCs w:val="22"/>
        </w:rPr>
      </w:pPr>
      <w:r w:rsidRPr="008D452D">
        <w:rPr>
          <w:iCs/>
          <w:sz w:val="22"/>
          <w:szCs w:val="22"/>
        </w:rPr>
        <w:t>d) zbycie akcji lub udziałów albo ustanowienie na nich zastawu wymaga zezwolenia udzielonego przez zarząd spółki”.</w:t>
      </w:r>
    </w:p>
    <w:p w14:paraId="6129D8BD" w14:textId="3E1CAFFD" w:rsidR="00E94784" w:rsidRPr="008D452D" w:rsidRDefault="00BD4D1E" w:rsidP="00B87D54">
      <w:pPr>
        <w:pStyle w:val="Tekstpodstawowy"/>
        <w:spacing w:before="16" w:line="276" w:lineRule="auto"/>
        <w:ind w:firstLine="708"/>
        <w:jc w:val="both"/>
        <w:rPr>
          <w:iCs/>
          <w:sz w:val="22"/>
          <w:szCs w:val="22"/>
        </w:rPr>
      </w:pPr>
      <w:r w:rsidRPr="008D452D">
        <w:rPr>
          <w:iCs/>
          <w:sz w:val="22"/>
          <w:szCs w:val="22"/>
        </w:rPr>
        <w:t xml:space="preserve">Jednocześnie należy uznać, że czynności doradztwa podatkowego, o których mowa w art. 2 ust. 2 pkt 1 i 4 </w:t>
      </w:r>
      <w:proofErr w:type="spellStart"/>
      <w:r w:rsidR="00903B44">
        <w:rPr>
          <w:iCs/>
          <w:sz w:val="22"/>
          <w:szCs w:val="22"/>
        </w:rPr>
        <w:t>u.d.p</w:t>
      </w:r>
      <w:proofErr w:type="spellEnd"/>
      <w:r w:rsidR="00903B44">
        <w:rPr>
          <w:iCs/>
          <w:sz w:val="22"/>
          <w:szCs w:val="22"/>
        </w:rPr>
        <w:t>.</w:t>
      </w:r>
      <w:r w:rsidRPr="008D452D">
        <w:rPr>
          <w:iCs/>
          <w:sz w:val="22"/>
          <w:szCs w:val="22"/>
        </w:rPr>
        <w:t xml:space="preserve"> są jednocześnie świadczeniem pomocy prawnej, a zakresy obu pojęć krzyżują się. C</w:t>
      </w:r>
      <w:r w:rsidR="00E94784" w:rsidRPr="008D452D">
        <w:rPr>
          <w:iCs/>
          <w:sz w:val="22"/>
          <w:szCs w:val="22"/>
        </w:rPr>
        <w:t xml:space="preserve">zynności określone w art. 2 ust. 1 pkt 1 </w:t>
      </w:r>
      <w:proofErr w:type="spellStart"/>
      <w:r w:rsidR="00903B44">
        <w:rPr>
          <w:iCs/>
          <w:sz w:val="22"/>
          <w:szCs w:val="22"/>
        </w:rPr>
        <w:t>u.d.p</w:t>
      </w:r>
      <w:proofErr w:type="spellEnd"/>
      <w:r w:rsidR="00903B44">
        <w:rPr>
          <w:iCs/>
          <w:sz w:val="22"/>
          <w:szCs w:val="22"/>
        </w:rPr>
        <w:t>.</w:t>
      </w:r>
      <w:r w:rsidR="00E94784" w:rsidRPr="008D452D">
        <w:rPr>
          <w:iCs/>
          <w:sz w:val="22"/>
          <w:szCs w:val="22"/>
        </w:rPr>
        <w:t xml:space="preserve">, </w:t>
      </w:r>
      <w:r w:rsidRPr="008D452D">
        <w:rPr>
          <w:iCs/>
          <w:sz w:val="22"/>
          <w:szCs w:val="22"/>
        </w:rPr>
        <w:t xml:space="preserve">a więc </w:t>
      </w:r>
      <w:r w:rsidR="00E94784" w:rsidRPr="008D452D">
        <w:rPr>
          <w:iCs/>
          <w:sz w:val="22"/>
          <w:szCs w:val="22"/>
        </w:rPr>
        <w:t xml:space="preserve">udzielanie podatnikom, płatnikom i inkasentom, na ich zlecenie lub na ich rzecz, porad, opinii i wyjaśnień jest udzielaniem porad i konsultacji prawnych, a także sporządzaniem opinii prawnych w rozumieniu art. 6 ust. 1 </w:t>
      </w:r>
      <w:r w:rsidR="00564C96">
        <w:rPr>
          <w:iCs/>
          <w:sz w:val="22"/>
          <w:szCs w:val="22"/>
        </w:rPr>
        <w:t>u.r.pr</w:t>
      </w:r>
      <w:r w:rsidR="00E94784" w:rsidRPr="008D452D">
        <w:rPr>
          <w:iCs/>
          <w:sz w:val="22"/>
          <w:szCs w:val="22"/>
        </w:rPr>
        <w:t xml:space="preserve">. Również w przypadku czynności określonych w art. 2 ust. 1 pkt 4 </w:t>
      </w:r>
      <w:proofErr w:type="spellStart"/>
      <w:r w:rsidR="00903B44">
        <w:rPr>
          <w:iCs/>
          <w:sz w:val="22"/>
          <w:szCs w:val="22"/>
        </w:rPr>
        <w:t>u.d.p</w:t>
      </w:r>
      <w:proofErr w:type="spellEnd"/>
      <w:r w:rsidR="00903B44">
        <w:rPr>
          <w:iCs/>
          <w:sz w:val="22"/>
          <w:szCs w:val="22"/>
        </w:rPr>
        <w:t>.</w:t>
      </w:r>
      <w:r w:rsidR="00E94784" w:rsidRPr="008D452D">
        <w:rPr>
          <w:iCs/>
          <w:sz w:val="22"/>
          <w:szCs w:val="22"/>
        </w:rPr>
        <w:t xml:space="preserve"> zachodzi podobna relacja</w:t>
      </w:r>
      <w:r w:rsidRPr="008D452D">
        <w:rPr>
          <w:iCs/>
          <w:sz w:val="22"/>
          <w:szCs w:val="22"/>
        </w:rPr>
        <w:t>, ponieważ</w:t>
      </w:r>
      <w:r w:rsidR="00E94784" w:rsidRPr="008D452D">
        <w:rPr>
          <w:iCs/>
          <w:sz w:val="22"/>
          <w:szCs w:val="22"/>
        </w:rPr>
        <w:t xml:space="preserve"> </w:t>
      </w:r>
      <w:r w:rsidRPr="008D452D">
        <w:rPr>
          <w:iCs/>
          <w:sz w:val="22"/>
          <w:szCs w:val="22"/>
        </w:rPr>
        <w:t>r</w:t>
      </w:r>
      <w:r w:rsidR="00E94784" w:rsidRPr="008D452D">
        <w:rPr>
          <w:iCs/>
          <w:sz w:val="22"/>
          <w:szCs w:val="22"/>
        </w:rPr>
        <w:t xml:space="preserve">eprezentowanie podatników, płatników i inkasentów w postępowaniu przed organami administracji publicznej i w </w:t>
      </w:r>
      <w:r w:rsidR="00E94784" w:rsidRPr="008D452D">
        <w:rPr>
          <w:iCs/>
          <w:sz w:val="22"/>
          <w:szCs w:val="22"/>
        </w:rPr>
        <w:lastRenderedPageBreak/>
        <w:t xml:space="preserve">zakresie sądowej kontroli decyzji, postanowień i innych aktów administracyjnych w sprawach wymienionych w art. 2 ust. 1 pkt 1 </w:t>
      </w:r>
      <w:proofErr w:type="spellStart"/>
      <w:r w:rsidR="00903B44">
        <w:rPr>
          <w:iCs/>
          <w:sz w:val="22"/>
          <w:szCs w:val="22"/>
        </w:rPr>
        <w:t>u.d.p</w:t>
      </w:r>
      <w:proofErr w:type="spellEnd"/>
      <w:r w:rsidR="00903B44">
        <w:rPr>
          <w:iCs/>
          <w:sz w:val="22"/>
          <w:szCs w:val="22"/>
        </w:rPr>
        <w:t>.</w:t>
      </w:r>
      <w:r w:rsidR="00E94784" w:rsidRPr="008D452D">
        <w:rPr>
          <w:iCs/>
          <w:sz w:val="22"/>
          <w:szCs w:val="22"/>
        </w:rPr>
        <w:t xml:space="preserve"> jest występowaniem przed urzędami i sądami w charakterze pełnomocnika lub obrońcy, o którym mowa w art. 6 ust. 1 </w:t>
      </w:r>
      <w:r w:rsidR="00564C96">
        <w:rPr>
          <w:iCs/>
          <w:sz w:val="22"/>
          <w:szCs w:val="22"/>
        </w:rPr>
        <w:t>u.r.pr</w:t>
      </w:r>
      <w:r w:rsidR="00E94784" w:rsidRPr="008D452D">
        <w:rPr>
          <w:iCs/>
          <w:sz w:val="22"/>
          <w:szCs w:val="22"/>
        </w:rPr>
        <w:t xml:space="preserve">. Wniosek taki znajduje potwierdzenie w tych przepisach </w:t>
      </w:r>
      <w:r w:rsidR="00903B44">
        <w:rPr>
          <w:iCs/>
          <w:sz w:val="22"/>
          <w:szCs w:val="22"/>
        </w:rPr>
        <w:t>u</w:t>
      </w:r>
      <w:r w:rsidR="00DB347B">
        <w:rPr>
          <w:iCs/>
          <w:sz w:val="22"/>
          <w:szCs w:val="22"/>
        </w:rPr>
        <w:t xml:space="preserve">stawy o </w:t>
      </w:r>
      <w:r w:rsidR="00903B44">
        <w:rPr>
          <w:iCs/>
          <w:sz w:val="22"/>
          <w:szCs w:val="22"/>
        </w:rPr>
        <w:t>d</w:t>
      </w:r>
      <w:r w:rsidR="00DB347B">
        <w:rPr>
          <w:iCs/>
          <w:sz w:val="22"/>
          <w:szCs w:val="22"/>
        </w:rPr>
        <w:t xml:space="preserve">oradztwie </w:t>
      </w:r>
      <w:r w:rsidR="00903B44">
        <w:rPr>
          <w:iCs/>
          <w:sz w:val="22"/>
          <w:szCs w:val="22"/>
        </w:rPr>
        <w:t>p</w:t>
      </w:r>
      <w:r w:rsidR="00DB347B">
        <w:rPr>
          <w:iCs/>
          <w:sz w:val="22"/>
          <w:szCs w:val="22"/>
        </w:rPr>
        <w:t>odatkowym</w:t>
      </w:r>
      <w:r w:rsidR="00E94784" w:rsidRPr="008D452D">
        <w:rPr>
          <w:iCs/>
          <w:sz w:val="22"/>
          <w:szCs w:val="22"/>
        </w:rPr>
        <w:t xml:space="preserve">, które dopuszczają adwokatów i radców prawnych do wykonywania ww. czynności doradztwa podatkowego. Są to odpowiednio art. 3 ust. 1 pkt 2 oraz art. 3 ust. 2 pkt 2 </w:t>
      </w:r>
      <w:proofErr w:type="spellStart"/>
      <w:r w:rsidR="00903B44">
        <w:rPr>
          <w:iCs/>
          <w:sz w:val="22"/>
          <w:szCs w:val="22"/>
        </w:rPr>
        <w:t>u.d.p</w:t>
      </w:r>
      <w:proofErr w:type="spellEnd"/>
      <w:r w:rsidR="00E94784" w:rsidRPr="008D452D">
        <w:rPr>
          <w:iCs/>
          <w:sz w:val="22"/>
          <w:szCs w:val="22"/>
        </w:rPr>
        <w:t>. Należy przyjąć</w:t>
      </w:r>
      <w:r w:rsidR="00DB347B">
        <w:rPr>
          <w:iCs/>
          <w:sz w:val="22"/>
          <w:szCs w:val="22"/>
        </w:rPr>
        <w:t>,</w:t>
      </w:r>
      <w:r w:rsidR="00E94784" w:rsidRPr="008D452D">
        <w:rPr>
          <w:iCs/>
          <w:sz w:val="22"/>
          <w:szCs w:val="22"/>
        </w:rPr>
        <w:t xml:space="preserve"> ż</w:t>
      </w:r>
      <w:r w:rsidR="00DB347B">
        <w:rPr>
          <w:iCs/>
          <w:sz w:val="22"/>
          <w:szCs w:val="22"/>
        </w:rPr>
        <w:t>e</w:t>
      </w:r>
      <w:r w:rsidR="00E94784" w:rsidRPr="008D452D">
        <w:rPr>
          <w:iCs/>
          <w:sz w:val="22"/>
          <w:szCs w:val="22"/>
        </w:rPr>
        <w:t xml:space="preserve"> dopuszczenie to nie jest ani rozszerzeniem uprawnień adwokatów i radców prawnych poza świadczenie pomocy prawnej, ani rozszerzeniem samego pojęcia pomoc</w:t>
      </w:r>
      <w:r w:rsidR="00DB347B">
        <w:rPr>
          <w:iCs/>
          <w:sz w:val="22"/>
          <w:szCs w:val="22"/>
        </w:rPr>
        <w:t>y</w:t>
      </w:r>
      <w:r w:rsidR="00E94784" w:rsidRPr="008D452D">
        <w:rPr>
          <w:iCs/>
          <w:sz w:val="22"/>
          <w:szCs w:val="22"/>
        </w:rPr>
        <w:t xml:space="preserve"> prawn</w:t>
      </w:r>
      <w:r w:rsidR="00DB347B">
        <w:rPr>
          <w:iCs/>
          <w:sz w:val="22"/>
          <w:szCs w:val="22"/>
        </w:rPr>
        <w:t>ej</w:t>
      </w:r>
      <w:r w:rsidR="00E94784" w:rsidRPr="008D452D">
        <w:rPr>
          <w:iCs/>
          <w:sz w:val="22"/>
          <w:szCs w:val="22"/>
        </w:rPr>
        <w:t>. Wynika ono z ustalonej tożsamości istoty obu rodzajów czynności i w konsekwencji tego, że wykonywanie omawianych czynności doradztwa podatkowego jest jednocześnie świadczeniem pomocy prawnej.</w:t>
      </w:r>
    </w:p>
    <w:p w14:paraId="09B3C80C" w14:textId="0D41B5C2" w:rsidR="00E94784" w:rsidRPr="008D452D" w:rsidRDefault="00E94784" w:rsidP="00B87D54">
      <w:pPr>
        <w:pStyle w:val="Tekstpodstawowy"/>
        <w:spacing w:before="16" w:line="276" w:lineRule="auto"/>
        <w:ind w:firstLine="708"/>
        <w:jc w:val="both"/>
        <w:rPr>
          <w:iCs/>
          <w:sz w:val="22"/>
          <w:szCs w:val="22"/>
        </w:rPr>
      </w:pPr>
      <w:r w:rsidRPr="008D452D">
        <w:rPr>
          <w:iCs/>
          <w:sz w:val="22"/>
          <w:szCs w:val="22"/>
        </w:rPr>
        <w:t xml:space="preserve">Należy także zauważyć, że zgodnie z art. 4 ust. 2 </w:t>
      </w:r>
      <w:proofErr w:type="spellStart"/>
      <w:r w:rsidR="00903B44">
        <w:rPr>
          <w:iCs/>
          <w:sz w:val="22"/>
          <w:szCs w:val="22"/>
        </w:rPr>
        <w:t>u.d.p</w:t>
      </w:r>
      <w:proofErr w:type="spellEnd"/>
      <w:r w:rsidR="00903B44">
        <w:rPr>
          <w:iCs/>
          <w:sz w:val="22"/>
          <w:szCs w:val="22"/>
        </w:rPr>
        <w:t>.</w:t>
      </w:r>
      <w:r w:rsidRPr="008D452D">
        <w:rPr>
          <w:iCs/>
          <w:sz w:val="22"/>
          <w:szCs w:val="22"/>
        </w:rPr>
        <w:t xml:space="preserve"> podmioty wymienione w ust. 1 tego przepisu, a więc również spółki kapitałowe, wykonują czynności, o których mowa w art. 2 ust. 1 pkt 1 i 4 </w:t>
      </w:r>
      <w:proofErr w:type="spellStart"/>
      <w:r w:rsidR="00903B44">
        <w:rPr>
          <w:iCs/>
          <w:sz w:val="22"/>
          <w:szCs w:val="22"/>
        </w:rPr>
        <w:t>u.d.p</w:t>
      </w:r>
      <w:proofErr w:type="spellEnd"/>
      <w:r w:rsidR="00903B44">
        <w:rPr>
          <w:iCs/>
          <w:sz w:val="22"/>
          <w:szCs w:val="22"/>
        </w:rPr>
        <w:t>.</w:t>
      </w:r>
      <w:r w:rsidRPr="008D452D">
        <w:rPr>
          <w:iCs/>
          <w:sz w:val="22"/>
          <w:szCs w:val="22"/>
        </w:rPr>
        <w:t xml:space="preserve">, a </w:t>
      </w:r>
      <w:r w:rsidR="00DB347B">
        <w:rPr>
          <w:iCs/>
          <w:sz w:val="22"/>
          <w:szCs w:val="22"/>
        </w:rPr>
        <w:t>zatem</w:t>
      </w:r>
      <w:r w:rsidR="00DB347B" w:rsidRPr="008D452D">
        <w:rPr>
          <w:iCs/>
          <w:sz w:val="22"/>
          <w:szCs w:val="22"/>
        </w:rPr>
        <w:t xml:space="preserve"> </w:t>
      </w:r>
      <w:r w:rsidRPr="008D452D">
        <w:rPr>
          <w:iCs/>
          <w:sz w:val="22"/>
          <w:szCs w:val="22"/>
        </w:rPr>
        <w:t xml:space="preserve">wskazane już czynności doradztwa podatkowego będące jednocześnie świadczeniem pomocy prawnej, wyłącznie przez doradców podatkowych, radców prawnych lub biegłych rewidentów zatrudnionych w tych podmiotach. </w:t>
      </w:r>
      <w:r w:rsidR="00BD4D1E" w:rsidRPr="008D452D">
        <w:rPr>
          <w:iCs/>
          <w:sz w:val="22"/>
          <w:szCs w:val="22"/>
        </w:rPr>
        <w:t>P</w:t>
      </w:r>
      <w:r w:rsidRPr="008D452D">
        <w:rPr>
          <w:iCs/>
          <w:sz w:val="22"/>
          <w:szCs w:val="22"/>
        </w:rPr>
        <w:t xml:space="preserve">rzepis </w:t>
      </w:r>
      <w:r w:rsidR="00BD4D1E" w:rsidRPr="008D452D">
        <w:rPr>
          <w:iCs/>
          <w:sz w:val="22"/>
          <w:szCs w:val="22"/>
        </w:rPr>
        <w:t xml:space="preserve">ten </w:t>
      </w:r>
      <w:r w:rsidRPr="008D452D">
        <w:rPr>
          <w:iCs/>
          <w:sz w:val="22"/>
          <w:szCs w:val="22"/>
        </w:rPr>
        <w:t xml:space="preserve">przewiduje możliwość zatrudnienia radcy prawnego przez spółkę kapitałową zawodowo dokonującą czynności doradztwa podatkowego w celu świadczenia tych czynności na rzecz klienta spółki w zakresie podmiotowym i przedmiotowym ograniczonym do czynności wskazanych w art. 2 ust. 1 pkt 1 i 4 </w:t>
      </w:r>
      <w:proofErr w:type="spellStart"/>
      <w:r w:rsidR="00903B44">
        <w:rPr>
          <w:iCs/>
          <w:sz w:val="22"/>
          <w:szCs w:val="22"/>
        </w:rPr>
        <w:t>u.d.p</w:t>
      </w:r>
      <w:proofErr w:type="spellEnd"/>
      <w:r w:rsidRPr="008D452D">
        <w:rPr>
          <w:iCs/>
          <w:sz w:val="22"/>
          <w:szCs w:val="22"/>
        </w:rPr>
        <w:t>. Oznacza to, że ustawa wprost dopuszcza współpracę radców prawnych z takimi spółkami kapitałowymi w ramach świadczenia pomocy prawnej, a więc spełniony jest również drugi ze wskazanych powyżej warunków uznania tych spółek za niemieszczące się w kategorii podmiotów nieuprawnionych w rozumieniu art. 25a ust. 2 KERP.</w:t>
      </w:r>
      <w:r w:rsidR="00645C51" w:rsidRPr="008D452D">
        <w:rPr>
          <w:iCs/>
          <w:sz w:val="22"/>
          <w:szCs w:val="22"/>
        </w:rPr>
        <w:t xml:space="preserve"> Trzeci warunek musi zostać spełniony poprzez zawarcie odpowiedniej umowy między radcą prawnym a spółką, która gwarantować będzie poszanowanie zasad etyki zawodowej radcy prawnego.</w:t>
      </w:r>
    </w:p>
    <w:p w14:paraId="65CF2199" w14:textId="51D3D7F0" w:rsidR="00364EBF" w:rsidRPr="008D452D" w:rsidRDefault="00364EBF" w:rsidP="00364EBF">
      <w:pPr>
        <w:pStyle w:val="Akapitzlist"/>
        <w:numPr>
          <w:ilvl w:val="0"/>
          <w:numId w:val="245"/>
        </w:numPr>
        <w:tabs>
          <w:tab w:val="left" w:pos="499"/>
        </w:tabs>
        <w:spacing w:before="1" w:line="276" w:lineRule="auto"/>
        <w:ind w:right="164"/>
        <w:jc w:val="both"/>
      </w:pPr>
      <w:r w:rsidRPr="008D452D">
        <w:rPr>
          <w:color w:val="231F20"/>
        </w:rPr>
        <w:t>Postanowienie art. 25a KERP znajduje pełne zastosowanie również do prawników zagranicznych oraz aplikantów radcowskich.</w:t>
      </w:r>
    </w:p>
    <w:p w14:paraId="54F78B18" w14:textId="77777777" w:rsidR="00F3332E" w:rsidRPr="008D452D" w:rsidRDefault="00F3332E" w:rsidP="00B87D54">
      <w:pPr>
        <w:pStyle w:val="Akapitzlist"/>
        <w:numPr>
          <w:ilvl w:val="0"/>
          <w:numId w:val="245"/>
        </w:numPr>
        <w:tabs>
          <w:tab w:val="left" w:pos="700"/>
        </w:tabs>
        <w:spacing w:line="276" w:lineRule="auto"/>
        <w:ind w:left="0"/>
        <w:jc w:val="both"/>
      </w:pPr>
      <w:r w:rsidRPr="008D452D">
        <w:rPr>
          <w:color w:val="231F20"/>
        </w:rPr>
        <w:t>Tezy z orzecznictwa</w:t>
      </w:r>
    </w:p>
    <w:p w14:paraId="724D1401" w14:textId="2540F461" w:rsidR="00F3332E" w:rsidRPr="008D452D" w:rsidRDefault="00F3332E" w:rsidP="00B87D54">
      <w:pPr>
        <w:pStyle w:val="Tekstpodstawowy"/>
        <w:spacing w:before="47" w:line="276" w:lineRule="auto"/>
        <w:rPr>
          <w:sz w:val="22"/>
          <w:szCs w:val="22"/>
        </w:rPr>
      </w:pPr>
      <w:r w:rsidRPr="008D452D">
        <w:rPr>
          <w:color w:val="231F20"/>
          <w:sz w:val="22"/>
          <w:szCs w:val="22"/>
        </w:rPr>
        <w:t>Orzeczenie OSD z 17</w:t>
      </w:r>
      <w:r w:rsidR="00BE1E0E">
        <w:rPr>
          <w:color w:val="231F20"/>
          <w:sz w:val="22"/>
          <w:szCs w:val="22"/>
        </w:rPr>
        <w:t>.06.</w:t>
      </w:r>
      <w:r w:rsidRPr="008D452D">
        <w:rPr>
          <w:color w:val="231F20"/>
          <w:sz w:val="22"/>
          <w:szCs w:val="22"/>
        </w:rPr>
        <w:t>2020 r.</w:t>
      </w:r>
      <w:r w:rsidR="00BE1E0E">
        <w:rPr>
          <w:color w:val="231F20"/>
          <w:sz w:val="22"/>
          <w:szCs w:val="22"/>
        </w:rPr>
        <w:t>,</w:t>
      </w:r>
      <w:r w:rsidRPr="008D452D">
        <w:rPr>
          <w:color w:val="231F20"/>
          <w:sz w:val="22"/>
          <w:szCs w:val="22"/>
        </w:rPr>
        <w:t xml:space="preserve"> D 232/19:</w:t>
      </w:r>
    </w:p>
    <w:p w14:paraId="120556B6" w14:textId="37A64953" w:rsidR="00F3332E" w:rsidRPr="008D452D" w:rsidRDefault="00F3332E" w:rsidP="00B87D54">
      <w:pPr>
        <w:spacing w:before="19" w:line="276" w:lineRule="auto"/>
        <w:ind w:right="48" w:firstLine="226"/>
        <w:jc w:val="both"/>
        <w:rPr>
          <w:i/>
        </w:rPr>
      </w:pPr>
      <w:r w:rsidRPr="008D452D">
        <w:rPr>
          <w:i/>
          <w:color w:val="231F20"/>
        </w:rPr>
        <w:t>Niewątpliwym faktem było świadczenie przez Obwinionego pomocy prawnej na rzecz Pokrzywdzonej w formie zastępstwa procesowego. Rzeczona usługa wpisywała się w relację, jaka zachodziła między Pokrzywdzoną a spółkami Kancelaria L. sp. z o.o. oraz Kancelaria H. sp. z o.o. Istotną okolicznością w sprawie jest, że do nawiązania relacji między Obwinionym i Pokrzywdzoną doszło w związku z wykonywaniem umowy zawartej przez Pokrzywdzoną ze spółką Kancelaria L. sp. z o.o. Z powodu decyzji Pokrzywdzonej o wytoczeniu powództwa, niezbędne okazało się ustanowienie zawodowego pełnomocnika, który w zastępstwie spółki mógłby świadczyć usługę objętą umową, której stroną była spółka. W ten sposób doszło do powstania sytuacji, w której Obwiniony traktował wprawdzie Pokrzywdzoną jako swojego klienta z powodu uzyskania pełnomocnictwa, jednakże wynagrodzenie należne za świadczenie pomocy prawnej miało być rozliczane za pośrednictwem spółki Kancelaria L. sp. z o.o.</w:t>
      </w:r>
    </w:p>
    <w:p w14:paraId="71DC50C4" w14:textId="77777777" w:rsidR="00F3332E" w:rsidRPr="008D452D" w:rsidRDefault="00F3332E" w:rsidP="00B87D54">
      <w:pPr>
        <w:spacing w:line="276" w:lineRule="auto"/>
        <w:ind w:right="47" w:firstLine="226"/>
        <w:jc w:val="both"/>
        <w:rPr>
          <w:i/>
        </w:rPr>
      </w:pPr>
      <w:r w:rsidRPr="008D452D">
        <w:rPr>
          <w:i/>
          <w:color w:val="231F20"/>
        </w:rPr>
        <w:t>Dokładnie taki sam schemat został powielony we współpracy między Pokrzywdzoną, Obwinionym i spółką Kancelaria H. sp. z o.o. W tym przypadku należało mieć na uwadze również fakt, że do zawarcia umowy przez Pokrzywdzoną z powołaną spółką doszło na podstawie propozycji Obwinionego, który nie zaoferował zawarcia umowy bezpośrednio ze sobą pomimo wykonywania zawodu w formie kancelarii radcy prawnego.</w:t>
      </w:r>
    </w:p>
    <w:p w14:paraId="6D353D6F" w14:textId="5CE53A55" w:rsidR="00F3332E" w:rsidRPr="008D452D" w:rsidRDefault="00F3332E" w:rsidP="00B87D54">
      <w:pPr>
        <w:spacing w:line="276" w:lineRule="auto"/>
        <w:ind w:right="162" w:firstLine="226"/>
        <w:jc w:val="both"/>
        <w:rPr>
          <w:i/>
        </w:rPr>
      </w:pPr>
      <w:r w:rsidRPr="008D452D">
        <w:rPr>
          <w:i/>
          <w:color w:val="231F20"/>
        </w:rPr>
        <w:t>W ocenie Sądu, ustalony stan faktyczny w powyższym zakresie prowadzi do wniosku o naruszeniu przez Obwinionego art. 8 ust. 1 u.r.pr. poprzez podjęcie wykonywania zawodu w formie niedopuszczonej przez tę ustawę.</w:t>
      </w:r>
      <w:r w:rsidR="005B6FCD" w:rsidRPr="008D452D">
        <w:rPr>
          <w:i/>
          <w:color w:val="231F20"/>
        </w:rPr>
        <w:t xml:space="preserve"> </w:t>
      </w:r>
      <w:r w:rsidRPr="008D452D">
        <w:rPr>
          <w:i/>
          <w:color w:val="231F20"/>
        </w:rPr>
        <w:t>[…]</w:t>
      </w:r>
    </w:p>
    <w:p w14:paraId="2E82AC82" w14:textId="1FC3E26C" w:rsidR="00F3332E" w:rsidRPr="008D452D" w:rsidRDefault="00F3332E" w:rsidP="00B87D54">
      <w:pPr>
        <w:spacing w:line="276" w:lineRule="auto"/>
        <w:ind w:right="162" w:firstLine="226"/>
        <w:jc w:val="both"/>
        <w:rPr>
          <w:i/>
        </w:rPr>
      </w:pPr>
      <w:r w:rsidRPr="008D452D">
        <w:rPr>
          <w:i/>
          <w:color w:val="231F20"/>
        </w:rPr>
        <w:t xml:space="preserve">Powyższe doprowadziło do przełamania zasady osobistej relacji między radcą prawnym i jego </w:t>
      </w:r>
      <w:r w:rsidRPr="008D452D">
        <w:rPr>
          <w:i/>
          <w:color w:val="231F20"/>
        </w:rPr>
        <w:lastRenderedPageBreak/>
        <w:t>klientem, wprowadziło nieprzewidziany prawem ani zasadami etyki dodatkowy podmiot zaangażowany w proces świadczenia pomocy prawnej. Takie ukształtowanie stosunków z klientem rodzi niezrozumienie, jakie można odczytać w zeznaniach Pokrzywdzonej, w których wyraża zdziwienie wobec braku zaangażowania Obwinionego w prowadzenie jej sprawy pomimo ustalenia wysokiego, w jej ocenie, wynagrodzenia na rzecz spółki kapitałowej. Powyższe prowadzi do zakwestionowania jednej z podstawowych zasad wykonywania zawodu jaką jest zaufanie klienta do jego pełnomocnika.</w:t>
      </w:r>
    </w:p>
    <w:p w14:paraId="6620C154" w14:textId="439C2A2A" w:rsidR="00F3332E" w:rsidRPr="008D452D" w:rsidRDefault="00F3332E" w:rsidP="00B87D54">
      <w:pPr>
        <w:pStyle w:val="Tekstpodstawowy"/>
        <w:spacing w:before="48" w:line="276" w:lineRule="auto"/>
        <w:jc w:val="both"/>
        <w:rPr>
          <w:sz w:val="22"/>
          <w:szCs w:val="22"/>
        </w:rPr>
      </w:pPr>
      <w:r w:rsidRPr="008D452D">
        <w:rPr>
          <w:color w:val="231F20"/>
          <w:sz w:val="22"/>
          <w:szCs w:val="22"/>
        </w:rPr>
        <w:t>Orzeczenie OSD z 6</w:t>
      </w:r>
      <w:r w:rsidR="00FC3512">
        <w:rPr>
          <w:color w:val="231F20"/>
          <w:sz w:val="22"/>
          <w:szCs w:val="22"/>
        </w:rPr>
        <w:t>.07.</w:t>
      </w:r>
      <w:r w:rsidRPr="008D452D">
        <w:rPr>
          <w:color w:val="231F20"/>
          <w:sz w:val="22"/>
          <w:szCs w:val="22"/>
        </w:rPr>
        <w:t>2020 r.</w:t>
      </w:r>
      <w:r w:rsidR="00FC3512">
        <w:rPr>
          <w:color w:val="231F20"/>
          <w:sz w:val="22"/>
          <w:szCs w:val="22"/>
        </w:rPr>
        <w:t>,</w:t>
      </w:r>
      <w:r w:rsidRPr="008D452D">
        <w:rPr>
          <w:color w:val="231F20"/>
          <w:sz w:val="22"/>
          <w:szCs w:val="22"/>
        </w:rPr>
        <w:t xml:space="preserve"> D 21/20:</w:t>
      </w:r>
    </w:p>
    <w:p w14:paraId="11A5A602" w14:textId="6DF9CD2E" w:rsidR="00F3332E" w:rsidRPr="008D452D" w:rsidRDefault="00F3332E" w:rsidP="00B87D54">
      <w:pPr>
        <w:spacing w:before="18" w:line="276" w:lineRule="auto"/>
        <w:ind w:right="161" w:firstLine="226"/>
        <w:jc w:val="both"/>
        <w:rPr>
          <w:i/>
        </w:rPr>
      </w:pPr>
      <w:r w:rsidRPr="008D452D">
        <w:rPr>
          <w:i/>
          <w:color w:val="231F20"/>
        </w:rPr>
        <w:t>Obwiniony na podstawie zawartej umowy współpracy nawiązał z P. relację prawną niedopuszczalną i nieprawidłową z punktu widzenia u.r.pr. W ocenie Okręgowego Sądu Dyscyplinarnego sytuacja, w której radca prawny świadczy pomoc prawną na rzecz klientów P., ale nie na ich zlecenie, lecz na zlecenie Zakładu na podstawie zawartej z Zakładem umowy współpracy jest sprzeczna z art. 8 ustawy o radcach prawnych. Przepis ten przewiduje enumeratywny katalog form świadczenia pomocy prawnej na rzecz klientów. Nie jest dopuszczalne wykonywanie pomocy prawnej za pośrednictwem podmiotu (takiego jak P.), który nie jest kancelarią prawną albo jedną ze spółek wymienionych w art. 8 u.r.pr. Radca prawny wpisany na listę radców prawnych, nie może bowiem obchodzić prawa, czyli zakazu świadczenia pomocy prawnej w formie spółki kapitałowej. […] świadcząc pomoc prawną na rzecz klientów P. naruszał tajemnicę zawodową lub stwarzał znaczne zagrożenie jej naruszenia (polegające na przekazywaniu informacji objętych tajemnicą zawodową radcy prawnego podmiotowi nie będącemu klientem radcy prawnego, tj. P.) poza sporem pozostają okoliczności przyznane przez Obwinionego, iż nie zawierał umów bezpośrednio z klientami P., tylko że umowy zawierał wyłącznie Z. Obwiniony działał na rzecz klientów P. na podstawie otrzymywanych od nich pełnomocnictw procesowych. Sąd Najwyższy w wyroku z […] r. w sprawie […] stwierdził, że radca prawny wykonujący zawód w ramach stosunku pracy lub umowy zlecenia, świadczy pomoc prawną wyłącznie na rzecz pracodawcy lub zleceniodawcy, a nie na rzecz ich klientów. Radca prawny nie powinien zatem świadczyć pomocy prawnej klientom zleceniodawcy, jeżeli nie on sam, ale zleceniodawca jest stroną umowy z klientem. Należy zatem stwierdzić, że Obwiniony świadcząc pomoc prawną na rzecz klientów P., nie mając zawartych z nimi umów, dopuścił się obejścia tego zakazu.</w:t>
      </w:r>
    </w:p>
    <w:p w14:paraId="3F0E547E" w14:textId="141CBEE4" w:rsidR="00F3332E" w:rsidRPr="008D452D" w:rsidRDefault="00F3332E" w:rsidP="00B87D54">
      <w:pPr>
        <w:pStyle w:val="Tekstpodstawowy"/>
        <w:spacing w:before="16" w:line="276" w:lineRule="auto"/>
        <w:rPr>
          <w:i/>
          <w:sz w:val="22"/>
          <w:szCs w:val="22"/>
        </w:rPr>
      </w:pPr>
    </w:p>
    <w:p w14:paraId="49C365FB" w14:textId="77777777" w:rsidR="00301207" w:rsidRPr="008D452D" w:rsidRDefault="00301207" w:rsidP="00B87D54">
      <w:pPr>
        <w:pStyle w:val="Nagwek3"/>
        <w:spacing w:line="276" w:lineRule="auto"/>
        <w:ind w:left="0"/>
        <w:jc w:val="center"/>
        <w:rPr>
          <w:sz w:val="22"/>
          <w:szCs w:val="22"/>
        </w:rPr>
      </w:pPr>
      <w:r w:rsidRPr="008D452D">
        <w:rPr>
          <w:color w:val="231F20"/>
          <w:sz w:val="22"/>
          <w:szCs w:val="22"/>
        </w:rPr>
        <w:t>Art. 26</w:t>
      </w:r>
    </w:p>
    <w:p w14:paraId="07C084F9" w14:textId="0CCD9689" w:rsidR="00770790" w:rsidRPr="008D452D" w:rsidRDefault="00770790" w:rsidP="00B87D54">
      <w:pPr>
        <w:pStyle w:val="Akapitzlist"/>
        <w:spacing w:line="276" w:lineRule="auto"/>
        <w:ind w:left="0" w:firstLine="0"/>
        <w:contextualSpacing/>
        <w:rPr>
          <w:b/>
          <w:bCs/>
        </w:rPr>
      </w:pPr>
      <w:r w:rsidRPr="008D452D">
        <w:rPr>
          <w:b/>
          <w:bCs/>
        </w:rPr>
        <w:t>1.</w:t>
      </w:r>
      <w:r w:rsidRPr="008D452D">
        <w:rPr>
          <w:bCs/>
        </w:rPr>
        <w:t xml:space="preserve"> </w:t>
      </w:r>
      <w:r w:rsidRPr="008D452D">
        <w:rPr>
          <w:b/>
          <w:bCs/>
        </w:rPr>
        <w:t>Radca prawny nie może świadczyć pomocy prawnej, jeżeli wykonywanie czynności zawodowych naruszałoby tajemnicę zawodową lub stwarzało znaczne zagrożenie jej naruszenia, ograniczałoby jego niezależność lub stwarzało znaczne zagrożenie jej naruszenia, albo gdy posiadana przez niego wiedza o sprawach innego klienta lub osób, na rzecz których uprzednio wykonywał czynności zawodowe, dawałaby klientowi nieuzasadnioną przewagę.</w:t>
      </w:r>
    </w:p>
    <w:p w14:paraId="1B0D8D26" w14:textId="2A8086A5" w:rsidR="00770790" w:rsidRPr="008D452D" w:rsidRDefault="00770790" w:rsidP="00B87D54">
      <w:pPr>
        <w:pStyle w:val="Akapitzlist"/>
        <w:spacing w:line="276" w:lineRule="auto"/>
        <w:ind w:left="0" w:firstLine="0"/>
        <w:contextualSpacing/>
        <w:rPr>
          <w:b/>
          <w:bCs/>
        </w:rPr>
      </w:pPr>
      <w:r w:rsidRPr="008D452D">
        <w:rPr>
          <w:b/>
          <w:bCs/>
        </w:rPr>
        <w:t>2.</w:t>
      </w:r>
      <w:r w:rsidRPr="008D452D">
        <w:rPr>
          <w:bCs/>
        </w:rPr>
        <w:t xml:space="preserve"> </w:t>
      </w:r>
      <w:r w:rsidRPr="008D452D">
        <w:rPr>
          <w:b/>
          <w:bCs/>
        </w:rPr>
        <w:t>uchylony</w:t>
      </w:r>
    </w:p>
    <w:p w14:paraId="1D6FC29B" w14:textId="30686E0A" w:rsidR="00770790" w:rsidRPr="008D452D" w:rsidRDefault="00770790" w:rsidP="00B87D54">
      <w:pPr>
        <w:pStyle w:val="Akapitzlist"/>
        <w:spacing w:line="276" w:lineRule="auto"/>
        <w:ind w:left="0" w:firstLine="0"/>
        <w:contextualSpacing/>
        <w:rPr>
          <w:b/>
          <w:bCs/>
        </w:rPr>
      </w:pPr>
      <w:r w:rsidRPr="008D452D">
        <w:rPr>
          <w:b/>
          <w:bCs/>
        </w:rPr>
        <w:t>3. uchylony</w:t>
      </w:r>
    </w:p>
    <w:p w14:paraId="1C7AA54B" w14:textId="77777777" w:rsidR="00301207" w:rsidRPr="008D452D" w:rsidRDefault="00301207" w:rsidP="00B87D54">
      <w:pPr>
        <w:pStyle w:val="Tekstpodstawowy"/>
        <w:spacing w:before="17" w:line="276" w:lineRule="auto"/>
        <w:rPr>
          <w:b/>
          <w:sz w:val="22"/>
          <w:szCs w:val="22"/>
        </w:rPr>
      </w:pPr>
    </w:p>
    <w:p w14:paraId="2823F186" w14:textId="0FB872E4" w:rsidR="00301207" w:rsidRPr="008D452D" w:rsidRDefault="00301207" w:rsidP="00B87D54">
      <w:pPr>
        <w:pStyle w:val="Akapitzlist"/>
        <w:numPr>
          <w:ilvl w:val="1"/>
          <w:numId w:val="25"/>
        </w:numPr>
        <w:tabs>
          <w:tab w:val="left" w:pos="645"/>
        </w:tabs>
        <w:spacing w:line="276" w:lineRule="auto"/>
        <w:ind w:left="0" w:firstLine="226"/>
        <w:jc w:val="both"/>
      </w:pPr>
      <w:r w:rsidRPr="008D452D">
        <w:rPr>
          <w:color w:val="231F20"/>
        </w:rPr>
        <w:t xml:space="preserve">Postanowienie to otwiera grupę unormowań dotyczących konfliktu interesów, a więc takiej sytuacji, w której radca prawny działa lub może działać na rzecz kilku pozostających w sprzeczności interesów, co uniemożliwia skuteczną realizację któregoś z nich. Ogólną zasadą w tym zakresie jest oczywiście </w:t>
      </w:r>
      <w:r w:rsidRPr="008D452D">
        <w:rPr>
          <w:b/>
          <w:color w:val="231F20"/>
        </w:rPr>
        <w:t>unikanie konfliktu interesów, co jednakże wymaga dopiero doprecyzowania</w:t>
      </w:r>
      <w:r w:rsidRPr="008D452D">
        <w:rPr>
          <w:color w:val="231F20"/>
        </w:rPr>
        <w:t>, jakie konkretnie sytuacje są uznawane</w:t>
      </w:r>
      <w:r w:rsidR="009C780F" w:rsidRPr="008D452D">
        <w:rPr>
          <w:color w:val="231F20"/>
        </w:rPr>
        <w:t xml:space="preserve"> za konflikt</w:t>
      </w:r>
      <w:r w:rsidRPr="008D452D">
        <w:rPr>
          <w:color w:val="231F20"/>
        </w:rPr>
        <w:t xml:space="preserve"> oraz w jaki sposób postępować, gdy </w:t>
      </w:r>
      <w:r w:rsidR="009C780F">
        <w:rPr>
          <w:color w:val="231F20"/>
        </w:rPr>
        <w:t>ten</w:t>
      </w:r>
      <w:r w:rsidR="009C780F" w:rsidRPr="008D452D">
        <w:rPr>
          <w:color w:val="231F20"/>
        </w:rPr>
        <w:t xml:space="preserve"> </w:t>
      </w:r>
      <w:r w:rsidRPr="008D452D">
        <w:rPr>
          <w:color w:val="231F20"/>
        </w:rPr>
        <w:t xml:space="preserve">wystąpi. W konsekwencji tradycyjnie problematykę tę dzieli się na dwie grupy (zob. A. </w:t>
      </w:r>
      <w:proofErr w:type="spellStart"/>
      <w:r w:rsidRPr="008D452D">
        <w:rPr>
          <w:color w:val="231F20"/>
        </w:rPr>
        <w:t>Lewicka-Strzałecka</w:t>
      </w:r>
      <w:proofErr w:type="spellEnd"/>
      <w:r w:rsidRPr="008D452D">
        <w:rPr>
          <w:color w:val="231F20"/>
        </w:rPr>
        <w:t xml:space="preserve">, </w:t>
      </w:r>
      <w:r w:rsidRPr="008D452D">
        <w:rPr>
          <w:i/>
          <w:color w:val="231F20"/>
        </w:rPr>
        <w:t>Teoretyczne i praktyczne aspekty identyfikacji i ograniczania konfliktu interesów</w:t>
      </w:r>
      <w:r w:rsidRPr="008D452D">
        <w:rPr>
          <w:color w:val="231F20"/>
        </w:rPr>
        <w:t xml:space="preserve"> </w:t>
      </w:r>
      <w:r w:rsidR="008143B3">
        <w:rPr>
          <w:color w:val="231F20"/>
        </w:rPr>
        <w:t>[</w:t>
      </w:r>
      <w:r w:rsidRPr="008D452D">
        <w:rPr>
          <w:color w:val="231F20"/>
        </w:rPr>
        <w:t>w</w:t>
      </w:r>
      <w:r w:rsidRPr="00C208E7">
        <w:rPr>
          <w:iCs/>
          <w:color w:val="231F20"/>
        </w:rPr>
        <w:t>:</w:t>
      </w:r>
      <w:r w:rsidR="008143B3" w:rsidRPr="00C208E7">
        <w:rPr>
          <w:iCs/>
          <w:color w:val="231F20"/>
        </w:rPr>
        <w:t>]</w:t>
      </w:r>
      <w:r w:rsidRPr="008D452D">
        <w:rPr>
          <w:i/>
          <w:color w:val="231F20"/>
        </w:rPr>
        <w:t xml:space="preserve"> Konflikt interesów – konflikt wartości</w:t>
      </w:r>
      <w:r w:rsidRPr="008D452D">
        <w:rPr>
          <w:color w:val="231F20"/>
        </w:rPr>
        <w:t xml:space="preserve">, </w:t>
      </w:r>
      <w:r w:rsidR="00C96739">
        <w:rPr>
          <w:color w:val="231F20"/>
        </w:rPr>
        <w:t xml:space="preserve">red. </w:t>
      </w:r>
      <w:r w:rsidRPr="008D452D">
        <w:rPr>
          <w:color w:val="231F20"/>
        </w:rPr>
        <w:t>A. Węgrzecki, Kraków 2005, s. 7).</w:t>
      </w:r>
    </w:p>
    <w:p w14:paraId="05F5709F" w14:textId="68E75548" w:rsidR="00301207" w:rsidRPr="008D452D" w:rsidRDefault="00301207" w:rsidP="00B87D54">
      <w:pPr>
        <w:pStyle w:val="Tekstpodstawowy"/>
        <w:spacing w:line="276" w:lineRule="auto"/>
        <w:ind w:right="48" w:firstLine="543"/>
        <w:jc w:val="both"/>
        <w:rPr>
          <w:color w:val="231F20"/>
          <w:sz w:val="22"/>
          <w:szCs w:val="22"/>
        </w:rPr>
      </w:pPr>
      <w:r w:rsidRPr="008D452D">
        <w:rPr>
          <w:color w:val="231F20"/>
          <w:sz w:val="22"/>
          <w:szCs w:val="22"/>
        </w:rPr>
        <w:t xml:space="preserve">Po pierwsze, są to tzw. standardy konfliktu interesów, które określają sytuacje będące konfliktem. </w:t>
      </w:r>
      <w:r w:rsidR="00D14C06" w:rsidRPr="008D452D">
        <w:rPr>
          <w:color w:val="231F20"/>
          <w:sz w:val="22"/>
          <w:szCs w:val="22"/>
        </w:rPr>
        <w:lastRenderedPageBreak/>
        <w:t xml:space="preserve">Zgodnie </w:t>
      </w:r>
      <w:r w:rsidR="009C780F">
        <w:rPr>
          <w:color w:val="231F20"/>
          <w:sz w:val="22"/>
          <w:szCs w:val="22"/>
        </w:rPr>
        <w:t xml:space="preserve">z </w:t>
      </w:r>
      <w:r w:rsidR="00D14C06" w:rsidRPr="008D452D">
        <w:rPr>
          <w:color w:val="231F20"/>
          <w:sz w:val="22"/>
          <w:szCs w:val="22"/>
        </w:rPr>
        <w:t>art. 10 ust. 2</w:t>
      </w:r>
      <w:r w:rsidR="009C780F">
        <w:rPr>
          <w:color w:val="231F20"/>
          <w:sz w:val="22"/>
          <w:szCs w:val="22"/>
        </w:rPr>
        <w:t>,</w:t>
      </w:r>
      <w:r w:rsidR="00D14C06" w:rsidRPr="008D452D">
        <w:rPr>
          <w:color w:val="231F20"/>
          <w:sz w:val="22"/>
          <w:szCs w:val="22"/>
        </w:rPr>
        <w:t xml:space="preserve"> dodanym do KERP nowelizacją 2022 </w:t>
      </w:r>
      <w:r w:rsidR="005B6FCD" w:rsidRPr="008D452D">
        <w:rPr>
          <w:color w:val="231F20"/>
          <w:sz w:val="22"/>
          <w:szCs w:val="22"/>
        </w:rPr>
        <w:t>r.</w:t>
      </w:r>
      <w:r w:rsidR="00D14C06" w:rsidRPr="008D452D">
        <w:rPr>
          <w:color w:val="231F20"/>
          <w:sz w:val="22"/>
          <w:szCs w:val="22"/>
        </w:rPr>
        <w:t>, konflikt interesów występuje w przypadkach, o których mowa w art. 26–30. Przesądzono w ten sposób wyraźnie, że konflikt interesów w sensie materialnym występuje jedynie w sytuacjach, o których mowa w tych przepisach. Jednocześnie rozstrzygnięto wątpliwości co do charakteru omawianego postanowienia. Obecnie należy wyróżnić dwie podstawowe grupy przesłanek konfliktu interesów, tj.: ogólne (art. 26 KERP) oraz szczególne (art. 27</w:t>
      </w:r>
      <w:r w:rsidR="005B6FCD" w:rsidRPr="008D452D">
        <w:rPr>
          <w:color w:val="231F20"/>
          <w:sz w:val="22"/>
          <w:szCs w:val="22"/>
        </w:rPr>
        <w:t>–</w:t>
      </w:r>
      <w:r w:rsidR="00D14C06" w:rsidRPr="008D452D">
        <w:rPr>
          <w:color w:val="231F20"/>
          <w:sz w:val="22"/>
          <w:szCs w:val="22"/>
        </w:rPr>
        <w:t>30 KERP).</w:t>
      </w:r>
      <w:r w:rsidR="00371B20" w:rsidRPr="008D452D">
        <w:rPr>
          <w:color w:val="231F20"/>
          <w:sz w:val="22"/>
          <w:szCs w:val="22"/>
        </w:rPr>
        <w:t xml:space="preserve"> </w:t>
      </w:r>
      <w:r w:rsidR="00D14C06" w:rsidRPr="008D452D">
        <w:rPr>
          <w:color w:val="231F20"/>
          <w:sz w:val="22"/>
          <w:szCs w:val="22"/>
        </w:rPr>
        <w:t xml:space="preserve">Podczas badania konfliktu interesów pierwszeństwo należy dać przesłankom szczególnym. Dopiero gdy żadna z przesłanek szczególnych nie zostanie spełniona, należy przystąpić do zbadania, czy nie zachodzą przesłanki ogólne. </w:t>
      </w:r>
      <w:r w:rsidR="00371B20" w:rsidRPr="008D452D">
        <w:rPr>
          <w:color w:val="231F20"/>
          <w:sz w:val="22"/>
          <w:szCs w:val="22"/>
        </w:rPr>
        <w:t xml:space="preserve">Jeśli chodzi o przesłanki szczególne, to wyróżnia </w:t>
      </w:r>
      <w:r w:rsidRPr="008D452D">
        <w:rPr>
          <w:color w:val="231F20"/>
          <w:sz w:val="22"/>
          <w:szCs w:val="22"/>
        </w:rPr>
        <w:t>się w tym zakresie cztery podstawowe konfiguracje podmiotowe wyznaczające standardy</w:t>
      </w:r>
      <w:r w:rsidR="00371B20" w:rsidRPr="008D452D">
        <w:rPr>
          <w:color w:val="231F20"/>
          <w:sz w:val="22"/>
          <w:szCs w:val="22"/>
        </w:rPr>
        <w:t xml:space="preserve"> w tym zakresie</w:t>
      </w:r>
      <w:r w:rsidRPr="008D452D">
        <w:rPr>
          <w:color w:val="231F20"/>
          <w:sz w:val="22"/>
          <w:szCs w:val="22"/>
        </w:rPr>
        <w:t xml:space="preserve">. Są to konflikt między interesami aktualnych klientów uregulowany w art. 28 ust. 1 i 2 oraz art. 29 ust. 1 pkt 1 KERP, konflikt między interesem aktualnego i byłego klienta uregulowany w art. 28 ust. 3 oraz art. 29 ust. 1 pkt 2 KERP, konflikt między interesem radcy prawnego oraz klienta uregulowany w art. 30 KERP oraz konflikt z udziałem lub za pośrednictwem osoby trzeciej uregulowany w art. 27 KERP (zob. M. </w:t>
      </w:r>
      <w:proofErr w:type="spellStart"/>
      <w:r w:rsidRPr="008D452D">
        <w:rPr>
          <w:color w:val="231F20"/>
          <w:sz w:val="22"/>
          <w:szCs w:val="22"/>
        </w:rPr>
        <w:t>Jurzyk</w:t>
      </w:r>
      <w:proofErr w:type="spellEnd"/>
      <w:r w:rsidRPr="008D452D">
        <w:rPr>
          <w:color w:val="231F20"/>
          <w:sz w:val="22"/>
          <w:szCs w:val="22"/>
        </w:rPr>
        <w:t xml:space="preserve">, </w:t>
      </w:r>
      <w:r w:rsidRPr="008D452D">
        <w:rPr>
          <w:i/>
          <w:color w:val="231F20"/>
          <w:sz w:val="22"/>
          <w:szCs w:val="22"/>
        </w:rPr>
        <w:t>Wybrane zagadnienia kolizji interesów w amerykańskiej praktyce prawniczej</w:t>
      </w:r>
      <w:r w:rsidRPr="008D452D">
        <w:rPr>
          <w:color w:val="231F20"/>
          <w:sz w:val="22"/>
          <w:szCs w:val="22"/>
        </w:rPr>
        <w:t xml:space="preserve">, </w:t>
      </w:r>
      <w:proofErr w:type="spellStart"/>
      <w:r w:rsidR="00CD5090">
        <w:rPr>
          <w:color w:val="231F20"/>
          <w:sz w:val="22"/>
          <w:szCs w:val="22"/>
        </w:rPr>
        <w:t>R.Pr</w:t>
      </w:r>
      <w:proofErr w:type="spellEnd"/>
      <w:r w:rsidR="00CD5090">
        <w:rPr>
          <w:color w:val="231F20"/>
          <w:sz w:val="22"/>
          <w:szCs w:val="22"/>
        </w:rPr>
        <w:t>.</w:t>
      </w:r>
      <w:r w:rsidRPr="008D452D">
        <w:rPr>
          <w:color w:val="231F20"/>
          <w:sz w:val="22"/>
          <w:szCs w:val="22"/>
        </w:rPr>
        <w:t xml:space="preserve"> 2002</w:t>
      </w:r>
      <w:r w:rsidR="00CD5090">
        <w:rPr>
          <w:color w:val="231F20"/>
          <w:sz w:val="22"/>
          <w:szCs w:val="22"/>
        </w:rPr>
        <w:t>/</w:t>
      </w:r>
      <w:r w:rsidRPr="008D452D">
        <w:rPr>
          <w:color w:val="231F20"/>
          <w:sz w:val="22"/>
          <w:szCs w:val="22"/>
        </w:rPr>
        <w:t>3).</w:t>
      </w:r>
    </w:p>
    <w:p w14:paraId="201926B5" w14:textId="014C8D94" w:rsidR="00301207" w:rsidRPr="008D452D" w:rsidRDefault="00301207" w:rsidP="00B87D54">
      <w:pPr>
        <w:spacing w:before="99" w:line="276" w:lineRule="auto"/>
        <w:ind w:firstLine="708"/>
        <w:jc w:val="both"/>
      </w:pPr>
      <w:r w:rsidRPr="008D452D">
        <w:rPr>
          <w:color w:val="231F20"/>
        </w:rPr>
        <w:t>Po drugie, są to zagadnienia związane z zarządzaniem konfliktem interesów, takie jak sposób jego badania i rozstrzygania wątpliwości w tym zakresie</w:t>
      </w:r>
      <w:r w:rsidR="00D14C06" w:rsidRPr="008D452D">
        <w:rPr>
          <w:color w:val="231F20"/>
        </w:rPr>
        <w:t xml:space="preserve">. </w:t>
      </w:r>
      <w:r w:rsidR="00371B20" w:rsidRPr="008D452D">
        <w:rPr>
          <w:color w:val="231F20"/>
        </w:rPr>
        <w:t xml:space="preserve">Przed nowelizacją z 2022 </w:t>
      </w:r>
      <w:r w:rsidR="005B6FCD" w:rsidRPr="008D452D">
        <w:rPr>
          <w:color w:val="231F20"/>
        </w:rPr>
        <w:t xml:space="preserve">r. </w:t>
      </w:r>
      <w:r w:rsidR="00371B20" w:rsidRPr="008D452D">
        <w:rPr>
          <w:color w:val="231F20"/>
        </w:rPr>
        <w:t xml:space="preserve">były one uregulowane w pewnym zakresie w omawianym postanowieniu. Obecnie, wskutek wprowadzenie istotnych zmian, obejmują one: obowiązek badania konfliktu przed przystąpieniem do udzielania pomocy prawnej </w:t>
      </w:r>
      <w:r w:rsidR="00C8730E">
        <w:rPr>
          <w:color w:val="231F20"/>
        </w:rPr>
        <w:t>(</w:t>
      </w:r>
      <w:r w:rsidR="00371B20" w:rsidRPr="008D452D">
        <w:rPr>
          <w:color w:val="231F20"/>
        </w:rPr>
        <w:t>art. 30a ust. 1 KERP</w:t>
      </w:r>
      <w:r w:rsidR="00C8730E">
        <w:rPr>
          <w:color w:val="231F20"/>
        </w:rPr>
        <w:t>)</w:t>
      </w:r>
      <w:r w:rsidR="00371B20" w:rsidRPr="008D452D">
        <w:rPr>
          <w:color w:val="231F20"/>
        </w:rPr>
        <w:t xml:space="preserve">, </w:t>
      </w:r>
      <w:r w:rsidRPr="008D452D">
        <w:rPr>
          <w:color w:val="231F20"/>
        </w:rPr>
        <w:t>postępowani</w:t>
      </w:r>
      <w:r w:rsidR="00371B20" w:rsidRPr="008D452D">
        <w:rPr>
          <w:color w:val="231F20"/>
        </w:rPr>
        <w:t>e</w:t>
      </w:r>
      <w:r w:rsidRPr="008D452D">
        <w:rPr>
          <w:color w:val="231F20"/>
        </w:rPr>
        <w:t xml:space="preserve"> w przypadku ujawnienia się </w:t>
      </w:r>
      <w:r w:rsidR="00371B20" w:rsidRPr="008D452D">
        <w:rPr>
          <w:color w:val="231F20"/>
        </w:rPr>
        <w:t xml:space="preserve">konfliktu </w:t>
      </w:r>
      <w:r w:rsidRPr="008D452D">
        <w:rPr>
          <w:color w:val="231F20"/>
        </w:rPr>
        <w:t>w toku wykonywania czynności zawodowych</w:t>
      </w:r>
      <w:r w:rsidR="00371B20" w:rsidRPr="008D452D">
        <w:rPr>
          <w:color w:val="231F20"/>
        </w:rPr>
        <w:t xml:space="preserve"> </w:t>
      </w:r>
      <w:r w:rsidR="00C8730E">
        <w:rPr>
          <w:color w:val="231F20"/>
        </w:rPr>
        <w:t>(</w:t>
      </w:r>
      <w:r w:rsidR="00684174" w:rsidRPr="008D452D">
        <w:rPr>
          <w:color w:val="231F20"/>
        </w:rPr>
        <w:t>art. 30a ust. 2 KERP</w:t>
      </w:r>
      <w:r w:rsidR="00C8730E">
        <w:rPr>
          <w:color w:val="231F20"/>
        </w:rPr>
        <w:t>)</w:t>
      </w:r>
      <w:r w:rsidRPr="008D452D">
        <w:rPr>
          <w:color w:val="231F20"/>
        </w:rPr>
        <w:t>, uzyskiwani</w:t>
      </w:r>
      <w:r w:rsidR="006B2B69">
        <w:rPr>
          <w:color w:val="231F20"/>
        </w:rPr>
        <w:t>e</w:t>
      </w:r>
      <w:r w:rsidRPr="008D452D">
        <w:rPr>
          <w:color w:val="231F20"/>
        </w:rPr>
        <w:t xml:space="preserve"> zgody klienta na wykonywanie czynności zawodowych w sytuacji konfliktu interesów uregulowan</w:t>
      </w:r>
      <w:r w:rsidR="00371B20" w:rsidRPr="008D452D">
        <w:rPr>
          <w:color w:val="231F20"/>
        </w:rPr>
        <w:t>ego</w:t>
      </w:r>
      <w:r w:rsidRPr="008D452D">
        <w:rPr>
          <w:color w:val="231F20"/>
        </w:rPr>
        <w:t xml:space="preserve"> w art. 29 ust. </w:t>
      </w:r>
      <w:r w:rsidR="00684174" w:rsidRPr="008D452D">
        <w:rPr>
          <w:color w:val="231F20"/>
        </w:rPr>
        <w:t>1–2</w:t>
      </w:r>
      <w:r w:rsidRPr="008D452D">
        <w:rPr>
          <w:color w:val="231F20"/>
        </w:rPr>
        <w:t xml:space="preserve"> KERP, a także zasada przypisani</w:t>
      </w:r>
      <w:r w:rsidR="00684174" w:rsidRPr="008D452D">
        <w:rPr>
          <w:color w:val="231F20"/>
        </w:rPr>
        <w:t xml:space="preserve">a </w:t>
      </w:r>
      <w:r w:rsidRPr="008D452D">
        <w:t>konfliktu interesów w ramach wspólnych form wykonywania zawodu</w:t>
      </w:r>
      <w:r w:rsidR="00684174" w:rsidRPr="008D452D">
        <w:t xml:space="preserve"> i sposoby zarządz</w:t>
      </w:r>
      <w:r w:rsidR="00C8730E">
        <w:t>a</w:t>
      </w:r>
      <w:r w:rsidR="00684174" w:rsidRPr="008D452D">
        <w:t xml:space="preserve">nia takimi sytuacjami </w:t>
      </w:r>
      <w:r w:rsidR="00C8730E">
        <w:t>(</w:t>
      </w:r>
      <w:r w:rsidR="00684174" w:rsidRPr="008D452D">
        <w:t>art. 26a KERP</w:t>
      </w:r>
      <w:r w:rsidR="00C8730E">
        <w:t>).</w:t>
      </w:r>
    </w:p>
    <w:p w14:paraId="04153BAF" w14:textId="77777777" w:rsidR="005B6FCD" w:rsidRPr="008D452D" w:rsidRDefault="00684174" w:rsidP="00B87D54">
      <w:pPr>
        <w:pStyle w:val="Akapitzlist"/>
        <w:numPr>
          <w:ilvl w:val="1"/>
          <w:numId w:val="25"/>
        </w:numPr>
        <w:tabs>
          <w:tab w:val="left" w:pos="492"/>
        </w:tabs>
        <w:spacing w:line="276" w:lineRule="auto"/>
        <w:ind w:left="0" w:right="162"/>
        <w:jc w:val="both"/>
        <w:rPr>
          <w:color w:val="231F20"/>
        </w:rPr>
      </w:pPr>
      <w:r w:rsidRPr="008D452D">
        <w:rPr>
          <w:color w:val="231F20"/>
        </w:rPr>
        <w:t>Omawiane postanowienie ustanawia przesłanki ogólne konfliktu interesów. Zgodnie z nim radca prawny nie może świadczyć pomocy prawnej, jeżeli wykonywanie czynności zawodowych</w:t>
      </w:r>
      <w:r w:rsidR="005B6FCD" w:rsidRPr="008D452D">
        <w:rPr>
          <w:color w:val="231F20"/>
        </w:rPr>
        <w:t>:</w:t>
      </w:r>
      <w:r w:rsidRPr="008D452D">
        <w:rPr>
          <w:color w:val="231F20"/>
        </w:rPr>
        <w:t xml:space="preserve"> </w:t>
      </w:r>
    </w:p>
    <w:p w14:paraId="26280A0F" w14:textId="2AE68775" w:rsidR="005B6FCD" w:rsidRPr="008D452D" w:rsidRDefault="00684174" w:rsidP="005B6FCD">
      <w:pPr>
        <w:pStyle w:val="Akapitzlist"/>
        <w:tabs>
          <w:tab w:val="left" w:pos="492"/>
        </w:tabs>
        <w:spacing w:line="276" w:lineRule="auto"/>
        <w:ind w:left="0" w:right="162" w:firstLine="0"/>
        <w:rPr>
          <w:color w:val="231F20"/>
        </w:rPr>
      </w:pPr>
      <w:r w:rsidRPr="008D452D">
        <w:rPr>
          <w:color w:val="231F20"/>
        </w:rPr>
        <w:t>1) naruszałoby tajemnicę zawodową lub stwarzało znaczne zagrożenie jej naruszenia</w:t>
      </w:r>
      <w:r w:rsidR="005B6FCD" w:rsidRPr="008D452D">
        <w:rPr>
          <w:color w:val="231F20"/>
        </w:rPr>
        <w:t>;</w:t>
      </w:r>
      <w:r w:rsidRPr="008D452D">
        <w:rPr>
          <w:color w:val="231F20"/>
        </w:rPr>
        <w:t xml:space="preserve"> </w:t>
      </w:r>
    </w:p>
    <w:p w14:paraId="268689CB" w14:textId="0EEAD6B5" w:rsidR="005B6FCD" w:rsidRPr="008D452D" w:rsidRDefault="00684174" w:rsidP="005B6FCD">
      <w:pPr>
        <w:pStyle w:val="Akapitzlist"/>
        <w:tabs>
          <w:tab w:val="left" w:pos="492"/>
        </w:tabs>
        <w:spacing w:line="276" w:lineRule="auto"/>
        <w:ind w:left="0" w:right="162" w:firstLine="0"/>
        <w:rPr>
          <w:color w:val="231F20"/>
        </w:rPr>
      </w:pPr>
      <w:r w:rsidRPr="008D452D">
        <w:rPr>
          <w:color w:val="231F20"/>
        </w:rPr>
        <w:t>2) ograniczałoby jego niezależność lub stwarzało znaczne zagrożenie jej naruszenia</w:t>
      </w:r>
      <w:r w:rsidR="005B6FCD" w:rsidRPr="008D452D">
        <w:rPr>
          <w:color w:val="231F20"/>
        </w:rPr>
        <w:t>;</w:t>
      </w:r>
      <w:r w:rsidRPr="008D452D">
        <w:rPr>
          <w:color w:val="231F20"/>
        </w:rPr>
        <w:t xml:space="preserve"> </w:t>
      </w:r>
    </w:p>
    <w:p w14:paraId="24B177F4" w14:textId="6916B0B9" w:rsidR="00684174" w:rsidRPr="008D452D" w:rsidRDefault="00684174" w:rsidP="005B6FCD">
      <w:pPr>
        <w:pStyle w:val="Akapitzlist"/>
        <w:tabs>
          <w:tab w:val="left" w:pos="492"/>
        </w:tabs>
        <w:spacing w:line="276" w:lineRule="auto"/>
        <w:ind w:left="0" w:right="162" w:firstLine="0"/>
        <w:rPr>
          <w:color w:val="231F20"/>
        </w:rPr>
      </w:pPr>
      <w:r w:rsidRPr="008D452D">
        <w:rPr>
          <w:color w:val="231F20"/>
        </w:rPr>
        <w:t>3) posiadana przez niego wiedza o sprawach innego klienta lub osób, na rzecz których uprzednio wykonywał czynności zawodowe, dawałaby klientowi nieuzasadnioną przewagę.</w:t>
      </w:r>
    </w:p>
    <w:p w14:paraId="6A90070C" w14:textId="6204FB0E" w:rsidR="00301207" w:rsidRPr="008D452D" w:rsidRDefault="00684174" w:rsidP="00B87D54">
      <w:pPr>
        <w:pStyle w:val="Akapitzlist"/>
        <w:spacing w:line="276" w:lineRule="auto"/>
        <w:ind w:left="0"/>
      </w:pPr>
      <w:r w:rsidRPr="008D452D">
        <w:rPr>
          <w:color w:val="231F20"/>
        </w:rPr>
        <w:tab/>
        <w:t>Warto zauważyć, że postanowienie to odwołuje się – choć w innej kolejności i przy pomocy innych sformułowań – do tych samych zasad, o których mowa w art. 10 KERP</w:t>
      </w:r>
      <w:r w:rsidR="003F5D39" w:rsidRPr="008D452D">
        <w:rPr>
          <w:color w:val="231F20"/>
        </w:rPr>
        <w:t>, a zatem znajduje tu potwierdzenie, że</w:t>
      </w:r>
      <w:r w:rsidRPr="008D452D">
        <w:rPr>
          <w:color w:val="231F20"/>
        </w:rPr>
        <w:t xml:space="preserve"> unikanie konfliktu interesów może być traktowane jako instrument służący realizacji innych podstawowych zasad etyki zawodowej radcy prawnego, tj.:</w:t>
      </w:r>
      <w:r w:rsidR="003F5D39" w:rsidRPr="008D452D">
        <w:rPr>
          <w:color w:val="231F20"/>
        </w:rPr>
        <w:t xml:space="preserve"> </w:t>
      </w:r>
      <w:r w:rsidRPr="008D452D">
        <w:rPr>
          <w:color w:val="231F20"/>
        </w:rPr>
        <w:t>zapewnieniu niezależności radcy prawnego, dochowaniu tajemnicy zawodowej</w:t>
      </w:r>
      <w:r w:rsidR="003F5D39" w:rsidRPr="008D452D">
        <w:rPr>
          <w:color w:val="231F20"/>
        </w:rPr>
        <w:t xml:space="preserve"> oraz </w:t>
      </w:r>
      <w:r w:rsidRPr="008D452D">
        <w:rPr>
          <w:color w:val="231F20"/>
        </w:rPr>
        <w:t>lojalności wobec klienta.</w:t>
      </w:r>
      <w:r w:rsidR="003F5D39" w:rsidRPr="008D452D">
        <w:rPr>
          <w:color w:val="231F20"/>
        </w:rPr>
        <w:t xml:space="preserve"> </w:t>
      </w:r>
      <w:r w:rsidRPr="008D452D">
        <w:rPr>
          <w:color w:val="231F20"/>
        </w:rPr>
        <w:t>Działanie w sytuacji konfliktu interesów stwarza istotne ryzyko naruszenia każdej z tych trzech zasad. Jednocześnie postanowienia KERP</w:t>
      </w:r>
      <w:r w:rsidR="003F5D39" w:rsidRPr="008D452D">
        <w:rPr>
          <w:color w:val="231F20"/>
        </w:rPr>
        <w:t xml:space="preserve">, jak i </w:t>
      </w:r>
      <w:r w:rsidR="0066605A">
        <w:rPr>
          <w:color w:val="231F20"/>
        </w:rPr>
        <w:t>regulaminu wykonywania zawodu radcy</w:t>
      </w:r>
      <w:r w:rsidR="0066605A" w:rsidRPr="008D452D">
        <w:rPr>
          <w:color w:val="231F20"/>
        </w:rPr>
        <w:t xml:space="preserve"> </w:t>
      </w:r>
      <w:r w:rsidR="003F5D39" w:rsidRPr="008D452D">
        <w:rPr>
          <w:color w:val="231F20"/>
        </w:rPr>
        <w:t xml:space="preserve">w zakresie, w jakim reguluje konflikt interesów, </w:t>
      </w:r>
      <w:r w:rsidRPr="008D452D">
        <w:rPr>
          <w:color w:val="231F20"/>
        </w:rPr>
        <w:t>powinny być interpretowane w sposób funkcjonalnie powiązany z tymi zasadami.</w:t>
      </w:r>
      <w:r w:rsidR="003F5D39" w:rsidRPr="008D452D">
        <w:rPr>
          <w:color w:val="231F20"/>
        </w:rPr>
        <w:t xml:space="preserve"> Ponadto </w:t>
      </w:r>
      <w:r w:rsidR="00301207" w:rsidRPr="008D452D">
        <w:rPr>
          <w:color w:val="231F20"/>
        </w:rPr>
        <w:t xml:space="preserve">postanowienia </w:t>
      </w:r>
      <w:r w:rsidR="003F5D39" w:rsidRPr="008D452D">
        <w:rPr>
          <w:color w:val="231F20"/>
        </w:rPr>
        <w:t xml:space="preserve">dotyczące tych zasad oraz konfliktu interesów </w:t>
      </w:r>
      <w:r w:rsidR="00301207" w:rsidRPr="008D452D">
        <w:rPr>
          <w:color w:val="231F20"/>
        </w:rPr>
        <w:t xml:space="preserve">mogą w odniesieniu do konkretnych sytuacji pozostawać w zbiegu (zob. P. </w:t>
      </w:r>
      <w:proofErr w:type="spellStart"/>
      <w:r w:rsidR="00301207" w:rsidRPr="008D452D">
        <w:rPr>
          <w:color w:val="231F20"/>
        </w:rPr>
        <w:t>Łabieniec</w:t>
      </w:r>
      <w:proofErr w:type="spellEnd"/>
      <w:r w:rsidR="00301207" w:rsidRPr="008D452D">
        <w:rPr>
          <w:color w:val="231F20"/>
        </w:rPr>
        <w:t xml:space="preserve">, </w:t>
      </w:r>
      <w:r w:rsidR="00301207" w:rsidRPr="008D452D">
        <w:rPr>
          <w:i/>
          <w:color w:val="231F20"/>
        </w:rPr>
        <w:t>Niezależność i niezawisłość prawnika oraz unikanie konfliktu interesów jako wa</w:t>
      </w:r>
      <w:r w:rsidR="003F5D39" w:rsidRPr="008D452D">
        <w:rPr>
          <w:i/>
          <w:color w:val="231F20"/>
        </w:rPr>
        <w:t>r</w:t>
      </w:r>
      <w:r w:rsidR="00301207" w:rsidRPr="008D452D">
        <w:rPr>
          <w:i/>
          <w:color w:val="231F20"/>
        </w:rPr>
        <w:t>tości etyki zawodowej</w:t>
      </w:r>
      <w:r w:rsidR="00301207" w:rsidRPr="008D452D">
        <w:rPr>
          <w:color w:val="231F20"/>
        </w:rPr>
        <w:t xml:space="preserve"> </w:t>
      </w:r>
      <w:r w:rsidR="00CD760A">
        <w:rPr>
          <w:color w:val="231F20"/>
        </w:rPr>
        <w:t>[</w:t>
      </w:r>
      <w:r w:rsidR="00301207" w:rsidRPr="008D452D">
        <w:rPr>
          <w:color w:val="231F20"/>
        </w:rPr>
        <w:t>w:</w:t>
      </w:r>
      <w:r w:rsidR="00CD760A">
        <w:rPr>
          <w:color w:val="231F20"/>
        </w:rPr>
        <w:t>]</w:t>
      </w:r>
      <w:r w:rsidR="00301207" w:rsidRPr="008D452D">
        <w:rPr>
          <w:color w:val="231F20"/>
        </w:rPr>
        <w:t xml:space="preserve"> </w:t>
      </w:r>
      <w:r w:rsidR="00301207" w:rsidRPr="008D452D">
        <w:rPr>
          <w:i/>
          <w:color w:val="231F20"/>
        </w:rPr>
        <w:t>Etyka prawnicza. Stanowiska i perspektywy 2</w:t>
      </w:r>
      <w:r w:rsidR="00301207" w:rsidRPr="008D452D">
        <w:rPr>
          <w:color w:val="231F20"/>
        </w:rPr>
        <w:t>,</w:t>
      </w:r>
      <w:r w:rsidR="00512F96" w:rsidRPr="00512F96">
        <w:t xml:space="preserve"> </w:t>
      </w:r>
      <w:r w:rsidR="00512F96" w:rsidRPr="00512F96">
        <w:rPr>
          <w:color w:val="231F20"/>
        </w:rPr>
        <w:t>red. H. Izdebski, P. Skuczyński, Warszawa 2011</w:t>
      </w:r>
      <w:r w:rsidR="00512F96">
        <w:rPr>
          <w:color w:val="231F20"/>
        </w:rPr>
        <w:t>,</w:t>
      </w:r>
      <w:r w:rsidR="00301207" w:rsidRPr="008D452D">
        <w:rPr>
          <w:color w:val="231F20"/>
        </w:rPr>
        <w:t xml:space="preserve"> s. 108 i n.).</w:t>
      </w:r>
    </w:p>
    <w:p w14:paraId="326B3CD0" w14:textId="47C23352" w:rsidR="00301207" w:rsidRPr="008D452D" w:rsidRDefault="00301207" w:rsidP="00B87D54">
      <w:pPr>
        <w:pStyle w:val="Tekstpodstawowy"/>
        <w:spacing w:line="276" w:lineRule="auto"/>
        <w:ind w:right="162" w:firstLine="656"/>
        <w:jc w:val="both"/>
        <w:rPr>
          <w:sz w:val="22"/>
          <w:szCs w:val="22"/>
        </w:rPr>
      </w:pPr>
      <w:r w:rsidRPr="008D452D">
        <w:rPr>
          <w:color w:val="231F20"/>
          <w:sz w:val="22"/>
          <w:szCs w:val="22"/>
        </w:rPr>
        <w:t>Należy również podkreślić, że komentowanego postanowienia nie należy rozumieć jako ogólnej definicji konfliktu interesów. Z</w:t>
      </w:r>
      <w:r w:rsidR="009C780F">
        <w:rPr>
          <w:color w:val="231F20"/>
          <w:sz w:val="22"/>
          <w:szCs w:val="22"/>
        </w:rPr>
        <w:t>a</w:t>
      </w:r>
      <w:r w:rsidRPr="008D452D">
        <w:rPr>
          <w:color w:val="231F20"/>
          <w:sz w:val="22"/>
          <w:szCs w:val="22"/>
        </w:rPr>
        <w:t xml:space="preserve">warte w nim kryteria są więc niezależne od </w:t>
      </w:r>
      <w:r w:rsidR="003F5D39" w:rsidRPr="008D452D">
        <w:rPr>
          <w:color w:val="231F20"/>
          <w:sz w:val="22"/>
          <w:szCs w:val="22"/>
        </w:rPr>
        <w:t xml:space="preserve">pozostałych </w:t>
      </w:r>
      <w:r w:rsidRPr="008D452D">
        <w:rPr>
          <w:color w:val="231F20"/>
          <w:sz w:val="22"/>
          <w:szCs w:val="22"/>
        </w:rPr>
        <w:t xml:space="preserve">standardów konfliktu interesów. W konsekwencji sytuacje, które nie zostaną uznane za konflikt interesów na podstawie postanowień regulujących </w:t>
      </w:r>
      <w:r w:rsidR="003F5D39" w:rsidRPr="008D452D">
        <w:rPr>
          <w:color w:val="231F20"/>
          <w:sz w:val="22"/>
          <w:szCs w:val="22"/>
        </w:rPr>
        <w:t xml:space="preserve">szczególne </w:t>
      </w:r>
      <w:r w:rsidRPr="008D452D">
        <w:rPr>
          <w:color w:val="231F20"/>
          <w:sz w:val="22"/>
          <w:szCs w:val="22"/>
        </w:rPr>
        <w:t xml:space="preserve">jego </w:t>
      </w:r>
      <w:r w:rsidR="003F5D39" w:rsidRPr="008D452D">
        <w:rPr>
          <w:color w:val="231F20"/>
          <w:sz w:val="22"/>
          <w:szCs w:val="22"/>
        </w:rPr>
        <w:t>przesłanki</w:t>
      </w:r>
      <w:r w:rsidRPr="008D452D">
        <w:rPr>
          <w:color w:val="231F20"/>
          <w:sz w:val="22"/>
          <w:szCs w:val="22"/>
        </w:rPr>
        <w:t xml:space="preserve">, </w:t>
      </w:r>
      <w:r w:rsidR="003F5D39" w:rsidRPr="008D452D">
        <w:rPr>
          <w:color w:val="231F20"/>
          <w:sz w:val="22"/>
          <w:szCs w:val="22"/>
        </w:rPr>
        <w:t>tj. art. 27</w:t>
      </w:r>
      <w:r w:rsidR="005B6FCD" w:rsidRPr="008D452D">
        <w:rPr>
          <w:color w:val="231F20"/>
          <w:sz w:val="22"/>
          <w:szCs w:val="22"/>
        </w:rPr>
        <w:t>–</w:t>
      </w:r>
      <w:r w:rsidR="003F5D39" w:rsidRPr="008D452D">
        <w:rPr>
          <w:color w:val="231F20"/>
          <w:sz w:val="22"/>
          <w:szCs w:val="22"/>
        </w:rPr>
        <w:t>30 KERP</w:t>
      </w:r>
      <w:r w:rsidR="00AD03B9">
        <w:rPr>
          <w:color w:val="231F20"/>
          <w:sz w:val="22"/>
          <w:szCs w:val="22"/>
        </w:rPr>
        <w:t>,</w:t>
      </w:r>
      <w:r w:rsidR="003F5D39" w:rsidRPr="008D452D">
        <w:rPr>
          <w:color w:val="231F20"/>
          <w:sz w:val="22"/>
          <w:szCs w:val="22"/>
        </w:rPr>
        <w:t xml:space="preserve"> </w:t>
      </w:r>
      <w:r w:rsidRPr="008D452D">
        <w:rPr>
          <w:color w:val="231F20"/>
          <w:sz w:val="22"/>
          <w:szCs w:val="22"/>
        </w:rPr>
        <w:t xml:space="preserve">będą mogły zostać uznane za naruszające omawiane postanowienie. Jednocześnie naruszenie </w:t>
      </w:r>
      <w:r w:rsidRPr="008D452D">
        <w:rPr>
          <w:color w:val="231F20"/>
          <w:sz w:val="22"/>
          <w:szCs w:val="22"/>
        </w:rPr>
        <w:lastRenderedPageBreak/>
        <w:t>jakiegokolwiek postanowienia dotyczącego standardów konfliktu interesów</w:t>
      </w:r>
      <w:r w:rsidR="003F5D39" w:rsidRPr="008D452D">
        <w:rPr>
          <w:color w:val="231F20"/>
          <w:sz w:val="22"/>
          <w:szCs w:val="22"/>
        </w:rPr>
        <w:t>, o których mowa w art. 27</w:t>
      </w:r>
      <w:r w:rsidR="005B6FCD" w:rsidRPr="008D452D">
        <w:rPr>
          <w:color w:val="231F20"/>
          <w:sz w:val="22"/>
          <w:szCs w:val="22"/>
        </w:rPr>
        <w:t>–</w:t>
      </w:r>
      <w:r w:rsidR="003F5D39" w:rsidRPr="008D452D">
        <w:rPr>
          <w:color w:val="231F20"/>
          <w:sz w:val="22"/>
          <w:szCs w:val="22"/>
        </w:rPr>
        <w:t>30 KERP</w:t>
      </w:r>
      <w:r w:rsidR="005B6FCD" w:rsidRPr="008D452D">
        <w:rPr>
          <w:color w:val="231F20"/>
          <w:sz w:val="22"/>
          <w:szCs w:val="22"/>
        </w:rPr>
        <w:t>,</w:t>
      </w:r>
      <w:r w:rsidRPr="008D452D">
        <w:rPr>
          <w:color w:val="231F20"/>
          <w:sz w:val="22"/>
          <w:szCs w:val="22"/>
        </w:rPr>
        <w:t xml:space="preserve"> jest samodzielną podstawą do wyłączenia możliwości świadczenia pomocy prawnej i nie wymaga dodatkowej oceny przez pryzmat kryteriów, o których mowa w omawianym postanowieniu.</w:t>
      </w:r>
    </w:p>
    <w:p w14:paraId="5708CF27" w14:textId="742030E8" w:rsidR="00301207" w:rsidRPr="008D452D" w:rsidRDefault="00301207" w:rsidP="00B87D54">
      <w:pPr>
        <w:pStyle w:val="Tekstpodstawowy"/>
        <w:spacing w:line="276" w:lineRule="auto"/>
        <w:ind w:right="163" w:firstLine="226"/>
        <w:jc w:val="both"/>
        <w:rPr>
          <w:sz w:val="22"/>
          <w:szCs w:val="22"/>
        </w:rPr>
      </w:pPr>
      <w:r w:rsidRPr="008D452D">
        <w:rPr>
          <w:color w:val="231F20"/>
          <w:sz w:val="22"/>
          <w:szCs w:val="22"/>
        </w:rPr>
        <w:t xml:space="preserve">Istotne jest również, że sformułowanie omawianego postanowienia odwołuje się zarówno do potencjalności, jak i </w:t>
      </w:r>
      <w:r w:rsidR="000076B4">
        <w:rPr>
          <w:color w:val="231F20"/>
          <w:sz w:val="22"/>
          <w:szCs w:val="22"/>
        </w:rPr>
        <w:t xml:space="preserve">do </w:t>
      </w:r>
      <w:r w:rsidRPr="008D452D">
        <w:rPr>
          <w:color w:val="231F20"/>
          <w:sz w:val="22"/>
          <w:szCs w:val="22"/>
        </w:rPr>
        <w:t>aktualności naruszenia wartości, o których w nim mowa. Podobnie więc jak w odniesieniu do art. 25 KERP</w:t>
      </w:r>
      <w:r w:rsidR="009C780F">
        <w:rPr>
          <w:color w:val="231F20"/>
          <w:sz w:val="22"/>
          <w:szCs w:val="22"/>
        </w:rPr>
        <w:t>,</w:t>
      </w:r>
      <w:r w:rsidRPr="008D452D">
        <w:rPr>
          <w:color w:val="231F20"/>
          <w:sz w:val="22"/>
          <w:szCs w:val="22"/>
        </w:rPr>
        <w:t xml:space="preserve"> należy pamiętać, że dla oceny konkretnych sytuacji nie jest konieczne stwierdzenie, </w:t>
      </w:r>
      <w:r w:rsidR="009C780F">
        <w:rPr>
          <w:color w:val="231F20"/>
          <w:sz w:val="22"/>
          <w:szCs w:val="22"/>
        </w:rPr>
        <w:t>i</w:t>
      </w:r>
      <w:r w:rsidRPr="008D452D">
        <w:rPr>
          <w:color w:val="231F20"/>
          <w:sz w:val="22"/>
          <w:szCs w:val="22"/>
        </w:rPr>
        <w:t>ż rzeczywiście godzą one w tajemnicę zawodową, niezależność lub dają klientowi nieuzasadnioną przewagę, lecz wystarczające jest zbadanie, czy istnieje zagrożenie dla tych wartości.</w:t>
      </w:r>
    </w:p>
    <w:p w14:paraId="64917BB9" w14:textId="120138E8" w:rsidR="00213CAA" w:rsidRPr="008D452D" w:rsidRDefault="00213CAA" w:rsidP="00B87D54">
      <w:pPr>
        <w:pStyle w:val="Tekstpodstawowy"/>
        <w:numPr>
          <w:ilvl w:val="1"/>
          <w:numId w:val="25"/>
        </w:numPr>
        <w:spacing w:line="276" w:lineRule="auto"/>
        <w:ind w:left="0" w:right="163"/>
        <w:jc w:val="both"/>
        <w:rPr>
          <w:color w:val="231F20"/>
          <w:sz w:val="22"/>
          <w:szCs w:val="22"/>
        </w:rPr>
      </w:pPr>
      <w:r w:rsidRPr="008D452D">
        <w:rPr>
          <w:color w:val="231F20"/>
          <w:sz w:val="22"/>
          <w:szCs w:val="22"/>
        </w:rPr>
        <w:t xml:space="preserve">Pierwszą ogólną przesłanką konfliktu interesów jest sytuacja, w której wykonywanie czynności zawodowych naruszałoby tajemnicę zawodową lub stwarzało znaczne zagrożenie jej naruszenia. Na dochowanie tajemnicy zawodowej składa się </w:t>
      </w:r>
      <w:r w:rsidR="009C780F">
        <w:rPr>
          <w:color w:val="231F20"/>
          <w:sz w:val="22"/>
          <w:szCs w:val="22"/>
        </w:rPr>
        <w:t>wiele</w:t>
      </w:r>
      <w:r w:rsidR="009C780F" w:rsidRPr="008D452D">
        <w:rPr>
          <w:color w:val="231F20"/>
          <w:sz w:val="22"/>
          <w:szCs w:val="22"/>
        </w:rPr>
        <w:t xml:space="preserve"> </w:t>
      </w:r>
      <w:r w:rsidRPr="008D452D">
        <w:rPr>
          <w:color w:val="231F20"/>
          <w:sz w:val="22"/>
          <w:szCs w:val="22"/>
        </w:rPr>
        <w:t>szczegółowych obowiązków. Z punktu widzenia konfliktu interesów najważniejszy wydaje się obowiązek uregulowany w art. 16 KERP, tj. zakaz skorzystania z informacji objętych tajemnicą zawodową w interesie własnym lub innej osoby, chyba że przepisy prawa lub KERP stanowią inaczej.</w:t>
      </w:r>
    </w:p>
    <w:p w14:paraId="26696133" w14:textId="77777777" w:rsidR="00213CAA" w:rsidRPr="008D452D" w:rsidRDefault="00213CAA" w:rsidP="00B87D54">
      <w:pPr>
        <w:pStyle w:val="Tekstpodstawowy"/>
        <w:spacing w:line="276" w:lineRule="auto"/>
        <w:ind w:right="163" w:firstLine="656"/>
        <w:jc w:val="both"/>
        <w:rPr>
          <w:color w:val="231F20"/>
          <w:sz w:val="22"/>
          <w:szCs w:val="22"/>
        </w:rPr>
      </w:pPr>
      <w:r w:rsidRPr="008D452D">
        <w:rPr>
          <w:color w:val="231F20"/>
          <w:sz w:val="22"/>
          <w:szCs w:val="22"/>
        </w:rPr>
        <w:t xml:space="preserve">Omawiana przesłanka konfliktu interesów będzie zatem spełniona, jeśli nie zachodzi on na podstawie jednej z przesłanek szczególnych, np. ze względu na brak tożsamości lub związku spraw albo materialnie rozumianej sprzeczności interesów, a mimo to może dojść do wykorzystania informacji objętych tajemnicą zawodową dla korzyści własnej radcy prawnego lub jego klienta. </w:t>
      </w:r>
    </w:p>
    <w:p w14:paraId="4D64BBCF" w14:textId="77777777" w:rsidR="00213CAA" w:rsidRPr="008D452D" w:rsidRDefault="00213CAA" w:rsidP="00B87D54">
      <w:pPr>
        <w:pStyle w:val="Tekstpodstawowy"/>
        <w:spacing w:line="276" w:lineRule="auto"/>
        <w:ind w:right="163" w:firstLine="656"/>
        <w:jc w:val="both"/>
        <w:rPr>
          <w:color w:val="231F20"/>
          <w:sz w:val="22"/>
          <w:szCs w:val="22"/>
        </w:rPr>
      </w:pPr>
      <w:r w:rsidRPr="008D452D">
        <w:rPr>
          <w:color w:val="231F20"/>
          <w:sz w:val="22"/>
          <w:szCs w:val="22"/>
        </w:rPr>
        <w:t>Wykorzystanie informacji objętych tajemnicą zachodzi, gdy dana osoba znajduje się w posiadaniu takiej informacji i używa jej, w szczególności nabywając lub zbywając, na własny rachunek lub na rzecz osoby trzeciej, bezpośrednio lub pośrednio, składniki mienia, których informacja ta dotyczy.</w:t>
      </w:r>
    </w:p>
    <w:p w14:paraId="12385E1D" w14:textId="53F0E33D" w:rsidR="00213CAA" w:rsidRPr="008D452D" w:rsidRDefault="00213CAA" w:rsidP="00B87D54">
      <w:pPr>
        <w:pStyle w:val="Tekstpodstawowy"/>
        <w:numPr>
          <w:ilvl w:val="1"/>
          <w:numId w:val="25"/>
        </w:numPr>
        <w:spacing w:line="276" w:lineRule="auto"/>
        <w:ind w:left="0" w:right="163"/>
        <w:jc w:val="both"/>
        <w:rPr>
          <w:color w:val="231F20"/>
          <w:sz w:val="22"/>
          <w:szCs w:val="22"/>
        </w:rPr>
      </w:pPr>
      <w:r w:rsidRPr="008D452D">
        <w:rPr>
          <w:color w:val="231F20"/>
          <w:sz w:val="22"/>
          <w:szCs w:val="22"/>
        </w:rPr>
        <w:t>Drugą ogólną przesłanką konfliktu interesów jest sytuacja, gdy wykonywanie czynności zawodowych ograniczałoby niezależność radcy prawnego lub stwarzało znaczne zagrożenie jej naruszenia.</w:t>
      </w:r>
      <w:r w:rsidR="000C75F8" w:rsidRPr="008D452D">
        <w:rPr>
          <w:color w:val="231F20"/>
          <w:sz w:val="22"/>
          <w:szCs w:val="22"/>
        </w:rPr>
        <w:t xml:space="preserve"> </w:t>
      </w:r>
      <w:r w:rsidRPr="008D452D">
        <w:rPr>
          <w:color w:val="231F20"/>
          <w:sz w:val="22"/>
          <w:szCs w:val="22"/>
        </w:rPr>
        <w:t xml:space="preserve">Naruszeniem niezależności mogą być wszelkie wpływy, interesy, naciski, polecenia, sugestie, wskazówki lub oczekiwania, które mogłyby wpłynąć na treść lub sposób dokonywania przez radcę prawnego czynności zawodowych. Mogą one </w:t>
      </w:r>
      <w:r w:rsidR="000076B4" w:rsidRPr="008D452D">
        <w:rPr>
          <w:color w:val="231F20"/>
          <w:sz w:val="22"/>
          <w:szCs w:val="22"/>
        </w:rPr>
        <w:t xml:space="preserve">zarówno </w:t>
      </w:r>
      <w:r w:rsidRPr="008D452D">
        <w:rPr>
          <w:color w:val="231F20"/>
          <w:sz w:val="22"/>
          <w:szCs w:val="22"/>
        </w:rPr>
        <w:t xml:space="preserve">być wyrażone bezpośrednio, jak i oddziaływać w sposób dorozumiany. W żadnym przypadku radca prawny nie może dopuścić, aby uzyskały one decydujący wpływ na podejmowane przez niego czynności. </w:t>
      </w:r>
    </w:p>
    <w:p w14:paraId="056F319C" w14:textId="4A984F1C" w:rsidR="00213CAA" w:rsidRPr="008D452D" w:rsidRDefault="00213CAA" w:rsidP="00B87D54">
      <w:pPr>
        <w:pStyle w:val="Tekstpodstawowy"/>
        <w:spacing w:line="276" w:lineRule="auto"/>
        <w:ind w:right="163" w:firstLine="656"/>
        <w:jc w:val="both"/>
        <w:rPr>
          <w:color w:val="231F20"/>
          <w:sz w:val="22"/>
          <w:szCs w:val="22"/>
        </w:rPr>
      </w:pPr>
      <w:r w:rsidRPr="008D452D">
        <w:rPr>
          <w:color w:val="231F20"/>
          <w:sz w:val="22"/>
          <w:szCs w:val="22"/>
        </w:rPr>
        <w:t xml:space="preserve">Konfliktem interesów na podstawie omawianej przesłanki będą więc takie sytuacje, </w:t>
      </w:r>
      <w:r w:rsidR="009C780F">
        <w:rPr>
          <w:color w:val="231F20"/>
          <w:sz w:val="22"/>
          <w:szCs w:val="22"/>
        </w:rPr>
        <w:t>w których</w:t>
      </w:r>
      <w:r w:rsidR="009C780F" w:rsidRPr="008D452D">
        <w:rPr>
          <w:color w:val="231F20"/>
          <w:sz w:val="22"/>
          <w:szCs w:val="22"/>
        </w:rPr>
        <w:t xml:space="preserve"> </w:t>
      </w:r>
      <w:r w:rsidRPr="008D452D">
        <w:rPr>
          <w:color w:val="231F20"/>
          <w:sz w:val="22"/>
          <w:szCs w:val="22"/>
        </w:rPr>
        <w:t xml:space="preserve">podejmowane przez radcę prawnego czynności zawodowe co </w:t>
      </w:r>
      <w:r w:rsidR="005B6FCD" w:rsidRPr="008D452D">
        <w:rPr>
          <w:color w:val="231F20"/>
          <w:sz w:val="22"/>
          <w:szCs w:val="22"/>
        </w:rPr>
        <w:t xml:space="preserve">do zarówno </w:t>
      </w:r>
      <w:r w:rsidRPr="008D452D">
        <w:rPr>
          <w:color w:val="231F20"/>
          <w:sz w:val="22"/>
          <w:szCs w:val="22"/>
        </w:rPr>
        <w:t xml:space="preserve">treści, jak i sposobu ich dokonywania byłyby determinowane przez niedopuszczalny wpływ z zewnątrz z pominięciem względów merytorycznych. Źródłem tego wpływu może być </w:t>
      </w:r>
      <w:r w:rsidR="008C4290">
        <w:rPr>
          <w:color w:val="231F20"/>
          <w:sz w:val="22"/>
          <w:szCs w:val="22"/>
        </w:rPr>
        <w:t>np.</w:t>
      </w:r>
      <w:r w:rsidRPr="008D452D">
        <w:rPr>
          <w:color w:val="231F20"/>
          <w:sz w:val="22"/>
          <w:szCs w:val="22"/>
        </w:rPr>
        <w:t xml:space="preserve"> silna zależność ekonomiczna lub innego rodzaju od klienta lub osób trzecich, która w pewnym układzie podmiotowym może rodzić pokusę oddziaływania na radcę prawnego co do zajmowanego w sprawie stanowiska. Ryzyko takie należy minimalizować, odmawiając przyjęcia sprawy ze względu na konflikt interesów.</w:t>
      </w:r>
    </w:p>
    <w:p w14:paraId="0F17B5D8" w14:textId="3E4A7706" w:rsidR="00213CAA" w:rsidRPr="008D452D" w:rsidRDefault="00213CAA" w:rsidP="00B87D54">
      <w:pPr>
        <w:pStyle w:val="Tekstpodstawowy"/>
        <w:numPr>
          <w:ilvl w:val="1"/>
          <w:numId w:val="25"/>
        </w:numPr>
        <w:spacing w:line="276" w:lineRule="auto"/>
        <w:ind w:left="0" w:right="163"/>
        <w:jc w:val="both"/>
        <w:rPr>
          <w:color w:val="231F20"/>
          <w:sz w:val="22"/>
          <w:szCs w:val="22"/>
        </w:rPr>
      </w:pPr>
      <w:r w:rsidRPr="008D452D">
        <w:rPr>
          <w:color w:val="231F20"/>
          <w:sz w:val="22"/>
          <w:szCs w:val="22"/>
        </w:rPr>
        <w:t>Trzecią ogólną przesłanką konfliktu interesów jest sytuacja, w której posiadana przez radcę prawnego wiedza o sprawach innego aktualnego lub byłego klienta dawałaby klientowi nieuzasadnioną przewagę.</w:t>
      </w:r>
    </w:p>
    <w:p w14:paraId="10F55859" w14:textId="77777777" w:rsidR="00213CAA" w:rsidRPr="008D452D" w:rsidRDefault="00213CAA" w:rsidP="00B87D54">
      <w:pPr>
        <w:pStyle w:val="Tekstpodstawowy"/>
        <w:spacing w:line="276" w:lineRule="auto"/>
        <w:ind w:right="163" w:firstLine="708"/>
        <w:jc w:val="both"/>
        <w:rPr>
          <w:color w:val="231F20"/>
          <w:sz w:val="22"/>
          <w:szCs w:val="22"/>
        </w:rPr>
      </w:pPr>
      <w:r w:rsidRPr="008D452D">
        <w:rPr>
          <w:color w:val="231F20"/>
          <w:sz w:val="22"/>
          <w:szCs w:val="22"/>
        </w:rPr>
        <w:t xml:space="preserve">Przesłankę tę należy interpretować jako obejmującą te naruszenia zasady lojalności wobec klienta, które nie są ani sprzecznością interesów w tej samej sprawie lub sprawie z nią związanej, ani naruszeniem tajemnicy zawodowej. Dochodzi w nich jednak do wykorzystania wiedzy o danym kliencie lub byłym kliencie oraz o jego sprawach na jego niekorzyść. </w:t>
      </w:r>
    </w:p>
    <w:p w14:paraId="5F2FBF06" w14:textId="43A3DFE0" w:rsidR="00213CAA" w:rsidRPr="008D452D" w:rsidRDefault="00213CAA" w:rsidP="00B87D54">
      <w:pPr>
        <w:spacing w:before="7" w:line="276" w:lineRule="auto"/>
        <w:ind w:firstLine="708"/>
        <w:jc w:val="both"/>
        <w:rPr>
          <w:color w:val="231F20"/>
        </w:rPr>
      </w:pPr>
      <w:r w:rsidRPr="008D452D">
        <w:rPr>
          <w:color w:val="231F20"/>
        </w:rPr>
        <w:t xml:space="preserve">Mogą to być przykładowo sytuacje, w których radca prawny obsługiwał przez długi czas przedsiębiorcę i nabył w ten sposób szeroką wiedzę o sposobie jego zorganizowania i przebiegu procesów zarządczych. Następnie reprezentuje on osoby fizyczne będące konsumentami w sprawach przeciwko temu przedsiębiorcy, będącemu wówczas jego byłym klientem. Sprawy te nie są jednak tymi </w:t>
      </w:r>
      <w:r w:rsidRPr="008D452D">
        <w:rPr>
          <w:color w:val="231F20"/>
        </w:rPr>
        <w:lastRenderedPageBreak/>
        <w:t>samymi lub powiązanymi ze sprawami, w których brał udział obsługując przedsiębiorcę. Oceny jednak wymaga, czy wiedza o tym</w:t>
      </w:r>
      <w:r w:rsidR="009956A8">
        <w:rPr>
          <w:color w:val="231F20"/>
        </w:rPr>
        <w:t>,</w:t>
      </w:r>
      <w:r w:rsidRPr="008D452D">
        <w:rPr>
          <w:color w:val="231F20"/>
        </w:rPr>
        <w:t xml:space="preserve"> jak przedsiębiorca funkcjonuje</w:t>
      </w:r>
      <w:r w:rsidR="009956A8">
        <w:rPr>
          <w:color w:val="231F20"/>
        </w:rPr>
        <w:t>,</w:t>
      </w:r>
      <w:r w:rsidRPr="008D452D">
        <w:rPr>
          <w:color w:val="231F20"/>
        </w:rPr>
        <w:t xml:space="preserve"> nie daje nieuzasadnionej przewagi konsumentom reprezentowanym przez radcę prawnego. </w:t>
      </w:r>
    </w:p>
    <w:p w14:paraId="5952F7F2" w14:textId="77777777" w:rsidR="00301207" w:rsidRPr="008D452D" w:rsidRDefault="00301207" w:rsidP="00B87D54">
      <w:pPr>
        <w:pStyle w:val="Akapitzlist"/>
        <w:numPr>
          <w:ilvl w:val="1"/>
          <w:numId w:val="25"/>
        </w:numPr>
        <w:spacing w:line="276" w:lineRule="auto"/>
        <w:ind w:left="0"/>
        <w:jc w:val="both"/>
      </w:pPr>
      <w:r w:rsidRPr="008D452D">
        <w:t>Postanowienie art. 26 KERP znajduje pełne zastosowanie również do prawników zagranicznych oraz aplikantów radcowskich.</w:t>
      </w:r>
    </w:p>
    <w:p w14:paraId="699EB6D7" w14:textId="501FB605" w:rsidR="00301207" w:rsidRPr="008D452D" w:rsidRDefault="00301207" w:rsidP="00B87D54">
      <w:pPr>
        <w:pStyle w:val="Akapitzlist"/>
        <w:numPr>
          <w:ilvl w:val="1"/>
          <w:numId w:val="25"/>
        </w:numPr>
        <w:tabs>
          <w:tab w:val="left" w:pos="503"/>
        </w:tabs>
        <w:spacing w:before="18" w:line="276" w:lineRule="auto"/>
        <w:ind w:left="0" w:right="163" w:hanging="225"/>
        <w:jc w:val="both"/>
      </w:pPr>
      <w:r w:rsidRPr="008D452D">
        <w:rPr>
          <w:color w:val="231F20"/>
        </w:rPr>
        <w:t>W Kodeksie Etyki CCBE odpowiednikami omawianego postanowienia są reguła</w:t>
      </w:r>
      <w:r w:rsidR="005B6FCD" w:rsidRPr="008D452D">
        <w:rPr>
          <w:color w:val="231F20"/>
        </w:rPr>
        <w:t xml:space="preserve"> </w:t>
      </w:r>
      <w:r w:rsidRPr="008D452D">
        <w:rPr>
          <w:color w:val="231F20"/>
        </w:rPr>
        <w:t>3.2.2 w brzmieniu: „Prawnik musi odstąpić od reprezentowania obu lub wszystkich klientów, jeśli występuje konflikt interesów tych klientów, a także jeśli występuje ryzyko naruszenia zobowiązania do poufności lub ograniczenia niezależności prawnika” oraz reguła 3.2.3, według której: „Prawnik ma również obowiązek powstrzymać się od występowania na rzecz nowego klienta, jeśli występuje ryzyko naruszenia zobowiązania do poufności wobec poprzedniego klienta lub jeśli posiadana przez prawnika wiedza o sprawach poprzedniego klienta dałaby nowemu klientowi nieuzasadnioną przewagę”.</w:t>
      </w:r>
    </w:p>
    <w:p w14:paraId="1349F7F6" w14:textId="63F9531B" w:rsidR="00301207" w:rsidRPr="008D452D" w:rsidRDefault="00301207" w:rsidP="00B87D54">
      <w:pPr>
        <w:pStyle w:val="Akapitzlist"/>
        <w:numPr>
          <w:ilvl w:val="1"/>
          <w:numId w:val="25"/>
        </w:numPr>
        <w:tabs>
          <w:tab w:val="left" w:pos="478"/>
        </w:tabs>
        <w:spacing w:line="276" w:lineRule="auto"/>
        <w:ind w:left="0" w:right="163" w:firstLine="226"/>
        <w:jc w:val="both"/>
      </w:pPr>
      <w:r w:rsidRPr="008D452D">
        <w:rPr>
          <w:color w:val="231F20"/>
        </w:rPr>
        <w:t>W KEA analogiczną regulację zawiera § 46 zdanie drugie, według którego: „W razie ujawnienia się sprzeczności w toku postępowania, adwokat obowiązany jest wypowiedzieć pełnomocnictwo tym klientom, których interesy są sprzeczne”.</w:t>
      </w:r>
    </w:p>
    <w:p w14:paraId="646C0791" w14:textId="77777777" w:rsidR="00301207" w:rsidRPr="008D452D" w:rsidRDefault="00301207" w:rsidP="00B87D54">
      <w:pPr>
        <w:pStyle w:val="Akapitzlist"/>
        <w:numPr>
          <w:ilvl w:val="1"/>
          <w:numId w:val="25"/>
        </w:numPr>
        <w:tabs>
          <w:tab w:val="left" w:pos="586"/>
        </w:tabs>
        <w:spacing w:before="1" w:line="276" w:lineRule="auto"/>
        <w:ind w:left="0" w:right="0" w:hanging="308"/>
        <w:jc w:val="both"/>
      </w:pPr>
      <w:r w:rsidRPr="008D452D">
        <w:rPr>
          <w:color w:val="231F20"/>
        </w:rPr>
        <w:t>Tezy z orzecznictwa</w:t>
      </w:r>
    </w:p>
    <w:p w14:paraId="1F6B2403" w14:textId="10021A5A" w:rsidR="00301207" w:rsidRPr="008D452D" w:rsidRDefault="00301207" w:rsidP="00B87D54">
      <w:pPr>
        <w:pStyle w:val="Tekstpodstawowy"/>
        <w:spacing w:before="75" w:line="276" w:lineRule="auto"/>
        <w:jc w:val="both"/>
        <w:rPr>
          <w:sz w:val="22"/>
          <w:szCs w:val="22"/>
        </w:rPr>
      </w:pPr>
      <w:r w:rsidRPr="008D452D">
        <w:rPr>
          <w:color w:val="231F20"/>
          <w:sz w:val="22"/>
          <w:szCs w:val="22"/>
        </w:rPr>
        <w:t>Orzeczenie OSD z 20</w:t>
      </w:r>
      <w:r w:rsidR="000702A8">
        <w:rPr>
          <w:color w:val="231F20"/>
          <w:sz w:val="22"/>
          <w:szCs w:val="22"/>
        </w:rPr>
        <w:t>.04.</w:t>
      </w:r>
      <w:r w:rsidRPr="008D452D">
        <w:rPr>
          <w:color w:val="231F20"/>
          <w:sz w:val="22"/>
          <w:szCs w:val="22"/>
        </w:rPr>
        <w:t>2010 r.</w:t>
      </w:r>
      <w:r w:rsidR="000702A8">
        <w:rPr>
          <w:color w:val="231F20"/>
          <w:sz w:val="22"/>
          <w:szCs w:val="22"/>
        </w:rPr>
        <w:t>,</w:t>
      </w:r>
      <w:r w:rsidRPr="008D452D">
        <w:rPr>
          <w:color w:val="231F20"/>
          <w:sz w:val="22"/>
          <w:szCs w:val="22"/>
        </w:rPr>
        <w:t xml:space="preserve"> D 9/2010:</w:t>
      </w:r>
    </w:p>
    <w:p w14:paraId="6C5154DD" w14:textId="77777777" w:rsidR="00301207" w:rsidRPr="008D452D" w:rsidRDefault="00301207" w:rsidP="00B87D54">
      <w:pPr>
        <w:spacing w:before="18" w:line="276" w:lineRule="auto"/>
        <w:ind w:right="163" w:firstLine="226"/>
        <w:jc w:val="both"/>
        <w:rPr>
          <w:i/>
        </w:rPr>
      </w:pPr>
      <w:r w:rsidRPr="008D452D">
        <w:rPr>
          <w:i/>
          <w:color w:val="231F20"/>
        </w:rPr>
        <w:t>Pojęcie konfliktu interesów obejmuje również sytuację, w której radca prawny mógłby wykorzystać na korzyść klienta informacje, które uzyskał w ramach objętych poufnością informacji uzyskanych od innego klienta.</w:t>
      </w:r>
    </w:p>
    <w:p w14:paraId="073190F5" w14:textId="5E9760BD" w:rsidR="00301207" w:rsidRPr="008D452D" w:rsidRDefault="00301207" w:rsidP="00B87D54">
      <w:pPr>
        <w:pStyle w:val="Tekstpodstawowy"/>
        <w:spacing w:before="55" w:line="276" w:lineRule="auto"/>
        <w:jc w:val="both"/>
        <w:rPr>
          <w:sz w:val="22"/>
          <w:szCs w:val="22"/>
        </w:rPr>
      </w:pPr>
      <w:r w:rsidRPr="008D452D">
        <w:rPr>
          <w:color w:val="231F20"/>
          <w:sz w:val="22"/>
          <w:szCs w:val="22"/>
        </w:rPr>
        <w:t>Orzeczenie OSD z 7</w:t>
      </w:r>
      <w:r w:rsidR="000702A8">
        <w:rPr>
          <w:color w:val="231F20"/>
          <w:sz w:val="22"/>
          <w:szCs w:val="22"/>
        </w:rPr>
        <w:t>.10.</w:t>
      </w:r>
      <w:r w:rsidRPr="008D452D">
        <w:rPr>
          <w:color w:val="231F20"/>
          <w:sz w:val="22"/>
          <w:szCs w:val="22"/>
        </w:rPr>
        <w:t>2016 r.</w:t>
      </w:r>
      <w:r w:rsidR="000702A8">
        <w:rPr>
          <w:color w:val="231F20"/>
          <w:sz w:val="22"/>
          <w:szCs w:val="22"/>
        </w:rPr>
        <w:t>,</w:t>
      </w:r>
      <w:r w:rsidRPr="008D452D">
        <w:rPr>
          <w:color w:val="231F20"/>
          <w:sz w:val="22"/>
          <w:szCs w:val="22"/>
        </w:rPr>
        <w:t xml:space="preserve"> D 34/2016 (nieprawomocne):</w:t>
      </w:r>
    </w:p>
    <w:p w14:paraId="1392C56C" w14:textId="4B4C4496" w:rsidR="00301207" w:rsidRPr="008D452D" w:rsidRDefault="00301207" w:rsidP="00B87D54">
      <w:pPr>
        <w:spacing w:before="18" w:line="276" w:lineRule="auto"/>
        <w:ind w:right="162" w:firstLine="226"/>
        <w:jc w:val="both"/>
        <w:rPr>
          <w:i/>
        </w:rPr>
      </w:pPr>
      <w:r w:rsidRPr="008D452D">
        <w:rPr>
          <w:i/>
          <w:color w:val="231F20"/>
        </w:rPr>
        <w:t>[…] skarżący zarzuca obwinionej naruszenie zasad etyki zawodowej poprzez to, że będąc jego pełnomocnikiem w sprawie o zachowek przyjęła pełnomocnictwo od jego […] w sprawie o rozwód przeciwko niemu. Jak wskazał skarżący, w jego ocenie informacje, które obwiniona uzyskała występując w sprawie o […], m.in. o stanie majątkowym skarżącego i jego stosunkach z rodziną, mogą zostać wykorzystane w sprawie o rozwód. Skarżący wskazał, że utracił zaufanie do obwinionej i obawia się, że przyjęcie przez nią pełnomocnictwa w sprawie o rozwód ma negatywny wpływ na jego sytuację prawną. […] W wyjaśnieniach […] obwiniona wskazała, że R.2 skarżącego była jej klientką już wcześniej, zanim przyjęła sprawę o rozwód, występowała w jej imieniu w sprawie pracowniczej. Wskazała, że sprawa o rozwód nie ma żadnego związku ze sprawą […], w której jest pełnomocnikiem skarżącego, oraz że informacje przez nią uzyskane w sprawie o […] nie mogą w żaden sposób zostać wykorzystane w sprawie o rozwód.</w:t>
      </w:r>
    </w:p>
    <w:p w14:paraId="00AC7F7A" w14:textId="145E5C4B" w:rsidR="00301207" w:rsidRPr="008D452D" w:rsidRDefault="00301207" w:rsidP="00B87D54">
      <w:pPr>
        <w:spacing w:line="276" w:lineRule="auto"/>
        <w:ind w:right="162" w:firstLine="226"/>
        <w:jc w:val="both"/>
        <w:rPr>
          <w:i/>
        </w:rPr>
      </w:pPr>
      <w:r w:rsidRPr="008D452D">
        <w:rPr>
          <w:i/>
          <w:color w:val="231F20"/>
        </w:rPr>
        <w:t>Podstawą relacji pomiędzy radcą prawnym a jego klientem jest zaufanie, wspierane przez obowiązek dochowania tajemnicy zawodowej i gwarancję, że radca prawny nie przyjmie pełnomocnictwa w sprawie, w której mogłoby powstać ryzyko wykorzystania tajemnicy zawodowej, ograniczenie niezależności radcy prawnego czy inne okoliczności noszące znamiona konfliktu interesów. Przepisy nie przewidują przy tym możliwości zwolnienia radcy prawnego z reprezentowania stron w razie zaistnienia konfliktu interesów. W przedmiotowej sprawie doszło niewątpliwie do istotnego naruszenia przepisów art. 10, art. 26 ust. 1 i art. 28 ust. 2 KERP w związku z art. 64 ust. 1 u.r.pr.</w:t>
      </w:r>
    </w:p>
    <w:p w14:paraId="2B27160B" w14:textId="3C405D35" w:rsidR="00301207" w:rsidRPr="008D452D" w:rsidRDefault="00301207" w:rsidP="00B87D54">
      <w:pPr>
        <w:pStyle w:val="Tekstpodstawowy"/>
        <w:spacing w:line="276" w:lineRule="auto"/>
        <w:jc w:val="both"/>
        <w:rPr>
          <w:sz w:val="22"/>
          <w:szCs w:val="22"/>
        </w:rPr>
      </w:pPr>
      <w:r w:rsidRPr="008D452D">
        <w:rPr>
          <w:color w:val="231F20"/>
          <w:sz w:val="22"/>
          <w:szCs w:val="22"/>
        </w:rPr>
        <w:t>Orzeczenie OSD z 28</w:t>
      </w:r>
      <w:r w:rsidR="000702A8">
        <w:rPr>
          <w:color w:val="231F20"/>
          <w:sz w:val="22"/>
          <w:szCs w:val="22"/>
        </w:rPr>
        <w:t>.03.</w:t>
      </w:r>
      <w:r w:rsidRPr="008D452D">
        <w:rPr>
          <w:color w:val="231F20"/>
          <w:sz w:val="22"/>
          <w:szCs w:val="22"/>
        </w:rPr>
        <w:t>2017 r.</w:t>
      </w:r>
      <w:r w:rsidR="000702A8">
        <w:rPr>
          <w:color w:val="231F20"/>
          <w:sz w:val="22"/>
          <w:szCs w:val="22"/>
        </w:rPr>
        <w:t>,</w:t>
      </w:r>
      <w:r w:rsidRPr="008D452D">
        <w:rPr>
          <w:color w:val="231F20"/>
          <w:sz w:val="22"/>
          <w:szCs w:val="22"/>
        </w:rPr>
        <w:t xml:space="preserve"> D 70/2016:</w:t>
      </w:r>
    </w:p>
    <w:p w14:paraId="1585773F" w14:textId="1AFC6B84" w:rsidR="00301207" w:rsidRPr="008D452D" w:rsidRDefault="00301207" w:rsidP="00B87D54">
      <w:pPr>
        <w:spacing w:before="19" w:line="276" w:lineRule="auto"/>
        <w:ind w:right="48" w:firstLine="226"/>
        <w:jc w:val="both"/>
        <w:rPr>
          <w:i/>
        </w:rPr>
      </w:pPr>
      <w:r w:rsidRPr="008D452D">
        <w:rPr>
          <w:i/>
          <w:color w:val="231F20"/>
        </w:rPr>
        <w:t xml:space="preserve">[…] świadczenie pomocy prawnej na rzecz R. oraz K. w sprawie, w której stroną przeciwną jest były klient Obwinionego, stwarza znaczne zagrożenie naruszenia tajemnicy zawodowej. Niewątpliwie Obwiniony reprezentując w postępowaniu […] Zarząd S.(1) powziął w związku z prowadzeniem tej sprawy, jak i w czasie wcześniejszego prowadzenia spraw S.(1), informacje, które mogły zostały użyte podczas prowadzenia spraw na rzecz R. oraz K. W ocenie Sądu sam fakt występowania i podnoszenia tych okoliczności stanowi wyczerpanie znamion czynu zawartego w art. 26 ust. 1 w związku z art. 15 </w:t>
      </w:r>
      <w:r w:rsidRPr="008D452D">
        <w:rPr>
          <w:i/>
          <w:color w:val="231F20"/>
        </w:rPr>
        <w:lastRenderedPageBreak/>
        <w:t>KERP, polegającego na świadczeniu przez Obwinionego pomocy prawnej na rzecz R. w warunkach stwarzających znaczne zagrożenie naruszenia tajemnicy zawodowej, a posiadana przez radcę prawego wiedza o sprawach innego klienta lub osób, na których rzecz uprzednio wykonywał czynności zawodowe dawała nowemu klientowi nieuzasadnioną przewagę.</w:t>
      </w:r>
    </w:p>
    <w:p w14:paraId="3C3C57CC" w14:textId="3D17B838" w:rsidR="00301207" w:rsidRPr="008D452D" w:rsidRDefault="00301207" w:rsidP="00B87D54">
      <w:pPr>
        <w:pStyle w:val="Tekstpodstawowy"/>
        <w:spacing w:before="47" w:line="276" w:lineRule="auto"/>
        <w:jc w:val="both"/>
        <w:rPr>
          <w:sz w:val="22"/>
          <w:szCs w:val="22"/>
        </w:rPr>
      </w:pPr>
      <w:r w:rsidRPr="008D452D">
        <w:rPr>
          <w:color w:val="231F20"/>
          <w:sz w:val="22"/>
          <w:szCs w:val="22"/>
        </w:rPr>
        <w:t>Postanowienie SN z 21</w:t>
      </w:r>
      <w:r w:rsidR="000702A8">
        <w:rPr>
          <w:color w:val="231F20"/>
          <w:sz w:val="22"/>
          <w:szCs w:val="22"/>
        </w:rPr>
        <w:t>.04.</w:t>
      </w:r>
      <w:r w:rsidRPr="008D452D">
        <w:rPr>
          <w:color w:val="231F20"/>
          <w:sz w:val="22"/>
          <w:szCs w:val="22"/>
        </w:rPr>
        <w:t>2017 r.</w:t>
      </w:r>
      <w:r w:rsidR="000702A8">
        <w:rPr>
          <w:color w:val="231F20"/>
          <w:sz w:val="22"/>
          <w:szCs w:val="22"/>
        </w:rPr>
        <w:t>,</w:t>
      </w:r>
      <w:r w:rsidRPr="008D452D">
        <w:rPr>
          <w:color w:val="231F20"/>
          <w:sz w:val="22"/>
          <w:szCs w:val="22"/>
        </w:rPr>
        <w:t xml:space="preserve"> SDI 6/17</w:t>
      </w:r>
      <w:r w:rsidR="006613F4">
        <w:rPr>
          <w:color w:val="231F20"/>
          <w:sz w:val="22"/>
          <w:szCs w:val="22"/>
        </w:rPr>
        <w:t>, LEX nr 2310122</w:t>
      </w:r>
      <w:r w:rsidRPr="008D452D">
        <w:rPr>
          <w:color w:val="231F20"/>
          <w:sz w:val="22"/>
          <w:szCs w:val="22"/>
        </w:rPr>
        <w:t>:</w:t>
      </w:r>
    </w:p>
    <w:p w14:paraId="7200F184" w14:textId="00573809" w:rsidR="00301207" w:rsidRPr="008D452D" w:rsidRDefault="00301207" w:rsidP="00B87D54">
      <w:pPr>
        <w:spacing w:before="19" w:line="276" w:lineRule="auto"/>
        <w:ind w:right="49" w:firstLine="226"/>
        <w:jc w:val="both"/>
        <w:rPr>
          <w:i/>
        </w:rPr>
      </w:pPr>
      <w:r w:rsidRPr="008D452D">
        <w:rPr>
          <w:i/>
          <w:color w:val="231F20"/>
        </w:rPr>
        <w:t>Radca prawny M. G. orzeczeniem Okręgowego Sądu Dyscyplinarnego Okręgowej Izby Radców Prawnych […] został uznany za winnego tego, że w bliżej nieokreślonym okresie, pomiędzy 1 sierpnia a 31 grudnia 2014 r., udzielał swojemu klientowi – Rolniczej Spółdzielni Produkcyjnej „Z.” pomocy prawnej, wydając ustne opinie prawne, dotyczące umowy z J.R. Sp. z o.o., której wspólnikiem była żona obwinionego radcy prawnego – J.G.</w:t>
      </w:r>
    </w:p>
    <w:p w14:paraId="293E4EF0" w14:textId="77777777" w:rsidR="00301207" w:rsidRPr="008D452D" w:rsidRDefault="00301207" w:rsidP="00B87D54">
      <w:pPr>
        <w:pStyle w:val="Tekstpodstawowy"/>
        <w:spacing w:line="276" w:lineRule="auto"/>
        <w:rPr>
          <w:i/>
          <w:sz w:val="22"/>
          <w:szCs w:val="22"/>
        </w:rPr>
      </w:pPr>
    </w:p>
    <w:p w14:paraId="12E01E7B" w14:textId="5F64E49C" w:rsidR="00770790" w:rsidRPr="008D452D" w:rsidRDefault="00770790" w:rsidP="00B87D54">
      <w:pPr>
        <w:spacing w:line="276" w:lineRule="auto"/>
        <w:contextualSpacing/>
        <w:jc w:val="center"/>
        <w:rPr>
          <w:bCs/>
        </w:rPr>
      </w:pPr>
      <w:r w:rsidRPr="008D452D">
        <w:rPr>
          <w:b/>
          <w:bCs/>
        </w:rPr>
        <w:t>Art. 26a.</w:t>
      </w:r>
    </w:p>
    <w:p w14:paraId="3AFE19D8" w14:textId="77777777" w:rsidR="00770790" w:rsidRPr="008D452D" w:rsidRDefault="00770790" w:rsidP="00B87D54">
      <w:pPr>
        <w:spacing w:line="276" w:lineRule="auto"/>
        <w:ind w:hanging="284"/>
        <w:contextualSpacing/>
        <w:jc w:val="both"/>
        <w:rPr>
          <w:b/>
          <w:bCs/>
        </w:rPr>
      </w:pPr>
      <w:r w:rsidRPr="008D452D">
        <w:rPr>
          <w:b/>
          <w:bCs/>
        </w:rPr>
        <w:t>1. Radca prawny obowiązany jest powstrzymać się od czynności zawodowych w sprawie ze względu na konflikt interesów lub znaczne ryzyko jego wystąpienia, jeśli wykonuje zawód w kancelarii wspólnie z innymi radcami prawnymi lub osobami, z którymi na podstawie przepisów prawa może wspólnie wykonywać zawód i ktokolwiek z nich znajduje się w sytuacji konfliktu interesów.</w:t>
      </w:r>
    </w:p>
    <w:p w14:paraId="4132400C" w14:textId="77777777" w:rsidR="00770790" w:rsidRPr="008D452D" w:rsidRDefault="00770790" w:rsidP="00B87D54">
      <w:pPr>
        <w:spacing w:line="276" w:lineRule="auto"/>
        <w:ind w:hanging="284"/>
        <w:contextualSpacing/>
        <w:jc w:val="both"/>
        <w:rPr>
          <w:b/>
          <w:bCs/>
        </w:rPr>
      </w:pPr>
      <w:r w:rsidRPr="008D452D">
        <w:rPr>
          <w:b/>
          <w:bCs/>
        </w:rPr>
        <w:t>2. Radca prawny może jednak świadczyć pomoc prawną w przypadku, o którym mowa w ust. 1, wyłącznie za zgodą klienta lub osoby, na rzecz której uprzednio wykonywał czynności zawodowe oraz jeżeli przyjęte w kancelarii rozwiązania organizacyjne i techniczne zapewniają ochronę tajemnicy zawodowej, a posiadana przez radcę prawnego wiedza o sprawach innego klienta lub osób, na rzecz których uprzednio wykonywał czynności zawodowe, nie daje nieuzasadnionej przewagi. Możliwość taka wyłączona jest w sytuacjach, o których mowa w art. 28 ust. 2.</w:t>
      </w:r>
    </w:p>
    <w:p w14:paraId="79DE8DB0" w14:textId="77777777" w:rsidR="00770790" w:rsidRPr="008D452D" w:rsidRDefault="00770790" w:rsidP="00B87D54">
      <w:pPr>
        <w:pStyle w:val="Tekstpodstawowy"/>
        <w:spacing w:line="276" w:lineRule="auto"/>
        <w:rPr>
          <w:i/>
          <w:sz w:val="22"/>
          <w:szCs w:val="22"/>
        </w:rPr>
      </w:pPr>
    </w:p>
    <w:p w14:paraId="3506BDE4" w14:textId="52031C07" w:rsidR="001915E8" w:rsidRPr="008D452D" w:rsidRDefault="00213CAA" w:rsidP="00B87D54">
      <w:pPr>
        <w:pStyle w:val="Akapitzlist"/>
        <w:numPr>
          <w:ilvl w:val="0"/>
          <w:numId w:val="249"/>
        </w:numPr>
        <w:tabs>
          <w:tab w:val="left" w:pos="474"/>
        </w:tabs>
        <w:spacing w:line="276" w:lineRule="auto"/>
        <w:ind w:left="0" w:right="163"/>
        <w:jc w:val="both"/>
      </w:pPr>
      <w:r w:rsidRPr="008D452D">
        <w:rPr>
          <w:color w:val="231F20"/>
        </w:rPr>
        <w:t xml:space="preserve">Postanowienie </w:t>
      </w:r>
      <w:r w:rsidR="000C26DA" w:rsidRPr="008D452D">
        <w:rPr>
          <w:color w:val="231F20"/>
        </w:rPr>
        <w:t>dotyczy zasady</w:t>
      </w:r>
      <w:r w:rsidR="00684174" w:rsidRPr="008D452D">
        <w:rPr>
          <w:color w:val="231F20"/>
        </w:rPr>
        <w:t xml:space="preserve"> tzw. </w:t>
      </w:r>
      <w:r w:rsidR="00684174" w:rsidRPr="008D452D">
        <w:rPr>
          <w:b/>
          <w:color w:val="231F20"/>
        </w:rPr>
        <w:t>przypisania konfliktu interesów</w:t>
      </w:r>
      <w:r w:rsidR="00684174" w:rsidRPr="008D452D">
        <w:rPr>
          <w:color w:val="231F20"/>
        </w:rPr>
        <w:t>.</w:t>
      </w:r>
      <w:r w:rsidR="000C26DA" w:rsidRPr="008D452D">
        <w:rPr>
          <w:color w:val="231F20"/>
        </w:rPr>
        <w:t xml:space="preserve"> Nie była ona uregulowana w KERP przed nowelizacją z 2022 </w:t>
      </w:r>
      <w:r w:rsidR="005B6FCD" w:rsidRPr="008D452D">
        <w:rPr>
          <w:color w:val="231F20"/>
        </w:rPr>
        <w:t>r.</w:t>
      </w:r>
      <w:r w:rsidR="000C26DA" w:rsidRPr="008D452D">
        <w:rPr>
          <w:color w:val="231F20"/>
        </w:rPr>
        <w:t xml:space="preserve">, jednakże znana była </w:t>
      </w:r>
      <w:r w:rsidR="00684174" w:rsidRPr="008D452D">
        <w:rPr>
          <w:color w:val="231F20"/>
        </w:rPr>
        <w:t xml:space="preserve">KERP z 2007 r. </w:t>
      </w:r>
      <w:r w:rsidR="001915E8" w:rsidRPr="008D452D">
        <w:rPr>
          <w:color w:val="231F20"/>
        </w:rPr>
        <w:t xml:space="preserve">Wówczas </w:t>
      </w:r>
      <w:r w:rsidR="00684174" w:rsidRPr="008D452D">
        <w:rPr>
          <w:color w:val="231F20"/>
        </w:rPr>
        <w:t>zasadę tę regulował art. 22 ust. 5, zgodnie z którym</w:t>
      </w:r>
      <w:r w:rsidR="001915E8" w:rsidRPr="008D452D">
        <w:rPr>
          <w:color w:val="231F20"/>
        </w:rPr>
        <w:t xml:space="preserve"> o</w:t>
      </w:r>
      <w:r w:rsidR="00684174" w:rsidRPr="008D452D">
        <w:rPr>
          <w:color w:val="231F20"/>
        </w:rPr>
        <w:t>bowiązek wyłączenia się ze sprawy i powstrzymania się od czynności spoczywający na radcy prawnym, dotyczy</w:t>
      </w:r>
      <w:r w:rsidR="001915E8" w:rsidRPr="008D452D">
        <w:rPr>
          <w:color w:val="231F20"/>
        </w:rPr>
        <w:t>ł</w:t>
      </w:r>
      <w:r w:rsidR="00684174" w:rsidRPr="008D452D">
        <w:rPr>
          <w:color w:val="231F20"/>
        </w:rPr>
        <w:t xml:space="preserve"> także radców prawnych, z którymi radca prawny, w czasie prowadzenia danej sprawy, świadczy</w:t>
      </w:r>
      <w:r w:rsidR="001915E8" w:rsidRPr="008D452D">
        <w:rPr>
          <w:color w:val="231F20"/>
        </w:rPr>
        <w:t>ł</w:t>
      </w:r>
      <w:r w:rsidR="00684174" w:rsidRPr="008D452D">
        <w:rPr>
          <w:color w:val="231F20"/>
        </w:rPr>
        <w:t xml:space="preserve"> pomoc prawną wspólnie w zespole radców prawnych albo spółce lub kancelarii, choćby nie byli ono zaangażowani w prowadzenie tej sprawy</w:t>
      </w:r>
      <w:r w:rsidR="001915E8" w:rsidRPr="008D452D">
        <w:rPr>
          <w:color w:val="231F20"/>
        </w:rPr>
        <w:t>.</w:t>
      </w:r>
      <w:r w:rsidR="00684174" w:rsidRPr="008D452D">
        <w:rPr>
          <w:color w:val="231F20"/>
        </w:rPr>
        <w:t xml:space="preserve"> Przypisanie konfliktu interesów oznacza</w:t>
      </w:r>
      <w:r w:rsidR="001915E8" w:rsidRPr="008D452D">
        <w:rPr>
          <w:color w:val="231F20"/>
        </w:rPr>
        <w:t>ło</w:t>
      </w:r>
      <w:r w:rsidR="00684174" w:rsidRPr="008D452D">
        <w:rPr>
          <w:color w:val="231F20"/>
        </w:rPr>
        <w:t xml:space="preserve"> więc rozszerzenie jego standardów na osoby,</w:t>
      </w:r>
      <w:r w:rsidR="001915E8" w:rsidRPr="008D452D">
        <w:rPr>
          <w:color w:val="231F20"/>
        </w:rPr>
        <w:t xml:space="preserve"> </w:t>
      </w:r>
      <w:r w:rsidR="00684174" w:rsidRPr="008D452D">
        <w:rPr>
          <w:color w:val="231F20"/>
        </w:rPr>
        <w:t>z którymi radca prawny wspólnie wykonuje zawód</w:t>
      </w:r>
      <w:r w:rsidR="00006165">
        <w:rPr>
          <w:color w:val="231F20"/>
        </w:rPr>
        <w:t>,</w:t>
      </w:r>
      <w:r w:rsidR="00684174" w:rsidRPr="008D452D">
        <w:rPr>
          <w:color w:val="231F20"/>
        </w:rPr>
        <w:t xml:space="preserve"> i uznanie, że również one znajdują się w sytuacji konfliktu interesów. Można również powiedzieć, że radca prawny znajdujący się w konflikcie interesów „zaraża</w:t>
      </w:r>
      <w:r w:rsidR="001915E8" w:rsidRPr="008D452D">
        <w:rPr>
          <w:color w:val="231F20"/>
        </w:rPr>
        <w:t>ł</w:t>
      </w:r>
      <w:r w:rsidR="00684174" w:rsidRPr="008D452D">
        <w:rPr>
          <w:color w:val="231F20"/>
        </w:rPr>
        <w:t>” nim inne osoby wspólnie wykonujące z nim zawód</w:t>
      </w:r>
      <w:r w:rsidR="001915E8" w:rsidRPr="008D452D">
        <w:rPr>
          <w:color w:val="231F20"/>
        </w:rPr>
        <w:t>.</w:t>
      </w:r>
    </w:p>
    <w:p w14:paraId="16A6D542" w14:textId="578ED255" w:rsidR="00684174" w:rsidRPr="008D452D" w:rsidRDefault="001915E8" w:rsidP="00B87D54">
      <w:pPr>
        <w:pStyle w:val="Akapitzlist"/>
        <w:tabs>
          <w:tab w:val="left" w:pos="474"/>
        </w:tabs>
        <w:spacing w:line="276" w:lineRule="auto"/>
        <w:ind w:left="0" w:right="163" w:firstLine="0"/>
        <w:rPr>
          <w:color w:val="231F20"/>
        </w:rPr>
      </w:pPr>
      <w:r w:rsidRPr="008D452D">
        <w:rPr>
          <w:color w:val="231F20"/>
        </w:rPr>
        <w:tab/>
        <w:t xml:space="preserve">Nowelizacja z 2022 </w:t>
      </w:r>
      <w:r w:rsidR="005B6FCD" w:rsidRPr="008D452D">
        <w:rPr>
          <w:color w:val="231F20"/>
        </w:rPr>
        <w:t xml:space="preserve">r. </w:t>
      </w:r>
      <w:r w:rsidRPr="008D452D">
        <w:rPr>
          <w:color w:val="231F20"/>
        </w:rPr>
        <w:t xml:space="preserve">przywróciła regulację zasady przypisania konfliktu interesów. </w:t>
      </w:r>
      <w:r w:rsidRPr="008D452D">
        <w:rPr>
          <w:i/>
          <w:iCs/>
          <w:color w:val="231F20"/>
        </w:rPr>
        <w:t>Ratio legis</w:t>
      </w:r>
      <w:r w:rsidRPr="008D452D">
        <w:rPr>
          <w:color w:val="231F20"/>
        </w:rPr>
        <w:t xml:space="preserve"> tej zmiany wiąże się z oceną, że omawiana regulacja</w:t>
      </w:r>
      <w:r w:rsidR="00684174" w:rsidRPr="008D452D">
        <w:rPr>
          <w:color w:val="231F20"/>
        </w:rPr>
        <w:t xml:space="preserve"> jest bardzo istotn</w:t>
      </w:r>
      <w:r w:rsidRPr="008D452D">
        <w:rPr>
          <w:color w:val="231F20"/>
        </w:rPr>
        <w:t xml:space="preserve">a </w:t>
      </w:r>
      <w:r w:rsidR="00684174" w:rsidRPr="008D452D">
        <w:rPr>
          <w:color w:val="231F20"/>
        </w:rPr>
        <w:t xml:space="preserve">z punktu widzenia skuteczności jego standardów. Jeśli bowiem osoby wspólnie wykonujące zawód mogłyby jednocześnie np. bronić w jednej sprawie dwóch oskarżonych o sprzecznych interesach (wbrew art. 28 ust. 1 KERP) lub być pełnomocnikami dwóch stron sprawy rozwodowej (wbrew art. 28 ust. 2 KERP), to wątpliwe byłoby, czy realizowane są wartości, ze względu na które należy unikać konfliktu interesów. Artykuł 10 KERP wskazuje tu na niezależność uregulowaną w art. 7 KERP, lojalność wobec klienta, której dotyczy art. 8 KERP, oraz tajemnicę zawodową, do której odnosi się art. 9 KERP. </w:t>
      </w:r>
      <w:r w:rsidRPr="008D452D">
        <w:rPr>
          <w:color w:val="231F20"/>
        </w:rPr>
        <w:t>Brak jasnego rozstrzygnięcia, jak należ</w:t>
      </w:r>
      <w:r w:rsidR="00A127F7">
        <w:rPr>
          <w:color w:val="231F20"/>
        </w:rPr>
        <w:t>y</w:t>
      </w:r>
      <w:r w:rsidRPr="008D452D">
        <w:rPr>
          <w:color w:val="231F20"/>
        </w:rPr>
        <w:t xml:space="preserve"> oceniać powyższe sytuacje w świetle wskazanych wartości, należało uznać za istotną lukę.</w:t>
      </w:r>
    </w:p>
    <w:p w14:paraId="5ED11A88" w14:textId="77777777" w:rsidR="001915E8" w:rsidRPr="008D452D" w:rsidRDefault="001915E8" w:rsidP="00B87D54">
      <w:pPr>
        <w:pStyle w:val="Akapitzlist"/>
        <w:numPr>
          <w:ilvl w:val="0"/>
          <w:numId w:val="249"/>
        </w:numPr>
        <w:tabs>
          <w:tab w:val="left" w:pos="474"/>
        </w:tabs>
        <w:spacing w:line="276" w:lineRule="auto"/>
        <w:ind w:left="0" w:right="163"/>
        <w:jc w:val="both"/>
      </w:pPr>
      <w:r w:rsidRPr="008D452D">
        <w:t xml:space="preserve">Omawiane postanowienie określa </w:t>
      </w:r>
      <w:r w:rsidR="00213CAA" w:rsidRPr="008D452D">
        <w:t>zasadę przypisania konfliktu</w:t>
      </w:r>
      <w:r w:rsidRPr="008D452D">
        <w:t xml:space="preserve"> jako</w:t>
      </w:r>
      <w:r w:rsidR="00213CAA" w:rsidRPr="008D452D">
        <w:t xml:space="preserve"> </w:t>
      </w:r>
      <w:r w:rsidRPr="008D452D">
        <w:t>p</w:t>
      </w:r>
      <w:r w:rsidR="00213CAA" w:rsidRPr="008D452D">
        <w:t>olega</w:t>
      </w:r>
      <w:r w:rsidRPr="008D452D">
        <w:t>jącą</w:t>
      </w:r>
      <w:r w:rsidR="00213CAA" w:rsidRPr="008D452D">
        <w:t xml:space="preserve"> na tym, że jeśli w ramach takiej formy wykonywania zawodu jedna osoba znajduje się w sytuacji konfliktu interesów, to pozostałe osoby również traktuje się jakby w takiej sytuacji się znajdowały. </w:t>
      </w:r>
    </w:p>
    <w:p w14:paraId="26168FD6" w14:textId="0A095EB6" w:rsidR="00213CAA" w:rsidRPr="008D452D" w:rsidRDefault="001915E8" w:rsidP="00B87D54">
      <w:pPr>
        <w:pStyle w:val="Akapitzlist"/>
        <w:tabs>
          <w:tab w:val="left" w:pos="474"/>
        </w:tabs>
        <w:spacing w:line="276" w:lineRule="auto"/>
        <w:ind w:left="0" w:right="163" w:firstLine="0"/>
      </w:pPr>
      <w:r w:rsidRPr="008D452D">
        <w:tab/>
      </w:r>
      <w:r w:rsidR="000C75F8" w:rsidRPr="008D452D">
        <w:tab/>
      </w:r>
      <w:r w:rsidR="00213CAA" w:rsidRPr="008D452D">
        <w:t xml:space="preserve">Zakres zastosowania zasady przypisania konfliktu interesów jest wyznaczany przez dwa elementy. Po pierwsze, postanowienie mówi o wykonywaniu zawodu wspólnie w kancelarii z innymi </w:t>
      </w:r>
      <w:r w:rsidR="00213CAA" w:rsidRPr="008D452D">
        <w:lastRenderedPageBreak/>
        <w:t xml:space="preserve">osobami. Przez kancelarię należy rozumieć w tym kontekście każdą organizacyjnoprawną formę wykonywania zawodu radcy prawnego przewidzianą w </w:t>
      </w:r>
      <w:r w:rsidR="005A296B">
        <w:t>ustawie o radcach prawnych</w:t>
      </w:r>
      <w:r w:rsidR="005A296B" w:rsidRPr="008D452D">
        <w:t xml:space="preserve"> </w:t>
      </w:r>
      <w:r w:rsidR="00213CAA" w:rsidRPr="008D452D">
        <w:t xml:space="preserve">(art. 5 pkt 5 KERP). Na gruncie </w:t>
      </w:r>
      <w:r w:rsidR="00006165" w:rsidRPr="00006165">
        <w:t>ustawy o radcach prawnych</w:t>
      </w:r>
      <w:r w:rsidR="00006165">
        <w:t xml:space="preserve"> </w:t>
      </w:r>
      <w:r w:rsidR="00213CAA" w:rsidRPr="008D452D">
        <w:t>zagadnienia tego dotyczy art. 8 ust. 1. Choć nie posługuje się on wprost tym podziałem, to należy przyjąć</w:t>
      </w:r>
      <w:r w:rsidR="00006165">
        <w:t>,</w:t>
      </w:r>
      <w:r w:rsidR="00213CAA" w:rsidRPr="008D452D">
        <w:t xml:space="preserve"> że ujęte w nim formy wykonywania zawodu radcy prawnego dzielą się na</w:t>
      </w:r>
      <w:r w:rsidRPr="008D452D">
        <w:t xml:space="preserve"> </w:t>
      </w:r>
      <w:r w:rsidR="00213CAA" w:rsidRPr="008D452D">
        <w:t>indywidualne</w:t>
      </w:r>
      <w:r w:rsidR="005A296B">
        <w:t xml:space="preserve"> oraz wspólne</w:t>
      </w:r>
      <w:r w:rsidR="00213CAA" w:rsidRPr="008D452D">
        <w:t xml:space="preserve"> formy wykonywania zawodu.</w:t>
      </w:r>
    </w:p>
    <w:p w14:paraId="6546AFCF" w14:textId="24831F98" w:rsidR="00213CAA" w:rsidRPr="008D452D" w:rsidRDefault="00213CAA" w:rsidP="00B87D54">
      <w:pPr>
        <w:pStyle w:val="Tekstpodstawowy"/>
        <w:spacing w:line="276" w:lineRule="auto"/>
        <w:ind w:right="50" w:firstLine="543"/>
        <w:jc w:val="both"/>
        <w:rPr>
          <w:sz w:val="22"/>
          <w:szCs w:val="22"/>
        </w:rPr>
      </w:pPr>
      <w:r w:rsidRPr="008D452D">
        <w:rPr>
          <w:sz w:val="22"/>
          <w:szCs w:val="22"/>
        </w:rPr>
        <w:t xml:space="preserve">Indywidualne formy wykonywania zawodu to umowa cywilnoprawna oraz kancelaria radcy prawnego. Przesądza o tym § 2 pkt 6 </w:t>
      </w:r>
      <w:r w:rsidR="005A296B">
        <w:rPr>
          <w:sz w:val="22"/>
          <w:szCs w:val="22"/>
        </w:rPr>
        <w:t>regulaminu wykonywania zawodu radcy</w:t>
      </w:r>
      <w:r w:rsidR="005B6FCD" w:rsidRPr="008D452D">
        <w:rPr>
          <w:sz w:val="22"/>
          <w:szCs w:val="22"/>
        </w:rPr>
        <w:t>,</w:t>
      </w:r>
      <w:r w:rsidRPr="008D452D">
        <w:rPr>
          <w:sz w:val="22"/>
          <w:szCs w:val="22"/>
        </w:rPr>
        <w:t xml:space="preserve"> stanowiąc, że przez kancelarię radcy prawnego rozumie się formę wykonywania zawodu we własnym imieniu i na własny rachunek przez radcę prawnego prowadzącego jednoosobową działalność gospodarczą.</w:t>
      </w:r>
    </w:p>
    <w:p w14:paraId="439F463A" w14:textId="27B39992" w:rsidR="00213CAA" w:rsidRPr="008D452D" w:rsidRDefault="00213CAA" w:rsidP="00B87D54">
      <w:pPr>
        <w:pStyle w:val="Tekstpodstawowy"/>
        <w:spacing w:line="276" w:lineRule="auto"/>
        <w:ind w:right="50" w:firstLine="543"/>
        <w:jc w:val="both"/>
        <w:rPr>
          <w:sz w:val="22"/>
          <w:szCs w:val="22"/>
        </w:rPr>
      </w:pPr>
      <w:r w:rsidRPr="008D452D">
        <w:rPr>
          <w:sz w:val="22"/>
          <w:szCs w:val="22"/>
        </w:rPr>
        <w:t>Wspólne formy wykonywania zawodu to spółki, o których mowa w art. 8 ust. 1 pkt 1</w:t>
      </w:r>
      <w:r w:rsidR="005B6FCD" w:rsidRPr="008D452D">
        <w:rPr>
          <w:color w:val="231F20"/>
          <w:sz w:val="22"/>
          <w:szCs w:val="22"/>
        </w:rPr>
        <w:t>–</w:t>
      </w:r>
      <w:r w:rsidRPr="008D452D">
        <w:rPr>
          <w:sz w:val="22"/>
          <w:szCs w:val="22"/>
        </w:rPr>
        <w:t xml:space="preserve">3 </w:t>
      </w:r>
      <w:r w:rsidR="00F12982">
        <w:rPr>
          <w:sz w:val="22"/>
          <w:szCs w:val="22"/>
        </w:rPr>
        <w:t>u.r.pr.</w:t>
      </w:r>
      <w:r w:rsidRPr="008D452D">
        <w:rPr>
          <w:sz w:val="22"/>
          <w:szCs w:val="22"/>
        </w:rPr>
        <w:t xml:space="preserve">, a więc spółka cywilna, jawna, partnerska, komandytowa lub komandytowo-akcyjna, w której odpowiednio wspólnikami, partnerami lub komplementariuszami są radcowie prawni, adwokaci, rzecznicy patentowi, doradcy podatkowi lub prawnicy zagraniczni wykonujący stałą praktykę na podstawie przepisów </w:t>
      </w:r>
      <w:r w:rsidR="00006165" w:rsidRPr="00006165">
        <w:rPr>
          <w:sz w:val="22"/>
          <w:szCs w:val="22"/>
        </w:rPr>
        <w:t>ustawy o świadczeniu przez prawników zagranicznych pomocy prawnej w Rzeczypospolitej Polskiej</w:t>
      </w:r>
      <w:r w:rsidRPr="008D452D">
        <w:rPr>
          <w:sz w:val="22"/>
          <w:szCs w:val="22"/>
        </w:rPr>
        <w:t xml:space="preserve">.  </w:t>
      </w:r>
    </w:p>
    <w:p w14:paraId="0A3B56DA" w14:textId="77777777" w:rsidR="00213CAA" w:rsidRPr="008D452D" w:rsidRDefault="00213CAA" w:rsidP="00B87D54">
      <w:pPr>
        <w:pStyle w:val="Tekstpodstawowy"/>
        <w:spacing w:line="276" w:lineRule="auto"/>
        <w:ind w:right="50" w:firstLine="543"/>
        <w:jc w:val="both"/>
        <w:rPr>
          <w:sz w:val="22"/>
          <w:szCs w:val="22"/>
        </w:rPr>
      </w:pPr>
      <w:r w:rsidRPr="008D452D">
        <w:rPr>
          <w:sz w:val="22"/>
          <w:szCs w:val="22"/>
        </w:rPr>
        <w:t xml:space="preserve">Wykonywanie zawodu w stosunku pracy może być zarówno indywidualną, jak i wspólną formą wykonywania zawodu, w zależności od tego, czy w danej jednostce organizacyjnej zatrudniony jest </w:t>
      </w:r>
      <w:commentRangeStart w:id="34"/>
      <w:commentRangeStart w:id="35"/>
      <w:r w:rsidRPr="008D452D">
        <w:rPr>
          <w:sz w:val="22"/>
          <w:szCs w:val="22"/>
        </w:rPr>
        <w:t>jeden, czy więcej radców prawnych</w:t>
      </w:r>
      <w:commentRangeEnd w:id="34"/>
      <w:r w:rsidR="00006165">
        <w:rPr>
          <w:rStyle w:val="Odwoaniedokomentarza"/>
        </w:rPr>
        <w:commentReference w:id="34"/>
      </w:r>
      <w:commentRangeEnd w:id="35"/>
      <w:r w:rsidR="00A360E6">
        <w:rPr>
          <w:rStyle w:val="Odwoaniedokomentarza"/>
        </w:rPr>
        <w:commentReference w:id="35"/>
      </w:r>
      <w:r w:rsidRPr="008D452D">
        <w:rPr>
          <w:sz w:val="22"/>
          <w:szCs w:val="22"/>
        </w:rPr>
        <w:t>.</w:t>
      </w:r>
    </w:p>
    <w:p w14:paraId="35C47A03" w14:textId="426F01F8" w:rsidR="00213CAA" w:rsidRPr="008D452D" w:rsidRDefault="00213CAA" w:rsidP="00B87D54">
      <w:pPr>
        <w:pStyle w:val="Tekstpodstawowy"/>
        <w:spacing w:line="276" w:lineRule="auto"/>
        <w:ind w:right="50" w:firstLine="543"/>
        <w:jc w:val="both"/>
        <w:rPr>
          <w:sz w:val="22"/>
          <w:szCs w:val="22"/>
        </w:rPr>
      </w:pPr>
      <w:r w:rsidRPr="008D452D">
        <w:rPr>
          <w:sz w:val="22"/>
          <w:szCs w:val="22"/>
        </w:rPr>
        <w:t xml:space="preserve">Po drugie, omawiane postanowienie dotyczy wspólnego wykonywania zawodu z innymi radcami prawnymi lub osobami, z którymi na podstawie przepisów prawa może wspólnie wykonywać zawód. Pojęcie to zostało zdefiniowane w art. 5 pkt 6 KERP i należy przez nie rozumieć osobę, która zgodnie z przepisami </w:t>
      </w:r>
      <w:r w:rsidR="005A3075" w:rsidRPr="005A3075">
        <w:rPr>
          <w:sz w:val="22"/>
          <w:szCs w:val="22"/>
        </w:rPr>
        <w:t>ustawy o radcach prawnych</w:t>
      </w:r>
      <w:r w:rsidR="00F12982" w:rsidRPr="008D452D">
        <w:rPr>
          <w:sz w:val="22"/>
          <w:szCs w:val="22"/>
        </w:rPr>
        <w:t xml:space="preserve"> </w:t>
      </w:r>
      <w:r w:rsidRPr="008D452D">
        <w:rPr>
          <w:sz w:val="22"/>
          <w:szCs w:val="22"/>
        </w:rPr>
        <w:t xml:space="preserve">może być wspólnikiem spółki, w której radca prawny wykonuje zawód. W konsekwencji zastosowanie znajduje tu art. 8 ust. 1 </w:t>
      </w:r>
      <w:r w:rsidR="00F12982">
        <w:rPr>
          <w:sz w:val="22"/>
          <w:szCs w:val="22"/>
        </w:rPr>
        <w:t>u.r.pr.</w:t>
      </w:r>
      <w:r w:rsidRPr="008D452D">
        <w:rPr>
          <w:sz w:val="22"/>
          <w:szCs w:val="22"/>
        </w:rPr>
        <w:t xml:space="preserve">, a zatem osobami takimi są adwokaci, rzecznicy patentowi, doradcy podatkowi lub prawnicy zagraniczni wykonujący stałą praktykę na podstawie przepisów </w:t>
      </w:r>
      <w:r w:rsidR="005A3075" w:rsidRPr="00006165">
        <w:rPr>
          <w:sz w:val="22"/>
          <w:szCs w:val="22"/>
        </w:rPr>
        <w:t>ustawy o świadczeniu przez prawników zagranicznych pomocy prawnej w Rzeczypospolitej Polskiej</w:t>
      </w:r>
      <w:r w:rsidR="00F12982" w:rsidRPr="008D452D">
        <w:rPr>
          <w:sz w:val="22"/>
          <w:szCs w:val="22"/>
        </w:rPr>
        <w:t>.</w:t>
      </w:r>
      <w:r w:rsidRPr="008D452D">
        <w:rPr>
          <w:sz w:val="22"/>
          <w:szCs w:val="22"/>
        </w:rPr>
        <w:t xml:space="preserve"> </w:t>
      </w:r>
    </w:p>
    <w:p w14:paraId="571E7697" w14:textId="77777777" w:rsidR="005B6FCD" w:rsidRPr="008D452D" w:rsidRDefault="00213CAA" w:rsidP="00B87D54">
      <w:pPr>
        <w:pStyle w:val="Tekstpodstawowy"/>
        <w:spacing w:line="276" w:lineRule="auto"/>
        <w:ind w:right="50" w:firstLine="543"/>
        <w:jc w:val="both"/>
        <w:rPr>
          <w:sz w:val="22"/>
          <w:szCs w:val="22"/>
        </w:rPr>
      </w:pPr>
      <w:r w:rsidRPr="008D452D">
        <w:rPr>
          <w:sz w:val="22"/>
          <w:szCs w:val="22"/>
        </w:rPr>
        <w:t>Należy zatem uznać, że przypisanie radcy prawnemu konfliktu interesów będzie miało miejsce:</w:t>
      </w:r>
      <w:r w:rsidR="000D3441" w:rsidRPr="008D452D">
        <w:rPr>
          <w:sz w:val="22"/>
          <w:szCs w:val="22"/>
        </w:rPr>
        <w:t xml:space="preserve"> </w:t>
      </w:r>
    </w:p>
    <w:p w14:paraId="2D70E553" w14:textId="11C2C3EE" w:rsidR="005B6FCD" w:rsidRPr="008D452D" w:rsidRDefault="000D3441" w:rsidP="00B87D54">
      <w:pPr>
        <w:pStyle w:val="Tekstpodstawowy"/>
        <w:spacing w:line="276" w:lineRule="auto"/>
        <w:ind w:right="50" w:firstLine="543"/>
        <w:jc w:val="both"/>
        <w:rPr>
          <w:sz w:val="22"/>
          <w:szCs w:val="22"/>
        </w:rPr>
      </w:pPr>
      <w:r w:rsidRPr="008D452D">
        <w:rPr>
          <w:sz w:val="22"/>
          <w:szCs w:val="22"/>
        </w:rPr>
        <w:t xml:space="preserve">1) </w:t>
      </w:r>
      <w:r w:rsidR="00213CAA" w:rsidRPr="008D452D">
        <w:rPr>
          <w:sz w:val="22"/>
          <w:szCs w:val="22"/>
        </w:rPr>
        <w:t>w zespole radców prawnych zatrudnionych w jednostce organizacyjnej, gdy w sytuacji konfliktu znajduje się inny radca</w:t>
      </w:r>
      <w:r w:rsidR="005B6FCD" w:rsidRPr="008D452D">
        <w:rPr>
          <w:sz w:val="22"/>
          <w:szCs w:val="22"/>
        </w:rPr>
        <w:t>;</w:t>
      </w:r>
      <w:r w:rsidRPr="008D452D">
        <w:rPr>
          <w:sz w:val="22"/>
          <w:szCs w:val="22"/>
        </w:rPr>
        <w:t xml:space="preserve"> </w:t>
      </w:r>
    </w:p>
    <w:p w14:paraId="74F4250C" w14:textId="37AB6820" w:rsidR="00213CAA" w:rsidRPr="008D452D" w:rsidRDefault="000D3441" w:rsidP="00B87D54">
      <w:pPr>
        <w:pStyle w:val="Tekstpodstawowy"/>
        <w:spacing w:line="276" w:lineRule="auto"/>
        <w:ind w:right="50" w:firstLine="543"/>
        <w:jc w:val="both"/>
        <w:rPr>
          <w:sz w:val="22"/>
          <w:szCs w:val="22"/>
        </w:rPr>
      </w:pPr>
      <w:r w:rsidRPr="008D452D">
        <w:rPr>
          <w:sz w:val="22"/>
          <w:szCs w:val="22"/>
        </w:rPr>
        <w:t xml:space="preserve">2) </w:t>
      </w:r>
      <w:r w:rsidR="00213CAA" w:rsidRPr="008D452D">
        <w:rPr>
          <w:sz w:val="22"/>
          <w:szCs w:val="22"/>
        </w:rPr>
        <w:t xml:space="preserve">w spółce, gdy w sytuacji konfliktu znajduje się inny radca, adwokat, rzecznik patentowy, doradca podatkowy lub prawnik zagraniczny wykonujący stałą praktykę na podstawie przepisów </w:t>
      </w:r>
      <w:r w:rsidR="005A3075" w:rsidRPr="00006165">
        <w:rPr>
          <w:sz w:val="22"/>
          <w:szCs w:val="22"/>
        </w:rPr>
        <w:t>ustawy o świadczeniu przez prawników zagranicznych pomocy prawnej w Rzeczypospolitej Polskiej</w:t>
      </w:r>
      <w:r w:rsidR="00213CAA" w:rsidRPr="008D452D">
        <w:rPr>
          <w:sz w:val="22"/>
          <w:szCs w:val="22"/>
        </w:rPr>
        <w:t>.</w:t>
      </w:r>
    </w:p>
    <w:p w14:paraId="1C50B269" w14:textId="77777777" w:rsidR="00213CAA" w:rsidRPr="008D452D" w:rsidRDefault="00213CAA" w:rsidP="00B87D54">
      <w:pPr>
        <w:pStyle w:val="Tekstpodstawowy"/>
        <w:numPr>
          <w:ilvl w:val="0"/>
          <w:numId w:val="249"/>
        </w:numPr>
        <w:spacing w:line="276" w:lineRule="auto"/>
        <w:ind w:left="0" w:right="50"/>
        <w:jc w:val="both"/>
        <w:rPr>
          <w:sz w:val="22"/>
          <w:szCs w:val="22"/>
        </w:rPr>
      </w:pPr>
      <w:r w:rsidRPr="008D452D">
        <w:rPr>
          <w:sz w:val="22"/>
          <w:szCs w:val="22"/>
        </w:rPr>
        <w:t xml:space="preserve">Zważywszy, że osoby wspólnie wykonujące zawód mogą być członkami różnych zawodów, może powstać sytuacja, w której będą one związane różnymi zasadami dotyczącymi konfliktu interesów. Wynika to faktu, że są one adresatami różnych kodeksów etyki zawodowej przyjmowanymi w ramach właściwego samorządu. </w:t>
      </w:r>
    </w:p>
    <w:p w14:paraId="4E1CA7DE" w14:textId="45C67615" w:rsidR="00213CAA" w:rsidRPr="008D452D" w:rsidRDefault="00213CAA" w:rsidP="00B87D54">
      <w:pPr>
        <w:pStyle w:val="Tekstpodstawowy"/>
        <w:spacing w:line="276" w:lineRule="auto"/>
        <w:ind w:right="50" w:firstLine="543"/>
        <w:jc w:val="both"/>
        <w:rPr>
          <w:sz w:val="22"/>
          <w:szCs w:val="22"/>
        </w:rPr>
      </w:pPr>
      <w:r w:rsidRPr="008D452D">
        <w:rPr>
          <w:sz w:val="22"/>
          <w:szCs w:val="22"/>
        </w:rPr>
        <w:t>Powstaje wówczas sytuacja zbiegu norm etyki zawodowej. Jego rozstrzygnięcie nie wynika wprost z postanowień KERP, ale rekomendować należy przyjęcie w tym zakresie zasady wyższego standardu. Oznacza to, że w przypadku gdy do danej sytuacji stosują się postanowienia KERP oraz kodeksu etyki zawodowej innego zawodu, to w ramach wspólnego wykonywania zawodu należy zastosować ten z nich, który reprezentuje bardziej restrykcyjnie podejście.</w:t>
      </w:r>
    </w:p>
    <w:p w14:paraId="680A72FC" w14:textId="77777777" w:rsidR="00213CAA" w:rsidRPr="008D452D" w:rsidRDefault="00213CAA" w:rsidP="00B87D54">
      <w:pPr>
        <w:pStyle w:val="Tekstpodstawowy"/>
        <w:spacing w:line="276" w:lineRule="auto"/>
        <w:ind w:right="50" w:firstLine="543"/>
        <w:jc w:val="both"/>
        <w:rPr>
          <w:sz w:val="22"/>
          <w:szCs w:val="22"/>
        </w:rPr>
      </w:pPr>
      <w:r w:rsidRPr="008D452D">
        <w:rPr>
          <w:sz w:val="22"/>
          <w:szCs w:val="22"/>
        </w:rPr>
        <w:t xml:space="preserve">Rozwiązanie takie ma dwie najważniejsze zalety. Po pierwsze, w sytuacji gdy zostanie zastosowany jako wyższy standard innego kodeksu etyki zawodowej niż wynikający z KERP, to ten ostatni i tak zostanie spełniony jako mniej wymagający. Etyka zawodowa radcy prawnego nie zostanie naruszona. </w:t>
      </w:r>
    </w:p>
    <w:p w14:paraId="786BA19E" w14:textId="77777777" w:rsidR="00213CAA" w:rsidRPr="008D452D" w:rsidRDefault="00213CAA" w:rsidP="00B87D54">
      <w:pPr>
        <w:pStyle w:val="Tekstpodstawowy"/>
        <w:spacing w:line="276" w:lineRule="auto"/>
        <w:ind w:right="50" w:firstLine="543"/>
        <w:jc w:val="both"/>
        <w:rPr>
          <w:sz w:val="22"/>
          <w:szCs w:val="22"/>
        </w:rPr>
      </w:pPr>
      <w:r w:rsidRPr="008D452D">
        <w:rPr>
          <w:sz w:val="22"/>
          <w:szCs w:val="22"/>
        </w:rPr>
        <w:t xml:space="preserve">Po drugie, podejście pozwalające w ramach wspólnego wykonywania zawodu stosować osobom niebędącym radcami prawnymi niższe niż w KERP standardy konfliktu interesów, prowadziłoby do zaakceptowania sytuacji, w których osoba wykonująca inny zawód mogłaby podjąć się świadczenia </w:t>
      </w:r>
      <w:r w:rsidRPr="008D452D">
        <w:rPr>
          <w:sz w:val="22"/>
          <w:szCs w:val="22"/>
        </w:rPr>
        <w:lastRenderedPageBreak/>
        <w:t>pomocy prawnej, podczas gdy w odniesieniu do radcy prawnego byłoby to niedopuszczalne. Na zasadzie przypisania radca prawny więc zarażałby pozostałe osoby wspólnie wykonujące zawód, ale inna osoba stosująca niższy standard nie zidentyfikowałaby tej samej sytuacji jako konfliktu i nie doszłoby do przypisania konfliktu pozostałym osobom. Tworzyłoby to wyraźną lukę.</w:t>
      </w:r>
    </w:p>
    <w:p w14:paraId="53B3474A" w14:textId="5244BE6A" w:rsidR="00213CAA" w:rsidRPr="008D452D" w:rsidRDefault="00213CAA" w:rsidP="00C208E7">
      <w:pPr>
        <w:pStyle w:val="Tekstpodstawowy"/>
        <w:spacing w:line="276" w:lineRule="auto"/>
        <w:ind w:right="50" w:firstLine="226"/>
        <w:jc w:val="both"/>
        <w:rPr>
          <w:sz w:val="22"/>
          <w:szCs w:val="22"/>
        </w:rPr>
      </w:pPr>
      <w:r w:rsidRPr="008D452D">
        <w:rPr>
          <w:sz w:val="22"/>
          <w:szCs w:val="22"/>
        </w:rPr>
        <w:t xml:space="preserve"> Przypisanie konfliktu interesów rodzi także </w:t>
      </w:r>
      <w:r w:rsidR="0050039F">
        <w:rPr>
          <w:sz w:val="22"/>
          <w:szCs w:val="22"/>
        </w:rPr>
        <w:t>wiele</w:t>
      </w:r>
      <w:r w:rsidR="0050039F" w:rsidRPr="008D452D">
        <w:rPr>
          <w:sz w:val="22"/>
          <w:szCs w:val="22"/>
        </w:rPr>
        <w:t xml:space="preserve"> </w:t>
      </w:r>
      <w:r w:rsidRPr="008D452D">
        <w:rPr>
          <w:sz w:val="22"/>
          <w:szCs w:val="22"/>
        </w:rPr>
        <w:t xml:space="preserve">problemów praktycznych w zakresie badania </w:t>
      </w:r>
      <w:r w:rsidR="00FE5B1C">
        <w:rPr>
          <w:sz w:val="22"/>
          <w:szCs w:val="22"/>
        </w:rPr>
        <w:t xml:space="preserve">tego </w:t>
      </w:r>
      <w:r w:rsidRPr="008D452D">
        <w:rPr>
          <w:sz w:val="22"/>
          <w:szCs w:val="22"/>
        </w:rPr>
        <w:t xml:space="preserve">konfliktu </w:t>
      </w:r>
      <w:r w:rsidR="000D3441" w:rsidRPr="008D452D">
        <w:rPr>
          <w:sz w:val="22"/>
          <w:szCs w:val="22"/>
        </w:rPr>
        <w:t>(zob. art. 30a ust. 1 KERP)</w:t>
      </w:r>
      <w:r w:rsidRPr="008D452D">
        <w:rPr>
          <w:sz w:val="22"/>
          <w:szCs w:val="22"/>
        </w:rPr>
        <w:t>. Na najogólniejszym poziomie należy przyjąć, że przed przystąpieniem do świadczenia pomocy prawnej badanie konfliktu należy wykonać oddzielnie w stosunku do każdej osoby wspólnie wykonującej zawód. Jeśli wynik będzie pozytywny w stosunku do jednej z tych osób, to należy wszystkich traktować jako znajdujących się w sytuacji konfliktu.</w:t>
      </w:r>
    </w:p>
    <w:p w14:paraId="102671A9" w14:textId="3249C63F" w:rsidR="00213CAA" w:rsidRPr="008D452D" w:rsidRDefault="00213CAA" w:rsidP="00B87D54">
      <w:pPr>
        <w:pStyle w:val="Tekstpodstawowy"/>
        <w:spacing w:line="276" w:lineRule="auto"/>
        <w:ind w:right="50" w:firstLine="543"/>
        <w:jc w:val="both"/>
        <w:rPr>
          <w:sz w:val="22"/>
          <w:szCs w:val="22"/>
        </w:rPr>
      </w:pPr>
      <w:r w:rsidRPr="008D452D">
        <w:rPr>
          <w:sz w:val="22"/>
          <w:szCs w:val="22"/>
        </w:rPr>
        <w:t>Badanie takie będzie znacznie ułatwione</w:t>
      </w:r>
      <w:r w:rsidR="00480BE1">
        <w:rPr>
          <w:sz w:val="22"/>
          <w:szCs w:val="22"/>
        </w:rPr>
        <w:t>,</w:t>
      </w:r>
      <w:r w:rsidRPr="008D452D">
        <w:rPr>
          <w:sz w:val="22"/>
          <w:szCs w:val="22"/>
        </w:rPr>
        <w:t xml:space="preserve"> jeśli osoby wspólnie wykonujące zawód zdecydują o prowadzeniu wspólnego rejestru klientów. Zgodnie z § 6 ust. 2 </w:t>
      </w:r>
      <w:r w:rsidR="00480BE1">
        <w:rPr>
          <w:sz w:val="22"/>
          <w:szCs w:val="22"/>
        </w:rPr>
        <w:t>regulaminu wykonywania zawodu radcy</w:t>
      </w:r>
      <w:r w:rsidR="00480BE1" w:rsidRPr="008D452D">
        <w:rPr>
          <w:sz w:val="22"/>
          <w:szCs w:val="22"/>
        </w:rPr>
        <w:t xml:space="preserve"> </w:t>
      </w:r>
      <w:r w:rsidRPr="008D452D">
        <w:rPr>
          <w:sz w:val="22"/>
          <w:szCs w:val="22"/>
        </w:rPr>
        <w:t>w przypadku gdy radca prawny wykonuje zawód wspólnie z innymi osobami można prowadzić jeden rejestr klientów. Rejestr klientów jest dostępny dla wszystkich osób wspólnie wykonujących zawód. Wystarczające jest wówczas jednokrotne sprawdzenie w rejestrze aktualnych i byłych klientów, zamiast osobnego badania w odniesieniu do każdej osoby wspólnie wykonującej zawód.</w:t>
      </w:r>
    </w:p>
    <w:p w14:paraId="7ED3DD45" w14:textId="01B9F21A" w:rsidR="00213CAA" w:rsidRPr="008D452D" w:rsidRDefault="00213CAA" w:rsidP="00B87D54">
      <w:pPr>
        <w:pStyle w:val="Tekstpodstawowy"/>
        <w:spacing w:line="276" w:lineRule="auto"/>
        <w:ind w:right="50" w:firstLine="543"/>
        <w:jc w:val="both"/>
        <w:rPr>
          <w:sz w:val="22"/>
          <w:szCs w:val="22"/>
        </w:rPr>
      </w:pPr>
      <w:r w:rsidRPr="008D452D">
        <w:rPr>
          <w:sz w:val="22"/>
          <w:szCs w:val="22"/>
        </w:rPr>
        <w:t xml:space="preserve">Należy jednak pamiętać, że badanie konfliktu interesów przy pomocy danych z rejestru obejmuje jedynie dwie jego konfiguracje podmiotowe, tj. między aktualnymi klientami oraz między aktualnym i byłym klientem. Nie dotyczy ono dwóch pozostałych konfiguracji, tj. z udziałem interesu samego radcy prawnego oraz generowanego za pośrednictwem osób trzecich lub instytucji. Może również zdarzyć się sytuacja, że źródłem konfliktu będzie świadczenie pomocy prawnej przez jedną </w:t>
      </w:r>
      <w:r w:rsidR="00AF4379">
        <w:rPr>
          <w:sz w:val="22"/>
          <w:szCs w:val="22"/>
        </w:rPr>
        <w:t xml:space="preserve">z </w:t>
      </w:r>
      <w:r w:rsidRPr="008D452D">
        <w:rPr>
          <w:sz w:val="22"/>
          <w:szCs w:val="22"/>
        </w:rPr>
        <w:t>osób wspólnie wykonujących zawód jeszcze przed np. założeniem spółki lub wstąpieniem do niej.</w:t>
      </w:r>
    </w:p>
    <w:p w14:paraId="77B5DD16" w14:textId="784ED9E1" w:rsidR="00213CAA" w:rsidRPr="008D452D" w:rsidRDefault="00213CAA" w:rsidP="00C208E7">
      <w:pPr>
        <w:pStyle w:val="Tekstpodstawowy"/>
        <w:spacing w:line="276" w:lineRule="auto"/>
        <w:ind w:right="50" w:firstLine="543"/>
        <w:jc w:val="both"/>
        <w:rPr>
          <w:sz w:val="22"/>
          <w:szCs w:val="22"/>
        </w:rPr>
      </w:pPr>
      <w:r w:rsidRPr="008D452D">
        <w:rPr>
          <w:sz w:val="22"/>
          <w:szCs w:val="22"/>
        </w:rPr>
        <w:t>Dlatego należy rekomendować, aby w każdym przypadku badania konfliktu interesów w ramach wspólnych form wykonywania zawodu obejmowało ono nie tylko sprawdzenie danych w rejestrze lub rejestrach klientów, ale także zapytanie przy pomocy wewnętrznych środków komunikacji wszystkich osób wykonujących wspólnie zawód, czy nie dostrzegają konfliktu związanego wyłącznie z okolicznościami ich dotyczącymi, np. zainteresowania wynik</w:t>
      </w:r>
      <w:r w:rsidR="00350EB9">
        <w:rPr>
          <w:sz w:val="22"/>
          <w:szCs w:val="22"/>
        </w:rPr>
        <w:t>am</w:t>
      </w:r>
      <w:r w:rsidRPr="008D452D">
        <w:rPr>
          <w:sz w:val="22"/>
          <w:szCs w:val="22"/>
        </w:rPr>
        <w:t>i sprawy lub brani</w:t>
      </w:r>
      <w:r w:rsidR="00350EB9">
        <w:rPr>
          <w:sz w:val="22"/>
          <w:szCs w:val="22"/>
        </w:rPr>
        <w:t>em</w:t>
      </w:r>
      <w:r w:rsidRPr="008D452D">
        <w:rPr>
          <w:sz w:val="22"/>
          <w:szCs w:val="22"/>
        </w:rPr>
        <w:t xml:space="preserve"> w niej wcześniej udziału w innej roli niż świadczenie pomocy prawnej.  </w:t>
      </w:r>
    </w:p>
    <w:p w14:paraId="79A6CC77" w14:textId="67663AD6" w:rsidR="00213CAA" w:rsidRPr="008D452D" w:rsidRDefault="00213CAA" w:rsidP="00B87D54">
      <w:pPr>
        <w:pStyle w:val="Tekstpodstawowy"/>
        <w:numPr>
          <w:ilvl w:val="0"/>
          <w:numId w:val="249"/>
        </w:numPr>
        <w:spacing w:line="276" w:lineRule="auto"/>
        <w:ind w:left="0" w:right="50"/>
        <w:jc w:val="both"/>
        <w:rPr>
          <w:sz w:val="22"/>
          <w:szCs w:val="22"/>
        </w:rPr>
      </w:pPr>
      <w:r w:rsidRPr="008D452D">
        <w:rPr>
          <w:sz w:val="22"/>
          <w:szCs w:val="22"/>
        </w:rPr>
        <w:t xml:space="preserve">Szczególnym przypadkiem z punktu widzenia unikania konfliktu interesów jest dołączenie nowej osoby do wspólnej formy wykonywania zawodu, np. wejście radcy prawnego do spółki świadczącej pomoc prawną. Osoba taka z reguły </w:t>
      </w:r>
      <w:r w:rsidR="0050039F">
        <w:rPr>
          <w:sz w:val="22"/>
          <w:szCs w:val="22"/>
        </w:rPr>
        <w:t>ma</w:t>
      </w:r>
      <w:r w:rsidR="0050039F" w:rsidRPr="008D452D">
        <w:rPr>
          <w:sz w:val="22"/>
          <w:szCs w:val="22"/>
        </w:rPr>
        <w:t xml:space="preserve"> </w:t>
      </w:r>
      <w:r w:rsidRPr="008D452D">
        <w:rPr>
          <w:sz w:val="22"/>
          <w:szCs w:val="22"/>
        </w:rPr>
        <w:t>swoją historię spraw, która może mieć wpływ na zaistnienie konfliktu interesów na zasadzie jego przypisania.</w:t>
      </w:r>
    </w:p>
    <w:p w14:paraId="6189D755" w14:textId="77777777" w:rsidR="005B6FCD" w:rsidRPr="008D452D" w:rsidRDefault="00213CAA" w:rsidP="00B87D54">
      <w:pPr>
        <w:pStyle w:val="Tekstpodstawowy"/>
        <w:spacing w:line="276" w:lineRule="auto"/>
        <w:ind w:right="50" w:firstLine="543"/>
        <w:jc w:val="both"/>
        <w:rPr>
          <w:sz w:val="22"/>
          <w:szCs w:val="22"/>
        </w:rPr>
      </w:pPr>
      <w:r w:rsidRPr="008D452D">
        <w:rPr>
          <w:sz w:val="22"/>
          <w:szCs w:val="22"/>
        </w:rPr>
        <w:t>Rekomendować należy, aby w przypadku dołączenia nowej osoby do wspólnej formy wykonywania zawodu przeprowadzić badanie konfliktu interesów:</w:t>
      </w:r>
      <w:r w:rsidR="000D3441" w:rsidRPr="008D452D">
        <w:rPr>
          <w:sz w:val="22"/>
          <w:szCs w:val="22"/>
        </w:rPr>
        <w:t xml:space="preserve"> </w:t>
      </w:r>
    </w:p>
    <w:p w14:paraId="05A643BD" w14:textId="3BA569A1" w:rsidR="005B6FCD" w:rsidRPr="008D452D" w:rsidRDefault="000D3441" w:rsidP="00B87D54">
      <w:pPr>
        <w:pStyle w:val="Tekstpodstawowy"/>
        <w:spacing w:line="276" w:lineRule="auto"/>
        <w:ind w:right="50" w:firstLine="543"/>
        <w:jc w:val="both"/>
        <w:rPr>
          <w:sz w:val="22"/>
          <w:szCs w:val="22"/>
        </w:rPr>
      </w:pPr>
      <w:r w:rsidRPr="008D452D">
        <w:rPr>
          <w:sz w:val="22"/>
          <w:szCs w:val="22"/>
        </w:rPr>
        <w:t xml:space="preserve">1) </w:t>
      </w:r>
      <w:r w:rsidR="00213CAA" w:rsidRPr="008D452D">
        <w:rPr>
          <w:sz w:val="22"/>
          <w:szCs w:val="22"/>
        </w:rPr>
        <w:t>pełne – obejmujące zarówno byłych, jak i aktualnych klientów – jeśli w chwili dołączenia osoba ta świadczy na rzecz kogokolwiek pomoc prawną</w:t>
      </w:r>
      <w:r w:rsidR="005B6FCD" w:rsidRPr="008D452D">
        <w:rPr>
          <w:sz w:val="22"/>
          <w:szCs w:val="22"/>
        </w:rPr>
        <w:t>;</w:t>
      </w:r>
      <w:r w:rsidRPr="008D452D">
        <w:rPr>
          <w:sz w:val="22"/>
          <w:szCs w:val="22"/>
        </w:rPr>
        <w:t xml:space="preserve"> </w:t>
      </w:r>
    </w:p>
    <w:p w14:paraId="1A0A5F35" w14:textId="0016CC3F" w:rsidR="00213CAA" w:rsidRPr="008D452D" w:rsidRDefault="000D3441" w:rsidP="00B87D54">
      <w:pPr>
        <w:pStyle w:val="Tekstpodstawowy"/>
        <w:spacing w:line="276" w:lineRule="auto"/>
        <w:ind w:right="50" w:firstLine="543"/>
        <w:jc w:val="both"/>
        <w:rPr>
          <w:sz w:val="22"/>
          <w:szCs w:val="22"/>
        </w:rPr>
      </w:pPr>
      <w:r w:rsidRPr="008D452D">
        <w:rPr>
          <w:sz w:val="22"/>
          <w:szCs w:val="22"/>
        </w:rPr>
        <w:t xml:space="preserve">2) </w:t>
      </w:r>
      <w:r w:rsidR="00213CAA" w:rsidRPr="008D452D">
        <w:rPr>
          <w:sz w:val="22"/>
          <w:szCs w:val="22"/>
        </w:rPr>
        <w:t>ograniczone – obejmujące byłych klientów – jeśli w chwili dołączenia osoba ta nie świadczy żadnej pomocy prawnej.</w:t>
      </w:r>
    </w:p>
    <w:p w14:paraId="7C876B44" w14:textId="57EC1FBF" w:rsidR="00213CAA" w:rsidRPr="008D452D" w:rsidRDefault="00213CAA" w:rsidP="00B87D54">
      <w:pPr>
        <w:pStyle w:val="Tekstpodstawowy"/>
        <w:spacing w:line="276" w:lineRule="auto"/>
        <w:ind w:right="50" w:firstLine="543"/>
        <w:jc w:val="both"/>
        <w:rPr>
          <w:sz w:val="22"/>
          <w:szCs w:val="22"/>
        </w:rPr>
      </w:pPr>
      <w:r w:rsidRPr="008D452D">
        <w:rPr>
          <w:sz w:val="22"/>
          <w:szCs w:val="22"/>
        </w:rPr>
        <w:t xml:space="preserve">Pozytywny wynik badania konfliktu w takich przypadkach może spowodować konieczność wycofania się ze świadczenia pomocy prawnej na rzecz określonych podmiotów ze strony </w:t>
      </w:r>
      <w:r w:rsidR="005B6FCD" w:rsidRPr="008D452D">
        <w:rPr>
          <w:sz w:val="22"/>
          <w:szCs w:val="22"/>
        </w:rPr>
        <w:t xml:space="preserve">zarówno </w:t>
      </w:r>
      <w:r w:rsidRPr="008D452D">
        <w:rPr>
          <w:sz w:val="22"/>
          <w:szCs w:val="22"/>
        </w:rPr>
        <w:t>wszystkich wspólnie wykonujących zawód, jak i osoby dołączającej. Uprzednie przeprowadzenie badania może więc być kluczowe np. dla odłożenia dołączenia w czasie celem dokończenia postępowań lub czynności będących źródłem konfliktu, o ile nie wchodzą w grę uzdrawiające sytuację sposoby nim zarządzania.</w:t>
      </w:r>
    </w:p>
    <w:p w14:paraId="435F4BBB" w14:textId="377C5149" w:rsidR="00213CAA" w:rsidRPr="008D452D" w:rsidRDefault="00213CAA" w:rsidP="00B87D54">
      <w:pPr>
        <w:pStyle w:val="Tekstpodstawowy"/>
        <w:numPr>
          <w:ilvl w:val="0"/>
          <w:numId w:val="249"/>
        </w:numPr>
        <w:spacing w:line="276" w:lineRule="auto"/>
        <w:ind w:left="0" w:right="50"/>
        <w:jc w:val="both"/>
        <w:rPr>
          <w:sz w:val="22"/>
          <w:szCs w:val="22"/>
        </w:rPr>
      </w:pPr>
      <w:r w:rsidRPr="008D452D">
        <w:rPr>
          <w:sz w:val="22"/>
          <w:szCs w:val="22"/>
        </w:rPr>
        <w:t xml:space="preserve">Zagadnienie zarządzania konfliktem interesów w sytuacji jego przypisania w pewnym zakresie podlega zasadom </w:t>
      </w:r>
      <w:r w:rsidR="000076B4">
        <w:rPr>
          <w:sz w:val="22"/>
          <w:szCs w:val="22"/>
        </w:rPr>
        <w:t xml:space="preserve">zarówno </w:t>
      </w:r>
      <w:r w:rsidRPr="008D452D">
        <w:rPr>
          <w:sz w:val="22"/>
          <w:szCs w:val="22"/>
        </w:rPr>
        <w:t xml:space="preserve">ogólnym, </w:t>
      </w:r>
      <w:r w:rsidR="006577A9">
        <w:rPr>
          <w:sz w:val="22"/>
          <w:szCs w:val="22"/>
        </w:rPr>
        <w:t>jak i</w:t>
      </w:r>
      <w:r w:rsidRPr="008D452D">
        <w:rPr>
          <w:sz w:val="22"/>
          <w:szCs w:val="22"/>
        </w:rPr>
        <w:t xml:space="preserve"> szczególn</w:t>
      </w:r>
      <w:r w:rsidR="006577A9">
        <w:rPr>
          <w:sz w:val="22"/>
          <w:szCs w:val="22"/>
        </w:rPr>
        <w:t>ym</w:t>
      </w:r>
      <w:r w:rsidRPr="008D452D">
        <w:rPr>
          <w:sz w:val="22"/>
          <w:szCs w:val="22"/>
        </w:rPr>
        <w:t>.</w:t>
      </w:r>
      <w:r w:rsidR="000D3441" w:rsidRPr="008D452D">
        <w:rPr>
          <w:sz w:val="22"/>
          <w:szCs w:val="22"/>
        </w:rPr>
        <w:t xml:space="preserve"> </w:t>
      </w:r>
      <w:r w:rsidRPr="008D452D">
        <w:rPr>
          <w:sz w:val="22"/>
          <w:szCs w:val="22"/>
        </w:rPr>
        <w:t>Przede wszystkim należy zauważyć, że zasada przypisania stoi na przeszkodzie przekazaniu sprawy przez osobę dotkniętą konfliktem interesów innej osobie wspólnie wykonującej zawód. Jej istotą jest bowiem</w:t>
      </w:r>
      <w:r w:rsidR="009F59F1">
        <w:rPr>
          <w:sz w:val="22"/>
          <w:szCs w:val="22"/>
        </w:rPr>
        <w:t xml:space="preserve"> to</w:t>
      </w:r>
      <w:r w:rsidRPr="008D452D">
        <w:rPr>
          <w:sz w:val="22"/>
          <w:szCs w:val="22"/>
        </w:rPr>
        <w:t>, że wszystkie takie osoby należy traktować jakby znajdowały się w sytuacji konfliktu.</w:t>
      </w:r>
    </w:p>
    <w:p w14:paraId="3D62D9B7" w14:textId="4C0B022F" w:rsidR="00213CAA" w:rsidRPr="008D452D" w:rsidRDefault="00213CAA" w:rsidP="00B87D54">
      <w:pPr>
        <w:pStyle w:val="Tekstpodstawowy"/>
        <w:spacing w:line="276" w:lineRule="auto"/>
        <w:ind w:right="50" w:firstLine="543"/>
        <w:jc w:val="both"/>
        <w:rPr>
          <w:sz w:val="22"/>
          <w:szCs w:val="22"/>
        </w:rPr>
      </w:pPr>
      <w:r w:rsidRPr="008D452D">
        <w:rPr>
          <w:sz w:val="22"/>
          <w:szCs w:val="22"/>
        </w:rPr>
        <w:lastRenderedPageBreak/>
        <w:t>Możliwe jest natomiast zastosowanie sposobów zarządzania konfliktem na zasadach ogólnych, a więc przede wszystkim uzyskanie zgody klientów, o której mowa w art. 29 ust. 2 KERP. Skoro bowiem po uzyskaniu zgody możliwe jest doradzanie klientom przez jednego radcę prawnego w sytuacji sprzecznych interesów w tej samej sprawie lub sprawie z nią związanej, to tym bardziej należy dopuścić taką możliwość</w:t>
      </w:r>
      <w:r w:rsidR="009F59F1">
        <w:rPr>
          <w:sz w:val="22"/>
          <w:szCs w:val="22"/>
        </w:rPr>
        <w:t>,</w:t>
      </w:r>
      <w:r w:rsidRPr="008D452D">
        <w:rPr>
          <w:sz w:val="22"/>
          <w:szCs w:val="22"/>
        </w:rPr>
        <w:t xml:space="preserve"> gdy klientom doradzałyby dwie lub więcej osób wspólnie wykonujących zawód.</w:t>
      </w:r>
    </w:p>
    <w:p w14:paraId="08FDF2CC" w14:textId="300DDB42" w:rsidR="00213CAA" w:rsidRPr="008D452D" w:rsidRDefault="00213CAA" w:rsidP="00B87D54">
      <w:pPr>
        <w:pStyle w:val="Tekstpodstawowy"/>
        <w:spacing w:line="276" w:lineRule="auto"/>
        <w:ind w:right="50" w:firstLine="543"/>
        <w:jc w:val="both"/>
        <w:rPr>
          <w:sz w:val="22"/>
          <w:szCs w:val="22"/>
        </w:rPr>
      </w:pPr>
      <w:r w:rsidRPr="008D452D">
        <w:rPr>
          <w:sz w:val="22"/>
          <w:szCs w:val="22"/>
        </w:rPr>
        <w:t xml:space="preserve">Ponadto </w:t>
      </w:r>
      <w:r w:rsidR="000D3441" w:rsidRPr="008D452D">
        <w:rPr>
          <w:sz w:val="22"/>
          <w:szCs w:val="22"/>
        </w:rPr>
        <w:t xml:space="preserve">w ust. 2 omawianego postanowienia </w:t>
      </w:r>
      <w:r w:rsidRPr="008D452D">
        <w:rPr>
          <w:sz w:val="22"/>
          <w:szCs w:val="22"/>
        </w:rPr>
        <w:t>przewidziano szczególny sposób zarządzania konfliktem interesów w warunkach jego przypisania. Zgodnie z nim radca prawny może świadczyć pomoc prawną w przypadku przypisania konfliktu wyłącznie za zgodą klienta lub osoby, na rzecz której uprzednio wykonywał czynności zawodowe oraz jeżeli przyjęte w kancelarii rozwiązania organizacyjne i techniczne zapewniają ochronę tajemnicy zawodowej, a posiadana przez radcę prawnego wiedza o sprawach innego klienta lub osób, na rzecz których uprzednio wykonywał czynności zawodowe, nie daje nieuzasadnionej przewagi. Możliwość taka wyłączona jest w sytuacjach, o których mowa w art. 28 ust. 2 KERP.</w:t>
      </w:r>
    </w:p>
    <w:p w14:paraId="296F293E" w14:textId="210A8AF1" w:rsidR="005B6FCD" w:rsidRPr="008D452D" w:rsidRDefault="000D3441" w:rsidP="00B87D54">
      <w:pPr>
        <w:pStyle w:val="Tekstpodstawowy"/>
        <w:spacing w:line="276" w:lineRule="auto"/>
        <w:ind w:right="50" w:firstLine="543"/>
        <w:jc w:val="both"/>
        <w:rPr>
          <w:sz w:val="22"/>
          <w:szCs w:val="22"/>
        </w:rPr>
      </w:pPr>
      <w:r w:rsidRPr="008D452D">
        <w:rPr>
          <w:sz w:val="22"/>
          <w:szCs w:val="22"/>
        </w:rPr>
        <w:t>R</w:t>
      </w:r>
      <w:r w:rsidR="00213CAA" w:rsidRPr="008D452D">
        <w:rPr>
          <w:sz w:val="22"/>
          <w:szCs w:val="22"/>
        </w:rPr>
        <w:t>ozwiązanie to można określić jako bariery informacyjne, a bywa nazywane także chińskimi murami. Zgodnie z tym</w:t>
      </w:r>
      <w:r w:rsidR="009F59F1">
        <w:rPr>
          <w:sz w:val="22"/>
          <w:szCs w:val="22"/>
        </w:rPr>
        <w:t>,</w:t>
      </w:r>
      <w:r w:rsidR="00213CAA" w:rsidRPr="008D452D">
        <w:rPr>
          <w:sz w:val="22"/>
          <w:szCs w:val="22"/>
        </w:rPr>
        <w:t xml:space="preserve"> co powiedziano powyżej, może znaleźć ono zastosowanie, gdy przypisany konflikt interesów</w:t>
      </w:r>
      <w:r w:rsidR="00343448" w:rsidRPr="00343448">
        <w:rPr>
          <w:sz w:val="22"/>
          <w:szCs w:val="22"/>
        </w:rPr>
        <w:t xml:space="preserve"> </w:t>
      </w:r>
      <w:r w:rsidR="00343448" w:rsidRPr="008D452D">
        <w:rPr>
          <w:sz w:val="22"/>
          <w:szCs w:val="22"/>
        </w:rPr>
        <w:t>dotyczy</w:t>
      </w:r>
      <w:r w:rsidR="00213CAA" w:rsidRPr="008D452D">
        <w:rPr>
          <w:sz w:val="22"/>
          <w:szCs w:val="22"/>
        </w:rPr>
        <w:t>:</w:t>
      </w:r>
      <w:r w:rsidRPr="008D452D">
        <w:rPr>
          <w:sz w:val="22"/>
          <w:szCs w:val="22"/>
        </w:rPr>
        <w:t xml:space="preserve"> </w:t>
      </w:r>
    </w:p>
    <w:p w14:paraId="6C6D0FFA" w14:textId="70B14AF0" w:rsidR="005B6FCD" w:rsidRPr="008D452D" w:rsidRDefault="000D3441" w:rsidP="00B87D54">
      <w:pPr>
        <w:pStyle w:val="Tekstpodstawowy"/>
        <w:spacing w:line="276" w:lineRule="auto"/>
        <w:ind w:right="50" w:firstLine="543"/>
        <w:jc w:val="both"/>
        <w:rPr>
          <w:sz w:val="22"/>
          <w:szCs w:val="22"/>
        </w:rPr>
      </w:pPr>
      <w:r w:rsidRPr="008D452D">
        <w:rPr>
          <w:sz w:val="22"/>
          <w:szCs w:val="22"/>
        </w:rPr>
        <w:t xml:space="preserve">1) </w:t>
      </w:r>
      <w:r w:rsidR="00213CAA" w:rsidRPr="008D452D">
        <w:rPr>
          <w:sz w:val="22"/>
          <w:szCs w:val="22"/>
        </w:rPr>
        <w:t xml:space="preserve">uprzedniego zaangażowania radcy prawnego w sprawie w roli innej niż świadczenie pomocy prawnej lub powstał za pośrednictwem osoby trzeciej </w:t>
      </w:r>
      <w:r w:rsidR="00343448">
        <w:rPr>
          <w:sz w:val="22"/>
          <w:szCs w:val="22"/>
        </w:rPr>
        <w:t>(</w:t>
      </w:r>
      <w:r w:rsidR="00213CAA" w:rsidRPr="008D452D">
        <w:rPr>
          <w:sz w:val="22"/>
          <w:szCs w:val="22"/>
        </w:rPr>
        <w:t>art. 27 KERP</w:t>
      </w:r>
      <w:r w:rsidR="00343448">
        <w:rPr>
          <w:sz w:val="22"/>
          <w:szCs w:val="22"/>
        </w:rPr>
        <w:t>)</w:t>
      </w:r>
      <w:r w:rsidR="005B6FCD" w:rsidRPr="008D452D">
        <w:rPr>
          <w:sz w:val="22"/>
          <w:szCs w:val="22"/>
        </w:rPr>
        <w:t>;</w:t>
      </w:r>
      <w:r w:rsidRPr="008D452D">
        <w:rPr>
          <w:sz w:val="22"/>
          <w:szCs w:val="22"/>
        </w:rPr>
        <w:t xml:space="preserve"> </w:t>
      </w:r>
    </w:p>
    <w:p w14:paraId="4E0ED8F7" w14:textId="551146E6" w:rsidR="005B6FCD" w:rsidRPr="008D452D" w:rsidRDefault="000D3441" w:rsidP="00B87D54">
      <w:pPr>
        <w:pStyle w:val="Tekstpodstawowy"/>
        <w:spacing w:line="276" w:lineRule="auto"/>
        <w:ind w:right="50" w:firstLine="543"/>
        <w:jc w:val="both"/>
        <w:rPr>
          <w:sz w:val="22"/>
          <w:szCs w:val="22"/>
        </w:rPr>
      </w:pPr>
      <w:r w:rsidRPr="008D452D">
        <w:rPr>
          <w:sz w:val="22"/>
          <w:szCs w:val="22"/>
        </w:rPr>
        <w:t xml:space="preserve">2) </w:t>
      </w:r>
      <w:r w:rsidR="00213CAA" w:rsidRPr="008D452D">
        <w:rPr>
          <w:sz w:val="22"/>
          <w:szCs w:val="22"/>
        </w:rPr>
        <w:t xml:space="preserve">interesu własnego radcy prawnego </w:t>
      </w:r>
      <w:r w:rsidR="00343448">
        <w:rPr>
          <w:sz w:val="22"/>
          <w:szCs w:val="22"/>
        </w:rPr>
        <w:t>(</w:t>
      </w:r>
      <w:r w:rsidR="00213CAA" w:rsidRPr="008D452D">
        <w:rPr>
          <w:sz w:val="22"/>
          <w:szCs w:val="22"/>
        </w:rPr>
        <w:t>art. 30 KERP</w:t>
      </w:r>
      <w:r w:rsidR="00343448">
        <w:rPr>
          <w:sz w:val="22"/>
          <w:szCs w:val="22"/>
        </w:rPr>
        <w:t>)</w:t>
      </w:r>
      <w:r w:rsidR="005B6FCD" w:rsidRPr="008D452D">
        <w:rPr>
          <w:sz w:val="22"/>
          <w:szCs w:val="22"/>
        </w:rPr>
        <w:t>;</w:t>
      </w:r>
      <w:r w:rsidRPr="008D452D">
        <w:rPr>
          <w:sz w:val="22"/>
          <w:szCs w:val="22"/>
        </w:rPr>
        <w:t xml:space="preserve"> </w:t>
      </w:r>
    </w:p>
    <w:p w14:paraId="49E5B6F2" w14:textId="493F5874" w:rsidR="005B6FCD" w:rsidRPr="008D452D" w:rsidRDefault="000D3441" w:rsidP="00B87D54">
      <w:pPr>
        <w:pStyle w:val="Tekstpodstawowy"/>
        <w:spacing w:line="276" w:lineRule="auto"/>
        <w:ind w:right="50" w:firstLine="543"/>
        <w:jc w:val="both"/>
        <w:rPr>
          <w:sz w:val="22"/>
          <w:szCs w:val="22"/>
        </w:rPr>
      </w:pPr>
      <w:r w:rsidRPr="008D452D">
        <w:rPr>
          <w:sz w:val="22"/>
          <w:szCs w:val="22"/>
        </w:rPr>
        <w:t xml:space="preserve">3) </w:t>
      </w:r>
      <w:r w:rsidR="00213CAA" w:rsidRPr="008D452D">
        <w:rPr>
          <w:sz w:val="22"/>
          <w:szCs w:val="22"/>
        </w:rPr>
        <w:t xml:space="preserve">bycia obrońcą lub pełnomocnikiem aktualnych klientów o sprzecznych interesach w tej samej sprawie lub sprawie z nią związanej </w:t>
      </w:r>
      <w:r w:rsidR="00343448">
        <w:rPr>
          <w:sz w:val="22"/>
          <w:szCs w:val="22"/>
        </w:rPr>
        <w:t>(</w:t>
      </w:r>
      <w:r w:rsidR="00213CAA" w:rsidRPr="008D452D">
        <w:rPr>
          <w:sz w:val="22"/>
          <w:szCs w:val="22"/>
        </w:rPr>
        <w:t>art. 28 ust. 1 KERP</w:t>
      </w:r>
      <w:r w:rsidR="00343448">
        <w:rPr>
          <w:sz w:val="22"/>
          <w:szCs w:val="22"/>
        </w:rPr>
        <w:t>)</w:t>
      </w:r>
      <w:r w:rsidR="005B6FCD" w:rsidRPr="008D452D">
        <w:rPr>
          <w:sz w:val="22"/>
          <w:szCs w:val="22"/>
        </w:rPr>
        <w:t>;</w:t>
      </w:r>
      <w:r w:rsidRPr="008D452D">
        <w:rPr>
          <w:sz w:val="22"/>
          <w:szCs w:val="22"/>
        </w:rPr>
        <w:t xml:space="preserve"> </w:t>
      </w:r>
    </w:p>
    <w:p w14:paraId="7477FEFF" w14:textId="6272C108" w:rsidR="00213CAA" w:rsidRPr="008D452D" w:rsidRDefault="000D3441" w:rsidP="00B87D54">
      <w:pPr>
        <w:pStyle w:val="Tekstpodstawowy"/>
        <w:spacing w:line="276" w:lineRule="auto"/>
        <w:ind w:right="50" w:firstLine="543"/>
        <w:jc w:val="both"/>
        <w:rPr>
          <w:sz w:val="22"/>
          <w:szCs w:val="22"/>
        </w:rPr>
      </w:pPr>
      <w:r w:rsidRPr="008D452D">
        <w:rPr>
          <w:sz w:val="22"/>
          <w:szCs w:val="22"/>
        </w:rPr>
        <w:t xml:space="preserve">4) </w:t>
      </w:r>
      <w:r w:rsidR="00213CAA" w:rsidRPr="008D452D">
        <w:rPr>
          <w:sz w:val="22"/>
          <w:szCs w:val="22"/>
        </w:rPr>
        <w:t xml:space="preserve">bycia obrońcą lub pełnomocnikiem aktualnego klienta o sprzecznych interesach z byłym klientem w tej samej sprawie lub sprawie z nią związanej </w:t>
      </w:r>
      <w:r w:rsidR="00343448">
        <w:rPr>
          <w:sz w:val="22"/>
          <w:szCs w:val="22"/>
        </w:rPr>
        <w:t>(</w:t>
      </w:r>
      <w:r w:rsidR="00213CAA" w:rsidRPr="008D452D">
        <w:rPr>
          <w:sz w:val="22"/>
          <w:szCs w:val="22"/>
        </w:rPr>
        <w:t>art. 28 ust. 2 KERP</w:t>
      </w:r>
      <w:r w:rsidR="00343448">
        <w:rPr>
          <w:sz w:val="22"/>
          <w:szCs w:val="22"/>
        </w:rPr>
        <w:t>)</w:t>
      </w:r>
      <w:r w:rsidR="00213CAA" w:rsidRPr="008D452D">
        <w:rPr>
          <w:sz w:val="22"/>
          <w:szCs w:val="22"/>
        </w:rPr>
        <w:t>.</w:t>
      </w:r>
    </w:p>
    <w:p w14:paraId="2B292262" w14:textId="16EF414A" w:rsidR="005B6FCD" w:rsidRPr="008D452D" w:rsidRDefault="00213CAA" w:rsidP="00B87D54">
      <w:pPr>
        <w:pStyle w:val="Tekstpodstawowy"/>
        <w:spacing w:line="276" w:lineRule="auto"/>
        <w:ind w:right="50" w:firstLine="543"/>
        <w:jc w:val="both"/>
        <w:rPr>
          <w:sz w:val="22"/>
          <w:szCs w:val="22"/>
        </w:rPr>
      </w:pPr>
      <w:r w:rsidRPr="008D452D">
        <w:rPr>
          <w:sz w:val="22"/>
          <w:szCs w:val="22"/>
        </w:rPr>
        <w:t>Bariery informacyjne nie znajdują natomiast zastosowania, gdy przypisany konflikt interesów</w:t>
      </w:r>
      <w:r w:rsidR="00343448" w:rsidRPr="00343448">
        <w:rPr>
          <w:sz w:val="22"/>
          <w:szCs w:val="22"/>
        </w:rPr>
        <w:t xml:space="preserve"> </w:t>
      </w:r>
      <w:r w:rsidR="00343448" w:rsidRPr="008D452D">
        <w:rPr>
          <w:sz w:val="22"/>
          <w:szCs w:val="22"/>
        </w:rPr>
        <w:t>dotyczy</w:t>
      </w:r>
      <w:r w:rsidRPr="008D452D">
        <w:rPr>
          <w:sz w:val="22"/>
          <w:szCs w:val="22"/>
        </w:rPr>
        <w:t>:</w:t>
      </w:r>
      <w:r w:rsidR="000D3441" w:rsidRPr="008D452D">
        <w:rPr>
          <w:sz w:val="22"/>
          <w:szCs w:val="22"/>
        </w:rPr>
        <w:t xml:space="preserve"> </w:t>
      </w:r>
    </w:p>
    <w:p w14:paraId="296FDC82" w14:textId="42712E06" w:rsidR="005B6FCD" w:rsidRPr="008D452D" w:rsidRDefault="000D3441" w:rsidP="00B87D54">
      <w:pPr>
        <w:pStyle w:val="Tekstpodstawowy"/>
        <w:spacing w:line="276" w:lineRule="auto"/>
        <w:ind w:right="50" w:firstLine="543"/>
        <w:jc w:val="both"/>
        <w:rPr>
          <w:sz w:val="22"/>
          <w:szCs w:val="22"/>
        </w:rPr>
      </w:pPr>
      <w:r w:rsidRPr="008D452D">
        <w:rPr>
          <w:sz w:val="22"/>
          <w:szCs w:val="22"/>
        </w:rPr>
        <w:t xml:space="preserve">1) </w:t>
      </w:r>
      <w:r w:rsidR="00213CAA" w:rsidRPr="008D452D">
        <w:rPr>
          <w:sz w:val="22"/>
          <w:szCs w:val="22"/>
        </w:rPr>
        <w:t xml:space="preserve">bycia obrońcą lub pełnomocnikiem klientów będących przeciwnikami procesowymi w jakiejkolwiek sprawie </w:t>
      </w:r>
      <w:r w:rsidR="00343448">
        <w:rPr>
          <w:sz w:val="22"/>
          <w:szCs w:val="22"/>
        </w:rPr>
        <w:t>(</w:t>
      </w:r>
      <w:r w:rsidR="00213CAA" w:rsidRPr="008D452D">
        <w:rPr>
          <w:sz w:val="22"/>
          <w:szCs w:val="22"/>
        </w:rPr>
        <w:t>art. 28 ust. 2 KERP</w:t>
      </w:r>
      <w:r w:rsidR="00343448">
        <w:rPr>
          <w:sz w:val="22"/>
          <w:szCs w:val="22"/>
        </w:rPr>
        <w:t>)</w:t>
      </w:r>
      <w:r w:rsidR="00213CAA" w:rsidRPr="008D452D">
        <w:rPr>
          <w:sz w:val="22"/>
          <w:szCs w:val="22"/>
        </w:rPr>
        <w:t xml:space="preserve"> na mocy wyłączenia w art. 26a ust. 2 KERP</w:t>
      </w:r>
      <w:r w:rsidR="005B6FCD" w:rsidRPr="008D452D">
        <w:rPr>
          <w:sz w:val="22"/>
          <w:szCs w:val="22"/>
        </w:rPr>
        <w:t>;</w:t>
      </w:r>
      <w:r w:rsidRPr="008D452D">
        <w:rPr>
          <w:sz w:val="22"/>
          <w:szCs w:val="22"/>
        </w:rPr>
        <w:t xml:space="preserve"> </w:t>
      </w:r>
    </w:p>
    <w:p w14:paraId="04755D4F" w14:textId="685FA69D" w:rsidR="005B6FCD" w:rsidRPr="008D452D" w:rsidRDefault="000D3441" w:rsidP="00B87D54">
      <w:pPr>
        <w:pStyle w:val="Tekstpodstawowy"/>
        <w:spacing w:line="276" w:lineRule="auto"/>
        <w:ind w:right="50" w:firstLine="543"/>
        <w:jc w:val="both"/>
        <w:rPr>
          <w:sz w:val="22"/>
          <w:szCs w:val="22"/>
        </w:rPr>
      </w:pPr>
      <w:r w:rsidRPr="008D452D">
        <w:rPr>
          <w:sz w:val="22"/>
          <w:szCs w:val="22"/>
        </w:rPr>
        <w:t xml:space="preserve">2) </w:t>
      </w:r>
      <w:r w:rsidR="00213CAA" w:rsidRPr="008D452D">
        <w:rPr>
          <w:sz w:val="22"/>
          <w:szCs w:val="22"/>
        </w:rPr>
        <w:t xml:space="preserve">doradzania aktualnym klientom, których interesy są sprzeczne w tej samej sprawie lub sprawie z nią związanej </w:t>
      </w:r>
      <w:r w:rsidR="00343448">
        <w:rPr>
          <w:sz w:val="22"/>
          <w:szCs w:val="22"/>
        </w:rPr>
        <w:t>(</w:t>
      </w:r>
      <w:r w:rsidR="00213CAA" w:rsidRPr="008D452D">
        <w:rPr>
          <w:sz w:val="22"/>
          <w:szCs w:val="22"/>
        </w:rPr>
        <w:t>art. 29 ust. 1 pkt 1 KERP</w:t>
      </w:r>
      <w:r w:rsidR="00343448">
        <w:rPr>
          <w:sz w:val="22"/>
          <w:szCs w:val="22"/>
        </w:rPr>
        <w:t>)</w:t>
      </w:r>
      <w:r w:rsidR="00213CAA" w:rsidRPr="008D452D">
        <w:rPr>
          <w:sz w:val="22"/>
          <w:szCs w:val="22"/>
        </w:rPr>
        <w:t xml:space="preserve"> na mocy dopuszczenia w art. 29 ust. 2 KERP</w:t>
      </w:r>
      <w:r w:rsidR="005B6FCD" w:rsidRPr="008D452D">
        <w:rPr>
          <w:sz w:val="22"/>
          <w:szCs w:val="22"/>
        </w:rPr>
        <w:t>;</w:t>
      </w:r>
      <w:r w:rsidRPr="008D452D">
        <w:rPr>
          <w:sz w:val="22"/>
          <w:szCs w:val="22"/>
        </w:rPr>
        <w:t xml:space="preserve"> </w:t>
      </w:r>
    </w:p>
    <w:p w14:paraId="33737422" w14:textId="4B4656C6" w:rsidR="00213CAA" w:rsidRPr="008D452D" w:rsidRDefault="000D3441" w:rsidP="00B87D54">
      <w:pPr>
        <w:pStyle w:val="Tekstpodstawowy"/>
        <w:spacing w:line="276" w:lineRule="auto"/>
        <w:ind w:right="50" w:firstLine="543"/>
        <w:jc w:val="both"/>
        <w:rPr>
          <w:sz w:val="22"/>
          <w:szCs w:val="22"/>
        </w:rPr>
      </w:pPr>
      <w:r w:rsidRPr="008D452D">
        <w:rPr>
          <w:sz w:val="22"/>
          <w:szCs w:val="22"/>
        </w:rPr>
        <w:t xml:space="preserve">3) </w:t>
      </w:r>
      <w:r w:rsidR="00213CAA" w:rsidRPr="008D452D">
        <w:rPr>
          <w:sz w:val="22"/>
          <w:szCs w:val="22"/>
        </w:rPr>
        <w:t xml:space="preserve">doradzania aktualnemu klientowi, którego interesy są sprzeczne z interesem byłego klienta w tej samej sprawie lub sprawie z nią związanej </w:t>
      </w:r>
      <w:r w:rsidR="00343448">
        <w:rPr>
          <w:sz w:val="22"/>
          <w:szCs w:val="22"/>
        </w:rPr>
        <w:t>(</w:t>
      </w:r>
      <w:r w:rsidR="00213CAA" w:rsidRPr="008D452D">
        <w:rPr>
          <w:sz w:val="22"/>
          <w:szCs w:val="22"/>
        </w:rPr>
        <w:t>art. 29 ust. 1 pkt 2 KERP</w:t>
      </w:r>
      <w:r w:rsidR="00343448">
        <w:rPr>
          <w:sz w:val="22"/>
          <w:szCs w:val="22"/>
        </w:rPr>
        <w:t>)</w:t>
      </w:r>
      <w:r w:rsidR="00213CAA" w:rsidRPr="008D452D">
        <w:rPr>
          <w:sz w:val="22"/>
          <w:szCs w:val="22"/>
        </w:rPr>
        <w:t xml:space="preserve"> – na mocy dopuszczenia w art. 29 ust. 2 KERP.</w:t>
      </w:r>
    </w:p>
    <w:p w14:paraId="3EBACAC9" w14:textId="7E11ABB4" w:rsidR="005B6FCD" w:rsidRPr="008D452D" w:rsidRDefault="00213CAA" w:rsidP="00B87D54">
      <w:pPr>
        <w:pStyle w:val="Tekstpodstawowy"/>
        <w:spacing w:line="276" w:lineRule="auto"/>
        <w:ind w:right="50" w:firstLine="543"/>
        <w:jc w:val="both"/>
        <w:rPr>
          <w:sz w:val="22"/>
          <w:szCs w:val="22"/>
        </w:rPr>
      </w:pPr>
      <w:r w:rsidRPr="008D452D">
        <w:rPr>
          <w:sz w:val="22"/>
          <w:szCs w:val="22"/>
        </w:rPr>
        <w:t xml:space="preserve">Poza wskazaniem konfiguracji podmiotowych, w których bariery informacyjne mogą znaleźć zastosowanie, postanowienia KERP i </w:t>
      </w:r>
      <w:r w:rsidR="00343448">
        <w:rPr>
          <w:sz w:val="22"/>
          <w:szCs w:val="22"/>
        </w:rPr>
        <w:t>regulaminu wykonywania zawodu radcy</w:t>
      </w:r>
      <w:r w:rsidR="00343448" w:rsidRPr="008D452D">
        <w:rPr>
          <w:sz w:val="22"/>
          <w:szCs w:val="22"/>
        </w:rPr>
        <w:t xml:space="preserve"> </w:t>
      </w:r>
      <w:r w:rsidRPr="008D452D">
        <w:rPr>
          <w:sz w:val="22"/>
          <w:szCs w:val="22"/>
        </w:rPr>
        <w:t>formułują także warunki, które muszą być spełnione, aby było to możliwe w konkretnej sytuacji. Niezbędne jest przeprowadzenie następujących czynnoś</w:t>
      </w:r>
      <w:r w:rsidR="009F59F1">
        <w:rPr>
          <w:sz w:val="22"/>
          <w:szCs w:val="22"/>
        </w:rPr>
        <w:t>ci</w:t>
      </w:r>
      <w:r w:rsidRPr="008D452D">
        <w:rPr>
          <w:sz w:val="22"/>
          <w:szCs w:val="22"/>
        </w:rPr>
        <w:t xml:space="preserve"> w rekomendowanej poniżej kolejności:</w:t>
      </w:r>
      <w:r w:rsidR="000D3441" w:rsidRPr="008D452D">
        <w:rPr>
          <w:sz w:val="22"/>
          <w:szCs w:val="22"/>
        </w:rPr>
        <w:t xml:space="preserve"> </w:t>
      </w:r>
    </w:p>
    <w:p w14:paraId="354B1F4A" w14:textId="05809C97" w:rsidR="005B6FCD" w:rsidRPr="008D452D" w:rsidRDefault="000D3441" w:rsidP="00B87D54">
      <w:pPr>
        <w:pStyle w:val="Tekstpodstawowy"/>
        <w:spacing w:line="276" w:lineRule="auto"/>
        <w:ind w:right="50" w:firstLine="543"/>
        <w:jc w:val="both"/>
        <w:rPr>
          <w:sz w:val="22"/>
          <w:szCs w:val="22"/>
        </w:rPr>
      </w:pPr>
      <w:r w:rsidRPr="008D452D">
        <w:rPr>
          <w:sz w:val="22"/>
          <w:szCs w:val="22"/>
        </w:rPr>
        <w:t xml:space="preserve">1) </w:t>
      </w:r>
      <w:r w:rsidR="00213CAA" w:rsidRPr="008D452D">
        <w:rPr>
          <w:sz w:val="22"/>
          <w:szCs w:val="22"/>
        </w:rPr>
        <w:t xml:space="preserve">posiadanie uprzednio opracowanej w formie pisemnej i przyjętej polityki barier informacyjnych uwzględniającej zasady określone w § 7 ust. 1 </w:t>
      </w:r>
      <w:r w:rsidR="00343448">
        <w:rPr>
          <w:sz w:val="22"/>
          <w:szCs w:val="22"/>
        </w:rPr>
        <w:t>regulaminu wykonywania zawodu radcy</w:t>
      </w:r>
      <w:r w:rsidR="00343448" w:rsidRPr="008D452D">
        <w:rPr>
          <w:sz w:val="22"/>
          <w:szCs w:val="22"/>
        </w:rPr>
        <w:t xml:space="preserve"> </w:t>
      </w:r>
      <w:r w:rsidR="00213CAA" w:rsidRPr="008D452D">
        <w:rPr>
          <w:sz w:val="22"/>
          <w:szCs w:val="22"/>
        </w:rPr>
        <w:t xml:space="preserve">i dostosowującej je do charakteru i warunków świadczonej pomocy prawnej (§ 7 ust. 1 </w:t>
      </w:r>
      <w:r w:rsidR="00343448">
        <w:rPr>
          <w:sz w:val="22"/>
          <w:szCs w:val="22"/>
        </w:rPr>
        <w:t>regulaminu wykonywania zawodu radcy</w:t>
      </w:r>
      <w:r w:rsidR="00213CAA" w:rsidRPr="008D452D">
        <w:rPr>
          <w:sz w:val="22"/>
          <w:szCs w:val="22"/>
        </w:rPr>
        <w:t>)</w:t>
      </w:r>
      <w:r w:rsidR="005B6FCD" w:rsidRPr="008D452D">
        <w:rPr>
          <w:sz w:val="22"/>
          <w:szCs w:val="22"/>
        </w:rPr>
        <w:t>;</w:t>
      </w:r>
      <w:r w:rsidRPr="008D452D">
        <w:rPr>
          <w:sz w:val="22"/>
          <w:szCs w:val="22"/>
        </w:rPr>
        <w:t xml:space="preserve"> </w:t>
      </w:r>
    </w:p>
    <w:p w14:paraId="6D4269EE" w14:textId="1E569620" w:rsidR="005B6FCD" w:rsidRPr="008D452D" w:rsidRDefault="000D3441" w:rsidP="00B87D54">
      <w:pPr>
        <w:pStyle w:val="Tekstpodstawowy"/>
        <w:spacing w:line="276" w:lineRule="auto"/>
        <w:ind w:right="50" w:firstLine="543"/>
        <w:jc w:val="both"/>
        <w:rPr>
          <w:sz w:val="22"/>
          <w:szCs w:val="22"/>
        </w:rPr>
      </w:pPr>
      <w:r w:rsidRPr="008D452D">
        <w:rPr>
          <w:sz w:val="22"/>
          <w:szCs w:val="22"/>
        </w:rPr>
        <w:t xml:space="preserve">2) </w:t>
      </w:r>
      <w:r w:rsidR="00213CAA" w:rsidRPr="008D452D">
        <w:rPr>
          <w:sz w:val="22"/>
          <w:szCs w:val="22"/>
        </w:rPr>
        <w:t>wyznaczenie radcy prawnego lub innej osoby do prowadzenia sprawy lub wykonywania czynności oraz sprawdzenie, czy posiadana przez niego wiedza o sprawach innego klienta lub byłego klienta dotkniętego konfliktem nie daje klientowi w tej sprawie lub czynnościach nieuzasadnionej przewagi (art. 26a ust. 2 KERP)</w:t>
      </w:r>
      <w:r w:rsidR="005B6FCD" w:rsidRPr="008D452D">
        <w:rPr>
          <w:sz w:val="22"/>
          <w:szCs w:val="22"/>
        </w:rPr>
        <w:t>;</w:t>
      </w:r>
      <w:r w:rsidR="00213CAA" w:rsidRPr="008D452D">
        <w:rPr>
          <w:sz w:val="22"/>
          <w:szCs w:val="22"/>
        </w:rPr>
        <w:t xml:space="preserve"> </w:t>
      </w:r>
    </w:p>
    <w:p w14:paraId="5C8B8093" w14:textId="365AEDF1" w:rsidR="005B6FCD" w:rsidRPr="008D452D" w:rsidRDefault="000D3441" w:rsidP="00B87D54">
      <w:pPr>
        <w:pStyle w:val="Tekstpodstawowy"/>
        <w:spacing w:line="276" w:lineRule="auto"/>
        <w:ind w:right="50" w:firstLine="543"/>
        <w:jc w:val="both"/>
        <w:rPr>
          <w:sz w:val="22"/>
          <w:szCs w:val="22"/>
        </w:rPr>
      </w:pPr>
      <w:r w:rsidRPr="008D452D">
        <w:rPr>
          <w:sz w:val="22"/>
          <w:szCs w:val="22"/>
        </w:rPr>
        <w:t xml:space="preserve">3) </w:t>
      </w:r>
      <w:r w:rsidR="00213CAA" w:rsidRPr="008D452D">
        <w:rPr>
          <w:sz w:val="22"/>
          <w:szCs w:val="22"/>
        </w:rPr>
        <w:t>uzyskanie zgody klienta lub byłego klienta na taki sposób zarządzania konfliktem interesów połączone z poinformowaniem go o treści polityki barier informacyjnych (art. 26a ust. 2 KERP)</w:t>
      </w:r>
      <w:r w:rsidR="005B6FCD" w:rsidRPr="008D452D">
        <w:rPr>
          <w:sz w:val="22"/>
          <w:szCs w:val="22"/>
        </w:rPr>
        <w:t>;</w:t>
      </w:r>
      <w:r w:rsidRPr="008D452D">
        <w:rPr>
          <w:sz w:val="22"/>
          <w:szCs w:val="22"/>
        </w:rPr>
        <w:t xml:space="preserve"> </w:t>
      </w:r>
    </w:p>
    <w:p w14:paraId="50FE3D02" w14:textId="3204050E" w:rsidR="00213CAA" w:rsidRPr="008D452D" w:rsidRDefault="000D3441" w:rsidP="00B87D54">
      <w:pPr>
        <w:pStyle w:val="Tekstpodstawowy"/>
        <w:spacing w:line="276" w:lineRule="auto"/>
        <w:ind w:right="50" w:firstLine="543"/>
        <w:jc w:val="both"/>
        <w:rPr>
          <w:sz w:val="22"/>
          <w:szCs w:val="22"/>
        </w:rPr>
      </w:pPr>
      <w:r w:rsidRPr="008D452D">
        <w:rPr>
          <w:sz w:val="22"/>
          <w:szCs w:val="22"/>
        </w:rPr>
        <w:t xml:space="preserve">4) </w:t>
      </w:r>
      <w:r w:rsidR="00213CAA" w:rsidRPr="008D452D">
        <w:rPr>
          <w:sz w:val="22"/>
          <w:szCs w:val="22"/>
        </w:rPr>
        <w:t xml:space="preserve">zapewnienie rozwiązań organizacyjnych i technicznych zapewniających ochronę tajemnicy zawodowej określonych w polityce barier informacyjnych w sposób dostosowany do okoliczności </w:t>
      </w:r>
      <w:r w:rsidR="00213CAA" w:rsidRPr="008D452D">
        <w:rPr>
          <w:sz w:val="22"/>
          <w:szCs w:val="22"/>
        </w:rPr>
        <w:lastRenderedPageBreak/>
        <w:t>świadczenia pomocy prawnej w konkretnej sytuacji (art. 26a ust. 2 KERP</w:t>
      </w:r>
      <w:r w:rsidR="00A63216">
        <w:rPr>
          <w:sz w:val="22"/>
          <w:szCs w:val="22"/>
        </w:rPr>
        <w:t>)</w:t>
      </w:r>
      <w:r w:rsidR="00213CAA" w:rsidRPr="008D452D">
        <w:rPr>
          <w:sz w:val="22"/>
          <w:szCs w:val="22"/>
        </w:rPr>
        <w:t>.</w:t>
      </w:r>
    </w:p>
    <w:p w14:paraId="6EE63CA7" w14:textId="5F42A667" w:rsidR="00213CAA" w:rsidRPr="008D452D" w:rsidRDefault="00213CAA" w:rsidP="00B87D54">
      <w:pPr>
        <w:pStyle w:val="Tekstpodstawowy"/>
        <w:numPr>
          <w:ilvl w:val="0"/>
          <w:numId w:val="249"/>
        </w:numPr>
        <w:spacing w:line="276" w:lineRule="auto"/>
        <w:ind w:left="0" w:right="50" w:firstLine="226"/>
        <w:jc w:val="both"/>
        <w:rPr>
          <w:sz w:val="22"/>
          <w:szCs w:val="22"/>
        </w:rPr>
      </w:pPr>
      <w:r w:rsidRPr="008D452D">
        <w:rPr>
          <w:sz w:val="22"/>
          <w:szCs w:val="22"/>
        </w:rPr>
        <w:t xml:space="preserve">Zgodnie z § 7 ust. 1 </w:t>
      </w:r>
      <w:r w:rsidR="00A63216">
        <w:rPr>
          <w:sz w:val="22"/>
          <w:szCs w:val="22"/>
        </w:rPr>
        <w:t xml:space="preserve">regulaminu wykonywania zawodu radcy </w:t>
      </w:r>
      <w:r w:rsidRPr="008D452D">
        <w:rPr>
          <w:sz w:val="22"/>
          <w:szCs w:val="22"/>
        </w:rPr>
        <w:t xml:space="preserve">polityka barier informacyjnych powinna być opracowana w ramach wspólnego wykonywania zawodu, jeżeli radca prawny zamierza zarządzać konfliktem interesów poprzez stosowanie rozwiązań technicznych i organizacyjnych, o których mowa w ust. 2 </w:t>
      </w:r>
      <w:r w:rsidR="000D3441" w:rsidRPr="008D452D">
        <w:rPr>
          <w:sz w:val="22"/>
          <w:szCs w:val="22"/>
        </w:rPr>
        <w:t>omawianego postanowienia</w:t>
      </w:r>
      <w:r w:rsidRPr="008D452D">
        <w:rPr>
          <w:sz w:val="22"/>
          <w:szCs w:val="22"/>
        </w:rPr>
        <w:t>.</w:t>
      </w:r>
      <w:r w:rsidR="000D3441" w:rsidRPr="008D452D">
        <w:rPr>
          <w:sz w:val="22"/>
          <w:szCs w:val="22"/>
        </w:rPr>
        <w:t xml:space="preserve"> </w:t>
      </w:r>
      <w:r w:rsidRPr="008D452D">
        <w:rPr>
          <w:sz w:val="22"/>
          <w:szCs w:val="22"/>
        </w:rPr>
        <w:t xml:space="preserve">Polityka barier informacyjnych nie jest więc obligatoryjna. Jednakże bez jej opracowania i przyjęcia nie jest możliwe korzystanie z barier informacyjnych jako sposobu zarządzania konfliktem interesów. </w:t>
      </w:r>
    </w:p>
    <w:p w14:paraId="6A4A70EB" w14:textId="77777777" w:rsidR="00213CAA" w:rsidRPr="008D452D" w:rsidRDefault="00213CAA" w:rsidP="00B87D54">
      <w:pPr>
        <w:pStyle w:val="Tekstpodstawowy"/>
        <w:spacing w:line="276" w:lineRule="auto"/>
        <w:ind w:right="50" w:firstLine="543"/>
        <w:jc w:val="both"/>
        <w:rPr>
          <w:sz w:val="22"/>
          <w:szCs w:val="22"/>
        </w:rPr>
      </w:pPr>
      <w:r w:rsidRPr="008D452D">
        <w:rPr>
          <w:sz w:val="22"/>
          <w:szCs w:val="22"/>
        </w:rPr>
        <w:t>Opracowanie i przyjęcie polityki barier informacyjnych nie jest tożsame z wdrożeniem rozwiązań organizacyjnych i technicznych, których ona dotyczy. Wdrożenie powinno nastąpić dopiero w odniesieniu do konkretnej sytuacji, w szczególności po wyznaczeniu osoby wspólnie wykonującej zawód nią objętej oraz po uzyskaniu zgody klienta lub byłego klienta.</w:t>
      </w:r>
    </w:p>
    <w:p w14:paraId="5DF8CB85" w14:textId="77777777" w:rsidR="005B6FCD" w:rsidRPr="008D452D" w:rsidRDefault="00213CAA" w:rsidP="00B87D54">
      <w:pPr>
        <w:pStyle w:val="Tekstpodstawowy"/>
        <w:spacing w:line="276" w:lineRule="auto"/>
        <w:ind w:right="50" w:firstLine="543"/>
        <w:jc w:val="both"/>
        <w:rPr>
          <w:sz w:val="22"/>
          <w:szCs w:val="22"/>
        </w:rPr>
      </w:pPr>
      <w:r w:rsidRPr="008D452D">
        <w:rPr>
          <w:sz w:val="22"/>
          <w:szCs w:val="22"/>
        </w:rPr>
        <w:t>Polityka barier informacyjnych powinna uwzględniać co najmniej następujące zasady i dostosować je do charakteru i warunków świadczonej pomocy prawnej:</w:t>
      </w:r>
      <w:r w:rsidR="000D3441" w:rsidRPr="008D452D">
        <w:rPr>
          <w:sz w:val="22"/>
          <w:szCs w:val="22"/>
        </w:rPr>
        <w:t xml:space="preserve"> </w:t>
      </w:r>
    </w:p>
    <w:p w14:paraId="437C662E" w14:textId="1AF69FBA" w:rsidR="005B6FCD" w:rsidRPr="008D452D" w:rsidRDefault="000D3441" w:rsidP="00B87D54">
      <w:pPr>
        <w:pStyle w:val="Tekstpodstawowy"/>
        <w:spacing w:line="276" w:lineRule="auto"/>
        <w:ind w:right="50" w:firstLine="543"/>
        <w:jc w:val="both"/>
        <w:rPr>
          <w:sz w:val="22"/>
          <w:szCs w:val="22"/>
        </w:rPr>
      </w:pPr>
      <w:r w:rsidRPr="008D452D">
        <w:rPr>
          <w:sz w:val="22"/>
          <w:szCs w:val="22"/>
        </w:rPr>
        <w:t xml:space="preserve">1) </w:t>
      </w:r>
      <w:r w:rsidR="00213CAA" w:rsidRPr="008D452D">
        <w:rPr>
          <w:sz w:val="22"/>
          <w:szCs w:val="22"/>
        </w:rPr>
        <w:t xml:space="preserve">sprawdzenie, czy radca prawny przed przystąpieniem do świadczenia pomocy prawnej na rzecz klienta objętego konfliktem interesów nie miał dostępu do informacji objętych tajemnicą zawodową lub dających temu klientowi nieuzasadnioną przewagę w stosunku do innego podmiotu pozostającego w konflikcie interesów (§ 7 ust. 1 pkt 1 </w:t>
      </w:r>
      <w:r w:rsidR="008E22C8">
        <w:rPr>
          <w:sz w:val="22"/>
          <w:szCs w:val="22"/>
        </w:rPr>
        <w:t>regulaminu wykonywania zawodu radcy</w:t>
      </w:r>
      <w:r w:rsidR="00213CAA" w:rsidRPr="008D452D">
        <w:rPr>
          <w:sz w:val="22"/>
          <w:szCs w:val="22"/>
        </w:rPr>
        <w:t>)</w:t>
      </w:r>
      <w:r w:rsidR="005B6FCD" w:rsidRPr="008D452D">
        <w:rPr>
          <w:sz w:val="22"/>
          <w:szCs w:val="22"/>
        </w:rPr>
        <w:t>;</w:t>
      </w:r>
      <w:r w:rsidRPr="008D452D">
        <w:rPr>
          <w:sz w:val="22"/>
          <w:szCs w:val="22"/>
        </w:rPr>
        <w:t xml:space="preserve"> </w:t>
      </w:r>
    </w:p>
    <w:p w14:paraId="7C3F8E3B" w14:textId="025A620A" w:rsidR="005B6FCD" w:rsidRPr="008D452D" w:rsidRDefault="000D3441" w:rsidP="00B87D54">
      <w:pPr>
        <w:pStyle w:val="Tekstpodstawowy"/>
        <w:spacing w:line="276" w:lineRule="auto"/>
        <w:ind w:right="50" w:firstLine="543"/>
        <w:jc w:val="both"/>
        <w:rPr>
          <w:sz w:val="22"/>
          <w:szCs w:val="22"/>
        </w:rPr>
      </w:pPr>
      <w:r w:rsidRPr="008D452D">
        <w:rPr>
          <w:sz w:val="22"/>
          <w:szCs w:val="22"/>
        </w:rPr>
        <w:t xml:space="preserve">2) </w:t>
      </w:r>
      <w:r w:rsidR="00213CAA" w:rsidRPr="008D452D">
        <w:rPr>
          <w:sz w:val="22"/>
          <w:szCs w:val="22"/>
        </w:rPr>
        <w:t xml:space="preserve">zapewnienie, że radca prawny podczas świadczenia pomocy prawnej na rzecz klienta objętego konfliktem interesów nie ma dostępu, do takich informacji (§ 7 ust. 1 pkt 2 </w:t>
      </w:r>
      <w:r w:rsidR="008E22C8">
        <w:rPr>
          <w:sz w:val="22"/>
          <w:szCs w:val="22"/>
        </w:rPr>
        <w:t>regulaminu wykonywania zawodu radcy</w:t>
      </w:r>
      <w:r w:rsidR="00213CAA" w:rsidRPr="008D452D">
        <w:rPr>
          <w:sz w:val="22"/>
          <w:szCs w:val="22"/>
        </w:rPr>
        <w:t>)</w:t>
      </w:r>
      <w:r w:rsidR="005B6FCD" w:rsidRPr="008D452D">
        <w:rPr>
          <w:sz w:val="22"/>
          <w:szCs w:val="22"/>
        </w:rPr>
        <w:t>;</w:t>
      </w:r>
      <w:r w:rsidRPr="008D452D">
        <w:rPr>
          <w:sz w:val="22"/>
          <w:szCs w:val="22"/>
        </w:rPr>
        <w:t xml:space="preserve"> </w:t>
      </w:r>
    </w:p>
    <w:p w14:paraId="7DB621AC" w14:textId="606FC756" w:rsidR="005B6FCD" w:rsidRPr="008D452D" w:rsidRDefault="000D3441" w:rsidP="00B87D54">
      <w:pPr>
        <w:pStyle w:val="Tekstpodstawowy"/>
        <w:spacing w:line="276" w:lineRule="auto"/>
        <w:ind w:right="50" w:firstLine="543"/>
        <w:jc w:val="both"/>
        <w:rPr>
          <w:sz w:val="22"/>
          <w:szCs w:val="22"/>
        </w:rPr>
      </w:pPr>
      <w:r w:rsidRPr="008D452D">
        <w:rPr>
          <w:sz w:val="22"/>
          <w:szCs w:val="22"/>
        </w:rPr>
        <w:t xml:space="preserve">3) </w:t>
      </w:r>
      <w:r w:rsidR="00213CAA" w:rsidRPr="008D452D">
        <w:rPr>
          <w:sz w:val="22"/>
          <w:szCs w:val="22"/>
        </w:rPr>
        <w:t xml:space="preserve">zapewnienie, że radca prawny podczas świadczenia pomocy prawnej na rzecz klienta objętego konfliktem interesów nie kontaktuje się w tych sprawach z osobami zatrudnionymi w kancelarii lub z nią współpracującymi, które zapoznały się lub mają dostęp do takich informacji (§ 7 ust. 1 pkt 3 </w:t>
      </w:r>
      <w:r w:rsidR="008E22C8">
        <w:rPr>
          <w:sz w:val="22"/>
          <w:szCs w:val="22"/>
        </w:rPr>
        <w:t>regulaminu wykonywania zawodu radcy</w:t>
      </w:r>
      <w:r w:rsidR="00213CAA" w:rsidRPr="008D452D">
        <w:rPr>
          <w:sz w:val="22"/>
          <w:szCs w:val="22"/>
        </w:rPr>
        <w:t>)</w:t>
      </w:r>
      <w:r w:rsidR="005B6FCD" w:rsidRPr="008D452D">
        <w:rPr>
          <w:sz w:val="22"/>
          <w:szCs w:val="22"/>
        </w:rPr>
        <w:t>;</w:t>
      </w:r>
      <w:r w:rsidRPr="008D452D">
        <w:rPr>
          <w:sz w:val="22"/>
          <w:szCs w:val="22"/>
        </w:rPr>
        <w:t xml:space="preserve"> </w:t>
      </w:r>
    </w:p>
    <w:p w14:paraId="3937D5EC" w14:textId="3B3F26CE" w:rsidR="00213CAA" w:rsidRPr="008D452D" w:rsidRDefault="000D3441" w:rsidP="00B87D54">
      <w:pPr>
        <w:pStyle w:val="Tekstpodstawowy"/>
        <w:spacing w:line="276" w:lineRule="auto"/>
        <w:ind w:right="50" w:firstLine="543"/>
        <w:jc w:val="both"/>
        <w:rPr>
          <w:sz w:val="22"/>
          <w:szCs w:val="22"/>
        </w:rPr>
      </w:pPr>
      <w:r w:rsidRPr="008D452D">
        <w:rPr>
          <w:sz w:val="22"/>
          <w:szCs w:val="22"/>
        </w:rPr>
        <w:t xml:space="preserve">4) </w:t>
      </w:r>
      <w:r w:rsidR="00213CAA" w:rsidRPr="008D452D">
        <w:rPr>
          <w:sz w:val="22"/>
          <w:szCs w:val="22"/>
        </w:rPr>
        <w:t xml:space="preserve">zapewnienie, że radca prawny podczas świadczenia pomocy prawnej na rzecz klienta objętego konfliktem interesów nie korzysta z pomocy oraz nie współpracuje z osobami, które zapoznały się lub mają dostęp do takich informacji (§ 7 ust. 1 pkt 4 </w:t>
      </w:r>
      <w:r w:rsidR="008E22C8">
        <w:rPr>
          <w:sz w:val="22"/>
          <w:szCs w:val="22"/>
        </w:rPr>
        <w:t>regulaminu wykonywania zawodu radcy</w:t>
      </w:r>
      <w:r w:rsidR="00213CAA" w:rsidRPr="008D452D">
        <w:rPr>
          <w:sz w:val="22"/>
          <w:szCs w:val="22"/>
        </w:rPr>
        <w:t>).</w:t>
      </w:r>
    </w:p>
    <w:p w14:paraId="00F00048" w14:textId="00C08149" w:rsidR="005B6FCD" w:rsidRPr="008D452D" w:rsidRDefault="00213CAA" w:rsidP="00B87D54">
      <w:pPr>
        <w:pStyle w:val="Tekstpodstawowy"/>
        <w:spacing w:line="276" w:lineRule="auto"/>
        <w:ind w:right="50" w:firstLine="543"/>
        <w:jc w:val="both"/>
        <w:rPr>
          <w:sz w:val="22"/>
          <w:szCs w:val="22"/>
        </w:rPr>
      </w:pPr>
      <w:r w:rsidRPr="008D452D">
        <w:rPr>
          <w:sz w:val="22"/>
          <w:szCs w:val="22"/>
        </w:rPr>
        <w:t xml:space="preserve">Zgodnie z § 7 ust. 2 </w:t>
      </w:r>
      <w:r w:rsidR="008E22C8">
        <w:rPr>
          <w:sz w:val="22"/>
          <w:szCs w:val="22"/>
        </w:rPr>
        <w:t>regulaminu wykonywania zawodu radcy</w:t>
      </w:r>
      <w:r w:rsidR="002C4848">
        <w:rPr>
          <w:sz w:val="22"/>
          <w:szCs w:val="22"/>
        </w:rPr>
        <w:t xml:space="preserve"> </w:t>
      </w:r>
      <w:r w:rsidRPr="008D452D">
        <w:rPr>
          <w:sz w:val="22"/>
          <w:szCs w:val="22"/>
        </w:rPr>
        <w:t>zasady te mogą być realizowane w szczególności poprzez:</w:t>
      </w:r>
      <w:r w:rsidR="000D3441" w:rsidRPr="008D452D">
        <w:rPr>
          <w:sz w:val="22"/>
          <w:szCs w:val="22"/>
        </w:rPr>
        <w:t xml:space="preserve"> </w:t>
      </w:r>
    </w:p>
    <w:p w14:paraId="59A338EE" w14:textId="742C75D4" w:rsidR="005B6FCD" w:rsidRPr="008D452D" w:rsidRDefault="000D3441" w:rsidP="00B87D54">
      <w:pPr>
        <w:pStyle w:val="Tekstpodstawowy"/>
        <w:spacing w:line="276" w:lineRule="auto"/>
        <w:ind w:right="50" w:firstLine="543"/>
        <w:jc w:val="both"/>
        <w:rPr>
          <w:sz w:val="22"/>
          <w:szCs w:val="22"/>
        </w:rPr>
      </w:pPr>
      <w:r w:rsidRPr="008D452D">
        <w:rPr>
          <w:sz w:val="22"/>
          <w:szCs w:val="22"/>
        </w:rPr>
        <w:t xml:space="preserve">1) </w:t>
      </w:r>
      <w:r w:rsidR="00213CAA" w:rsidRPr="008D452D">
        <w:rPr>
          <w:sz w:val="22"/>
          <w:szCs w:val="22"/>
        </w:rPr>
        <w:t xml:space="preserve">uniemożliwienie radcy prawnemu dostępu do dokumentów zawierających informacje objęte tajemnicą zawodową lub dające klientowi nieuzasadnioną przewagę w stosunku do innego podmiotu pozostającego w konflikcie interesów (§ 7 ust. 2 pkt 1 </w:t>
      </w:r>
      <w:r w:rsidR="008E22C8">
        <w:rPr>
          <w:sz w:val="22"/>
          <w:szCs w:val="22"/>
        </w:rPr>
        <w:t>regulaminu wykonywania zawodu radcy</w:t>
      </w:r>
      <w:r w:rsidR="00213CAA" w:rsidRPr="008D452D">
        <w:rPr>
          <w:sz w:val="22"/>
          <w:szCs w:val="22"/>
        </w:rPr>
        <w:t>)</w:t>
      </w:r>
      <w:r w:rsidR="005B6FCD" w:rsidRPr="008D452D">
        <w:rPr>
          <w:sz w:val="22"/>
          <w:szCs w:val="22"/>
        </w:rPr>
        <w:t>;</w:t>
      </w:r>
      <w:r w:rsidRPr="008D452D">
        <w:rPr>
          <w:sz w:val="22"/>
          <w:szCs w:val="22"/>
        </w:rPr>
        <w:t xml:space="preserve"> </w:t>
      </w:r>
    </w:p>
    <w:p w14:paraId="5D03C72C" w14:textId="68B13B94" w:rsidR="005B6FCD" w:rsidRPr="008D452D" w:rsidRDefault="000D3441" w:rsidP="00B87D54">
      <w:pPr>
        <w:pStyle w:val="Tekstpodstawowy"/>
        <w:spacing w:line="276" w:lineRule="auto"/>
        <w:ind w:right="50" w:firstLine="543"/>
        <w:jc w:val="both"/>
        <w:rPr>
          <w:sz w:val="22"/>
          <w:szCs w:val="22"/>
        </w:rPr>
      </w:pPr>
      <w:r w:rsidRPr="008D452D">
        <w:rPr>
          <w:sz w:val="22"/>
          <w:szCs w:val="22"/>
        </w:rPr>
        <w:t xml:space="preserve">2) </w:t>
      </w:r>
      <w:r w:rsidR="00213CAA" w:rsidRPr="008D452D">
        <w:rPr>
          <w:sz w:val="22"/>
          <w:szCs w:val="22"/>
        </w:rPr>
        <w:t xml:space="preserve">ograniczenie radcy prawnemu dostępu do systemów informatycznych kancelarii w zakresie umożliwiającym zapoznanie się z takimi informacjami (§ 7 ust. 2 pkt 2 </w:t>
      </w:r>
      <w:r w:rsidR="008E22C8">
        <w:rPr>
          <w:sz w:val="22"/>
          <w:szCs w:val="22"/>
        </w:rPr>
        <w:t>regulaminu wykonywania zawodu radcy</w:t>
      </w:r>
      <w:r w:rsidR="00213CAA" w:rsidRPr="008D452D">
        <w:rPr>
          <w:sz w:val="22"/>
          <w:szCs w:val="22"/>
        </w:rPr>
        <w:t>)</w:t>
      </w:r>
      <w:r w:rsidR="005B6FCD" w:rsidRPr="008D452D">
        <w:rPr>
          <w:sz w:val="22"/>
          <w:szCs w:val="22"/>
        </w:rPr>
        <w:t>;</w:t>
      </w:r>
      <w:r w:rsidRPr="008D452D">
        <w:rPr>
          <w:sz w:val="22"/>
          <w:szCs w:val="22"/>
        </w:rPr>
        <w:t xml:space="preserve"> </w:t>
      </w:r>
    </w:p>
    <w:p w14:paraId="22BBD019" w14:textId="724781FE" w:rsidR="005B6FCD" w:rsidRPr="008D452D" w:rsidRDefault="000D3441" w:rsidP="00B87D54">
      <w:pPr>
        <w:pStyle w:val="Tekstpodstawowy"/>
        <w:spacing w:line="276" w:lineRule="auto"/>
        <w:ind w:right="50" w:firstLine="543"/>
        <w:jc w:val="both"/>
        <w:rPr>
          <w:sz w:val="22"/>
          <w:szCs w:val="22"/>
        </w:rPr>
      </w:pPr>
      <w:r w:rsidRPr="008D452D">
        <w:rPr>
          <w:sz w:val="22"/>
          <w:szCs w:val="22"/>
        </w:rPr>
        <w:t xml:space="preserve">3) </w:t>
      </w:r>
      <w:r w:rsidR="00213CAA" w:rsidRPr="008D452D">
        <w:rPr>
          <w:sz w:val="22"/>
          <w:szCs w:val="22"/>
        </w:rPr>
        <w:t xml:space="preserve">świadczenie przez radcę prawnego pomocy prawnej wyłącznie w odrębnym lokalu niż główny lokal kancelarii (§ 7 ust. 2 pkt 3 </w:t>
      </w:r>
      <w:r w:rsidR="008E22C8">
        <w:rPr>
          <w:sz w:val="22"/>
          <w:szCs w:val="22"/>
        </w:rPr>
        <w:t>regulaminu wykonywania zawodu radcy</w:t>
      </w:r>
      <w:r w:rsidR="00213CAA" w:rsidRPr="008D452D">
        <w:rPr>
          <w:sz w:val="22"/>
          <w:szCs w:val="22"/>
        </w:rPr>
        <w:t>)</w:t>
      </w:r>
      <w:r w:rsidR="005B6FCD" w:rsidRPr="008D452D">
        <w:rPr>
          <w:sz w:val="22"/>
          <w:szCs w:val="22"/>
        </w:rPr>
        <w:t>;</w:t>
      </w:r>
      <w:r w:rsidRPr="008D452D">
        <w:rPr>
          <w:sz w:val="22"/>
          <w:szCs w:val="22"/>
        </w:rPr>
        <w:t xml:space="preserve"> </w:t>
      </w:r>
    </w:p>
    <w:p w14:paraId="4C2995DA" w14:textId="3C52D653" w:rsidR="00213CAA" w:rsidRPr="008D452D" w:rsidRDefault="000D3441" w:rsidP="00B87D54">
      <w:pPr>
        <w:pStyle w:val="Tekstpodstawowy"/>
        <w:spacing w:line="276" w:lineRule="auto"/>
        <w:ind w:right="50" w:firstLine="543"/>
        <w:jc w:val="both"/>
        <w:rPr>
          <w:sz w:val="22"/>
          <w:szCs w:val="22"/>
        </w:rPr>
      </w:pPr>
      <w:r w:rsidRPr="008D452D">
        <w:rPr>
          <w:sz w:val="22"/>
          <w:szCs w:val="22"/>
        </w:rPr>
        <w:t xml:space="preserve">4) </w:t>
      </w:r>
      <w:r w:rsidR="00213CAA" w:rsidRPr="008D452D">
        <w:rPr>
          <w:sz w:val="22"/>
          <w:szCs w:val="22"/>
        </w:rPr>
        <w:t xml:space="preserve">objęcie powyższymi działaniami osób, z których pomocy radca prawny korzysta lub z którymi współpracuje, w szczególności personelu biurowego (§ 7 ust. 2 pkt 4 </w:t>
      </w:r>
      <w:r w:rsidR="008E22C8">
        <w:rPr>
          <w:sz w:val="22"/>
          <w:szCs w:val="22"/>
        </w:rPr>
        <w:t>regulaminu wykonywania zawodu radcy</w:t>
      </w:r>
      <w:r w:rsidR="00213CAA" w:rsidRPr="008D452D">
        <w:rPr>
          <w:sz w:val="22"/>
          <w:szCs w:val="22"/>
        </w:rPr>
        <w:t>).</w:t>
      </w:r>
    </w:p>
    <w:p w14:paraId="6925D29D" w14:textId="7758F68D" w:rsidR="00364EBF" w:rsidRPr="008D452D" w:rsidRDefault="00364EBF" w:rsidP="00364EBF">
      <w:pPr>
        <w:pStyle w:val="Akapitzlist"/>
        <w:numPr>
          <w:ilvl w:val="0"/>
          <w:numId w:val="249"/>
        </w:numPr>
        <w:tabs>
          <w:tab w:val="left" w:pos="499"/>
        </w:tabs>
        <w:spacing w:before="1" w:line="276" w:lineRule="auto"/>
        <w:ind w:right="164"/>
        <w:jc w:val="both"/>
      </w:pPr>
      <w:r w:rsidRPr="008D452D">
        <w:rPr>
          <w:color w:val="231F20"/>
        </w:rPr>
        <w:t>Postanowienie art. 26a KERP znajduje pełne zastosowanie również do prawników zagranicznych oraz aplikantów radcowskich.</w:t>
      </w:r>
    </w:p>
    <w:p w14:paraId="56671BF0" w14:textId="77777777" w:rsidR="00301207" w:rsidRPr="008D452D" w:rsidRDefault="00301207" w:rsidP="00B87D54">
      <w:pPr>
        <w:pStyle w:val="Tekstpodstawowy"/>
        <w:spacing w:before="36" w:line="276" w:lineRule="auto"/>
        <w:rPr>
          <w:i/>
          <w:sz w:val="22"/>
          <w:szCs w:val="22"/>
        </w:rPr>
      </w:pPr>
    </w:p>
    <w:p w14:paraId="5599162C" w14:textId="77777777" w:rsidR="00213CAA" w:rsidRPr="008D452D" w:rsidRDefault="00213CAA" w:rsidP="00B87D54">
      <w:pPr>
        <w:pStyle w:val="Tekstpodstawowy"/>
        <w:spacing w:before="36" w:line="276" w:lineRule="auto"/>
        <w:rPr>
          <w:i/>
          <w:sz w:val="22"/>
          <w:szCs w:val="22"/>
        </w:rPr>
      </w:pPr>
    </w:p>
    <w:p w14:paraId="4CA79C5B" w14:textId="77777777" w:rsidR="00301207" w:rsidRPr="008D452D" w:rsidRDefault="00301207" w:rsidP="00B87D54">
      <w:pPr>
        <w:pStyle w:val="Nagwek3"/>
        <w:spacing w:line="276" w:lineRule="auto"/>
        <w:ind w:left="0"/>
        <w:jc w:val="center"/>
        <w:rPr>
          <w:sz w:val="22"/>
          <w:szCs w:val="22"/>
        </w:rPr>
      </w:pPr>
      <w:r w:rsidRPr="008D452D">
        <w:rPr>
          <w:color w:val="231F20"/>
          <w:sz w:val="22"/>
          <w:szCs w:val="22"/>
        </w:rPr>
        <w:t>Art. 27</w:t>
      </w:r>
    </w:p>
    <w:p w14:paraId="5526248D" w14:textId="77777777" w:rsidR="00301207" w:rsidRPr="008D452D" w:rsidRDefault="00301207" w:rsidP="00B87D54">
      <w:pPr>
        <w:spacing w:before="150" w:line="276" w:lineRule="auto"/>
        <w:rPr>
          <w:b/>
        </w:rPr>
      </w:pPr>
      <w:r w:rsidRPr="008D452D">
        <w:rPr>
          <w:b/>
          <w:color w:val="231F20"/>
        </w:rPr>
        <w:t>Radca prawny nie może udzielić pomocy prawnej, jeżeli:</w:t>
      </w:r>
    </w:p>
    <w:p w14:paraId="335518BB" w14:textId="77777777" w:rsidR="00301207" w:rsidRPr="008D452D" w:rsidRDefault="00301207" w:rsidP="00B87D54">
      <w:pPr>
        <w:pStyle w:val="Akapitzlist"/>
        <w:numPr>
          <w:ilvl w:val="0"/>
          <w:numId w:val="218"/>
        </w:numPr>
        <w:tabs>
          <w:tab w:val="left" w:pos="445"/>
          <w:tab w:val="left" w:pos="448"/>
        </w:tabs>
        <w:spacing w:before="18" w:line="276" w:lineRule="auto"/>
        <w:ind w:left="0"/>
        <w:rPr>
          <w:b/>
        </w:rPr>
      </w:pPr>
      <w:r w:rsidRPr="008D452D">
        <w:rPr>
          <w:b/>
          <w:color w:val="231F20"/>
        </w:rPr>
        <w:t xml:space="preserve">brał udział w sprawie jako przedstawiciel organów władzy publicznej lub osoba pełniąca funkcję </w:t>
      </w:r>
      <w:r w:rsidRPr="008D452D">
        <w:rPr>
          <w:b/>
          <w:color w:val="231F20"/>
        </w:rPr>
        <w:lastRenderedPageBreak/>
        <w:t>publiczną albo jako arbiter, mediator lub biegły;</w:t>
      </w:r>
    </w:p>
    <w:p w14:paraId="62A279CD" w14:textId="77777777" w:rsidR="00301207" w:rsidRPr="008D452D" w:rsidRDefault="00301207" w:rsidP="00B87D54">
      <w:pPr>
        <w:pStyle w:val="Akapitzlist"/>
        <w:numPr>
          <w:ilvl w:val="0"/>
          <w:numId w:val="218"/>
        </w:numPr>
        <w:tabs>
          <w:tab w:val="left" w:pos="446"/>
        </w:tabs>
        <w:spacing w:line="276" w:lineRule="auto"/>
        <w:ind w:left="0" w:right="0" w:hanging="281"/>
        <w:rPr>
          <w:b/>
        </w:rPr>
      </w:pPr>
      <w:r w:rsidRPr="008D452D">
        <w:rPr>
          <w:b/>
          <w:color w:val="231F20"/>
        </w:rPr>
        <w:t>zeznawał uprzednio jako świadek w sprawie o okolicznościach sprawy;</w:t>
      </w:r>
    </w:p>
    <w:p w14:paraId="7ED340CB" w14:textId="6F0ED33F" w:rsidR="00770790" w:rsidRPr="008D452D" w:rsidRDefault="00770790" w:rsidP="00B87D54">
      <w:pPr>
        <w:pStyle w:val="Akapitzlist"/>
        <w:numPr>
          <w:ilvl w:val="0"/>
          <w:numId w:val="218"/>
        </w:numPr>
        <w:tabs>
          <w:tab w:val="left" w:pos="446"/>
          <w:tab w:val="left" w:pos="448"/>
        </w:tabs>
        <w:spacing w:before="19" w:line="276" w:lineRule="auto"/>
        <w:ind w:left="0" w:right="50"/>
        <w:rPr>
          <w:b/>
        </w:rPr>
      </w:pPr>
      <w:bookmarkStart w:id="36" w:name="_Hlk190038943"/>
      <w:r w:rsidRPr="008D452D">
        <w:rPr>
          <w:b/>
        </w:rPr>
        <w:t xml:space="preserve">osoba najbliższa albo z jakichkolwiek przyczyn pozostająca w stosunku zależności z radcą prawnym </w:t>
      </w:r>
      <w:bookmarkEnd w:id="36"/>
      <w:r w:rsidRPr="008D452D">
        <w:rPr>
          <w:b/>
        </w:rPr>
        <w:t>brała lub bierze udział w rozstrzygnięciu sprawy;</w:t>
      </w:r>
    </w:p>
    <w:p w14:paraId="1E3F7112" w14:textId="77777777" w:rsidR="00301207" w:rsidRPr="008D452D" w:rsidRDefault="00301207" w:rsidP="00B87D54">
      <w:pPr>
        <w:pStyle w:val="Akapitzlist"/>
        <w:numPr>
          <w:ilvl w:val="0"/>
          <w:numId w:val="218"/>
        </w:numPr>
        <w:tabs>
          <w:tab w:val="left" w:pos="445"/>
          <w:tab w:val="left" w:pos="448"/>
        </w:tabs>
        <w:spacing w:line="276" w:lineRule="auto"/>
        <w:ind w:left="0" w:right="47"/>
        <w:rPr>
          <w:b/>
        </w:rPr>
      </w:pPr>
      <w:r w:rsidRPr="008D452D">
        <w:rPr>
          <w:b/>
          <w:color w:val="231F20"/>
        </w:rPr>
        <w:t>sprawa dotyczy radcy prawnego, adwokata lub innej osoby, z którą radca prawny może na podstawie przepisów prawa wspólnie wykonywać zawód – o ile wykonują czynności zawodowe w tym samym czasie na rzecz tego samego klienta;</w:t>
      </w:r>
    </w:p>
    <w:p w14:paraId="02E1915D" w14:textId="2D9B2C80" w:rsidR="00301207" w:rsidRPr="008D452D" w:rsidRDefault="00301207" w:rsidP="00B87D54">
      <w:pPr>
        <w:pStyle w:val="Akapitzlist"/>
        <w:numPr>
          <w:ilvl w:val="0"/>
          <w:numId w:val="218"/>
        </w:numPr>
        <w:tabs>
          <w:tab w:val="left" w:pos="445"/>
          <w:tab w:val="left" w:pos="448"/>
        </w:tabs>
        <w:spacing w:line="276" w:lineRule="auto"/>
        <w:ind w:left="0"/>
        <w:rPr>
          <w:b/>
        </w:rPr>
      </w:pPr>
      <w:r w:rsidRPr="008D452D">
        <w:rPr>
          <w:b/>
          <w:color w:val="231F20"/>
        </w:rPr>
        <w:t>był albo pozostaje w bliskich stosunkach z przeciwnikiem swojego klienta lub osobą zainteresowaną niekorzystnym dla klienta rozstrzygnięciem sprawy;</w:t>
      </w:r>
    </w:p>
    <w:p w14:paraId="22925DC0" w14:textId="02907433" w:rsidR="00301207" w:rsidRPr="008D452D" w:rsidRDefault="00301207" w:rsidP="00B87D54">
      <w:pPr>
        <w:pStyle w:val="Akapitzlist"/>
        <w:numPr>
          <w:ilvl w:val="0"/>
          <w:numId w:val="218"/>
        </w:numPr>
        <w:tabs>
          <w:tab w:val="left" w:pos="445"/>
          <w:tab w:val="left" w:pos="448"/>
        </w:tabs>
        <w:spacing w:line="276" w:lineRule="auto"/>
        <w:ind w:left="0" w:right="48"/>
        <w:rPr>
          <w:b/>
        </w:rPr>
      </w:pPr>
      <w:r w:rsidRPr="008D452D">
        <w:rPr>
          <w:b/>
          <w:color w:val="231F20"/>
        </w:rPr>
        <w:t>osoba najbliższa radcy prawnemu jest pełnomocnikiem strony przeciwnej lub wykonywała na jej rzecz w tej sprawie inną pomoc prawną.</w:t>
      </w:r>
    </w:p>
    <w:p w14:paraId="642354BC" w14:textId="77777777" w:rsidR="00301207" w:rsidRPr="008D452D" w:rsidRDefault="00301207" w:rsidP="00B87D54">
      <w:pPr>
        <w:pStyle w:val="Tekstpodstawowy"/>
        <w:spacing w:before="11" w:line="276" w:lineRule="auto"/>
        <w:rPr>
          <w:b/>
          <w:sz w:val="22"/>
          <w:szCs w:val="22"/>
        </w:rPr>
      </w:pPr>
    </w:p>
    <w:p w14:paraId="296A161F" w14:textId="2251341D" w:rsidR="00301207" w:rsidRPr="008D452D" w:rsidRDefault="00301207" w:rsidP="00B87D54">
      <w:pPr>
        <w:pStyle w:val="Akapitzlist"/>
        <w:numPr>
          <w:ilvl w:val="1"/>
          <w:numId w:val="218"/>
        </w:numPr>
        <w:tabs>
          <w:tab w:val="left" w:pos="599"/>
        </w:tabs>
        <w:spacing w:line="276" w:lineRule="auto"/>
        <w:ind w:left="0" w:firstLine="226"/>
        <w:jc w:val="both"/>
      </w:pPr>
      <w:r w:rsidRPr="008D452D">
        <w:rPr>
          <w:color w:val="231F20"/>
        </w:rPr>
        <w:t xml:space="preserve">Postanowienie to określa standard konfliktu interesów w jednej z jego konfiguracji podmiotowych. Obejmuje ono sytuacje, w których </w:t>
      </w:r>
      <w:r w:rsidRPr="008D452D">
        <w:rPr>
          <w:b/>
          <w:color w:val="231F20"/>
        </w:rPr>
        <w:t>radca prawny, występując w roli innej niż osob</w:t>
      </w:r>
      <w:r w:rsidR="00A05806">
        <w:rPr>
          <w:b/>
          <w:color w:val="231F20"/>
        </w:rPr>
        <w:t>a</w:t>
      </w:r>
      <w:r w:rsidRPr="008D452D">
        <w:rPr>
          <w:b/>
          <w:color w:val="231F20"/>
        </w:rPr>
        <w:t xml:space="preserve"> świadcząc</w:t>
      </w:r>
      <w:r w:rsidR="00A05806">
        <w:rPr>
          <w:b/>
          <w:color w:val="231F20"/>
        </w:rPr>
        <w:t>a</w:t>
      </w:r>
      <w:r w:rsidRPr="008D452D">
        <w:rPr>
          <w:b/>
          <w:color w:val="231F20"/>
        </w:rPr>
        <w:t xml:space="preserve"> pomoc prawną lub za pośrednictwem innej osoby, wyrobił sobie lub mógł wyrobić stosunek do sprawy lub mieć na nią wpływ</w:t>
      </w:r>
      <w:r w:rsidRPr="008D452D">
        <w:rPr>
          <w:color w:val="231F20"/>
        </w:rPr>
        <w:t xml:space="preserve">, a w konsekwencji reprezentuje lub może reprezentować interes sprzeczny z interesem klienta. Jest ono więc jednym z postanowień dookreślających art. 15 </w:t>
      </w:r>
      <w:r w:rsidRPr="008D452D">
        <w:rPr>
          <w:i/>
          <w:color w:val="231F20"/>
        </w:rPr>
        <w:t xml:space="preserve">in fine </w:t>
      </w:r>
      <w:r w:rsidRPr="008D452D">
        <w:rPr>
          <w:color w:val="231F20"/>
        </w:rPr>
        <w:t>u.r.pr., zgodnie z którym „radca prawny obowiązany jest wyłączyć się od wykonania czynności zawodowych [...], jeżeli sprawa dotyczy osoby, z którą pozostaje on w takim stosunku, że może to oddziaływać na</w:t>
      </w:r>
      <w:r w:rsidR="000E34DA">
        <w:rPr>
          <w:color w:val="231F20"/>
        </w:rPr>
        <w:t xml:space="preserve"> </w:t>
      </w:r>
      <w:r w:rsidRPr="008D452D">
        <w:rPr>
          <w:color w:val="231F20"/>
        </w:rPr>
        <w:t>wynik sprawy”. Dookreślenie takie zawierają również art. 28 ust. 1 i 2 oraz art. 30 KERP, które dotyczą konfiguracji konfliktu interesów między aktualnymi klientami oraz między prawnikiem a klientem.</w:t>
      </w:r>
    </w:p>
    <w:p w14:paraId="65DF69FE" w14:textId="4E2A17AD" w:rsidR="00301207" w:rsidRPr="008D452D" w:rsidRDefault="00301207" w:rsidP="00B87D54">
      <w:pPr>
        <w:pStyle w:val="Tekstpodstawowy"/>
        <w:spacing w:line="276" w:lineRule="auto"/>
        <w:ind w:right="163" w:firstLine="656"/>
        <w:jc w:val="both"/>
        <w:rPr>
          <w:sz w:val="22"/>
          <w:szCs w:val="22"/>
        </w:rPr>
      </w:pPr>
      <w:r w:rsidRPr="008D452D">
        <w:rPr>
          <w:color w:val="231F20"/>
          <w:sz w:val="22"/>
          <w:szCs w:val="22"/>
        </w:rPr>
        <w:t>Omawiane postanowienie w sposób bezwyjątkowy przyjmuje, że wystąpienie okoliczności, o których w nim mowa, w każdym przypadku wyklucza świadczenie pomocy prawnej przez radcę prawnego. Nie jest więc wymagane dokonywanie jakichkolwiek ocen, a także w tym zakresie nie ma zastosowania rozróżnienie na potencjalny i aktualny konflikt interesów.</w:t>
      </w:r>
    </w:p>
    <w:p w14:paraId="53A5BA5B" w14:textId="0A01EF40" w:rsidR="00301207" w:rsidRPr="008D452D" w:rsidRDefault="00301207" w:rsidP="00B87D54">
      <w:pPr>
        <w:pStyle w:val="Akapitzlist"/>
        <w:numPr>
          <w:ilvl w:val="1"/>
          <w:numId w:val="218"/>
        </w:numPr>
        <w:tabs>
          <w:tab w:val="left" w:pos="481"/>
        </w:tabs>
        <w:spacing w:line="276" w:lineRule="auto"/>
        <w:ind w:left="0" w:right="162" w:firstLine="226"/>
        <w:jc w:val="both"/>
      </w:pPr>
      <w:r w:rsidRPr="008D452D">
        <w:rPr>
          <w:color w:val="231F20"/>
        </w:rPr>
        <w:t xml:space="preserve">Jak wspomniano, postanowienie wylicza przypadki, które można podzielić na dwie grupy (zob. P. Skuczyński, </w:t>
      </w:r>
      <w:r w:rsidRPr="008D452D">
        <w:rPr>
          <w:i/>
          <w:color w:val="231F20"/>
        </w:rPr>
        <w:t>Konflikt interesów</w:t>
      </w:r>
      <w:r w:rsidRPr="008D452D">
        <w:rPr>
          <w:color w:val="231F20"/>
        </w:rPr>
        <w:t xml:space="preserve"> </w:t>
      </w:r>
      <w:r w:rsidR="009512E3">
        <w:rPr>
          <w:color w:val="231F20"/>
        </w:rPr>
        <w:t>[</w:t>
      </w:r>
      <w:r w:rsidRPr="008D452D">
        <w:rPr>
          <w:color w:val="231F20"/>
        </w:rPr>
        <w:t>w:</w:t>
      </w:r>
      <w:r w:rsidR="009512E3">
        <w:rPr>
          <w:color w:val="231F20"/>
        </w:rPr>
        <w:t>]</w:t>
      </w:r>
      <w:r w:rsidRPr="008D452D">
        <w:rPr>
          <w:color w:val="231F20"/>
        </w:rPr>
        <w:t xml:space="preserve"> </w:t>
      </w:r>
      <w:r w:rsidR="009512E3" w:rsidRPr="009512E3">
        <w:rPr>
          <w:i/>
          <w:color w:val="231F20"/>
        </w:rPr>
        <w:t>Leksykon etyki prawniczej. 100 podstawowych pojęć</w:t>
      </w:r>
      <w:r w:rsidR="009512E3" w:rsidRPr="00C208E7">
        <w:rPr>
          <w:iCs/>
          <w:color w:val="231F20"/>
        </w:rPr>
        <w:t xml:space="preserve">, red. P. Skuczyński, S. </w:t>
      </w:r>
      <w:proofErr w:type="spellStart"/>
      <w:r w:rsidR="009512E3" w:rsidRPr="00C208E7">
        <w:rPr>
          <w:iCs/>
          <w:color w:val="231F20"/>
        </w:rPr>
        <w:t>Sykuna</w:t>
      </w:r>
      <w:proofErr w:type="spellEnd"/>
      <w:r w:rsidR="009512E3" w:rsidRPr="00C208E7">
        <w:rPr>
          <w:iCs/>
          <w:color w:val="231F20"/>
        </w:rPr>
        <w:t>, Warszawa 2013</w:t>
      </w:r>
      <w:r w:rsidRPr="008D452D">
        <w:rPr>
          <w:color w:val="231F20"/>
        </w:rPr>
        <w:t xml:space="preserve">, s. 211). Pierwsza z nich to wskazane w pkt 1 i 2 sytuacje polegające na tym, że </w:t>
      </w:r>
      <w:r w:rsidRPr="008D452D">
        <w:rPr>
          <w:b/>
          <w:color w:val="231F20"/>
        </w:rPr>
        <w:t>radca prawny brał udział w sprawie jako przedstawiciel organów władzy publicznej lub osoba pełniąca funkcję publiczną albo jako arbiter, mediator lub biegły, lub zeznawał uprzednio jako świadek w sprawie o okolicznościach sprawy</w:t>
      </w:r>
      <w:r w:rsidRPr="008D452D">
        <w:rPr>
          <w:color w:val="231F20"/>
        </w:rPr>
        <w:t>. Grupa ta dotyczy więc takich przypadków, w których radca prawny wyrobił sobie stosunek do sprawy, uczestnicząc w dotyczącym jej postępowaniu w jednej ze wskazanych w omawianym postanowieniu ról.</w:t>
      </w:r>
    </w:p>
    <w:p w14:paraId="17EB078F" w14:textId="0744157D" w:rsidR="00301207" w:rsidRPr="008D452D" w:rsidRDefault="00301207" w:rsidP="00B87D54">
      <w:pPr>
        <w:pStyle w:val="Tekstpodstawowy"/>
        <w:spacing w:line="276" w:lineRule="auto"/>
        <w:ind w:right="162" w:firstLine="226"/>
        <w:jc w:val="both"/>
        <w:rPr>
          <w:sz w:val="22"/>
          <w:szCs w:val="22"/>
        </w:rPr>
      </w:pPr>
      <w:r w:rsidRPr="008D452D">
        <w:rPr>
          <w:color w:val="231F20"/>
          <w:sz w:val="22"/>
          <w:szCs w:val="22"/>
        </w:rPr>
        <w:t>Choć nie precyzuje ono, co należy roz</w:t>
      </w:r>
      <w:r w:rsidR="00A05806">
        <w:rPr>
          <w:color w:val="231F20"/>
          <w:sz w:val="22"/>
          <w:szCs w:val="22"/>
        </w:rPr>
        <w:t>u</w:t>
      </w:r>
      <w:r w:rsidRPr="008D452D">
        <w:rPr>
          <w:color w:val="231F20"/>
          <w:sz w:val="22"/>
          <w:szCs w:val="22"/>
        </w:rPr>
        <w:t>mieć przez przedstawiciela organów władzy publicznej lub osobę pełniąc</w:t>
      </w:r>
      <w:r w:rsidR="00F122CA">
        <w:rPr>
          <w:color w:val="231F20"/>
          <w:sz w:val="22"/>
          <w:szCs w:val="22"/>
        </w:rPr>
        <w:t>ą</w:t>
      </w:r>
      <w:r w:rsidRPr="008D452D">
        <w:rPr>
          <w:color w:val="231F20"/>
          <w:sz w:val="22"/>
          <w:szCs w:val="22"/>
        </w:rPr>
        <w:t xml:space="preserve"> funkcję publiczną, to nie ulega wątpliwości, że do kategorii tej zalicza się sędziów, ławników, referendarzy, asystentów sędziów, urzędników sądowych, komorników sądowych, a także urzędników państwowych i samorządowych itp.</w:t>
      </w:r>
    </w:p>
    <w:p w14:paraId="2E8DABE7" w14:textId="2209DEF6" w:rsidR="00301207" w:rsidRPr="008D452D" w:rsidRDefault="00301207" w:rsidP="00B87D54">
      <w:pPr>
        <w:pStyle w:val="Tekstpodstawowy"/>
        <w:spacing w:line="276" w:lineRule="auto"/>
        <w:ind w:right="164" w:firstLine="226"/>
        <w:jc w:val="both"/>
        <w:rPr>
          <w:sz w:val="22"/>
          <w:szCs w:val="22"/>
        </w:rPr>
      </w:pPr>
      <w:r w:rsidRPr="008D452D">
        <w:rPr>
          <w:color w:val="231F20"/>
          <w:sz w:val="22"/>
          <w:szCs w:val="22"/>
        </w:rPr>
        <w:t>Natomiast udział w sprawie, o którym mowa w tym postanowieniu, należy rozumieć szeroko, nie tylko jako bezpośrednie uczestniczenie w wydaniu jakiegokolwiek rozstrzygnięcia w jej toku, le</w:t>
      </w:r>
      <w:r w:rsidR="00A05806">
        <w:rPr>
          <w:color w:val="231F20"/>
          <w:sz w:val="22"/>
          <w:szCs w:val="22"/>
        </w:rPr>
        <w:t>cz</w:t>
      </w:r>
      <w:r w:rsidRPr="008D452D">
        <w:rPr>
          <w:color w:val="231F20"/>
          <w:sz w:val="22"/>
          <w:szCs w:val="22"/>
        </w:rPr>
        <w:t xml:space="preserve"> także jako dokonywanie czynności przygotowawczych czy technicznych w ramach postępowania, </w:t>
      </w:r>
      <w:r w:rsidR="00A05806">
        <w:rPr>
          <w:color w:val="231F20"/>
          <w:sz w:val="22"/>
          <w:szCs w:val="22"/>
        </w:rPr>
        <w:t>jak również</w:t>
      </w:r>
      <w:r w:rsidRPr="008D452D">
        <w:rPr>
          <w:color w:val="231F20"/>
          <w:sz w:val="22"/>
          <w:szCs w:val="22"/>
        </w:rPr>
        <w:t xml:space="preserve"> podejmowanie czynności nadzorczych lub kontrolnych nad tokiem sprawy, choćby polegały one jedynie na zapoznaniu się z nią. Nie jest zatem udziałem w sprawie jedynie objęcie sprawy uprawnieniami nadzorczymi lub kontrolnymi, jeśli sprawując funkcję, radca prawny nie skorzystał z nich w żaden sposób. Nie jest nim również branie udziału w tworzeniu prawa znajdującego zastosowanie w sprawie </w:t>
      </w:r>
      <w:r w:rsidR="00A05806" w:rsidRPr="008D452D">
        <w:rPr>
          <w:color w:val="231F20"/>
          <w:sz w:val="22"/>
          <w:szCs w:val="22"/>
        </w:rPr>
        <w:t xml:space="preserve">w roli </w:t>
      </w:r>
      <w:r w:rsidRPr="008D452D">
        <w:rPr>
          <w:color w:val="231F20"/>
          <w:sz w:val="22"/>
          <w:szCs w:val="22"/>
        </w:rPr>
        <w:t>ani decydenta politycznego, ani legislatora lub lobbysty.</w:t>
      </w:r>
    </w:p>
    <w:p w14:paraId="3DC38239" w14:textId="005B5E4B" w:rsidR="00301207" w:rsidRPr="008D452D" w:rsidRDefault="00301207" w:rsidP="00B87D54">
      <w:pPr>
        <w:pStyle w:val="Akapitzlist"/>
        <w:numPr>
          <w:ilvl w:val="1"/>
          <w:numId w:val="218"/>
        </w:numPr>
        <w:tabs>
          <w:tab w:val="left" w:pos="481"/>
        </w:tabs>
        <w:spacing w:line="276" w:lineRule="auto"/>
        <w:ind w:left="0" w:right="161" w:firstLine="226"/>
        <w:jc w:val="both"/>
      </w:pPr>
      <w:r w:rsidRPr="008D452D">
        <w:rPr>
          <w:color w:val="231F20"/>
        </w:rPr>
        <w:t xml:space="preserve">Druga grupa sytuacji, </w:t>
      </w:r>
      <w:r w:rsidR="00A05806">
        <w:rPr>
          <w:color w:val="231F20"/>
        </w:rPr>
        <w:t>których</w:t>
      </w:r>
      <w:r w:rsidR="00A05806" w:rsidRPr="008D452D">
        <w:rPr>
          <w:color w:val="231F20"/>
        </w:rPr>
        <w:t xml:space="preserve"> </w:t>
      </w:r>
      <w:r w:rsidRPr="008D452D">
        <w:rPr>
          <w:color w:val="231F20"/>
        </w:rPr>
        <w:t xml:space="preserve">dotyczy art. 27 KERP, to uregulowane w pkt 3–6 przypadki, </w:t>
      </w:r>
      <w:r w:rsidR="00A05806">
        <w:rPr>
          <w:color w:val="231F20"/>
        </w:rPr>
        <w:t>gdy</w:t>
      </w:r>
      <w:r w:rsidRPr="008D452D">
        <w:rPr>
          <w:color w:val="231F20"/>
        </w:rPr>
        <w:t xml:space="preserve"> </w:t>
      </w:r>
      <w:r w:rsidRPr="008D452D">
        <w:rPr>
          <w:b/>
          <w:color w:val="231F20"/>
        </w:rPr>
        <w:t xml:space="preserve">radca prawny pozostaje w określonych stosunkach z osobą, za pośrednictwem której wyrobił </w:t>
      </w:r>
      <w:r w:rsidRPr="008D452D">
        <w:rPr>
          <w:b/>
          <w:color w:val="231F20"/>
        </w:rPr>
        <w:lastRenderedPageBreak/>
        <w:t>sobie lub mógł wyrobić stosunek do sprawy lub mieć na nią wpływ</w:t>
      </w:r>
      <w:r w:rsidRPr="008D452D">
        <w:rPr>
          <w:color w:val="231F20"/>
        </w:rPr>
        <w:t>.</w:t>
      </w:r>
    </w:p>
    <w:p w14:paraId="768DC816" w14:textId="46B451F5" w:rsidR="00301207" w:rsidRPr="008D452D" w:rsidRDefault="00301207" w:rsidP="00B87D54">
      <w:pPr>
        <w:pStyle w:val="Tekstpodstawowy"/>
        <w:spacing w:line="276" w:lineRule="auto"/>
        <w:ind w:right="161" w:firstLine="226"/>
        <w:jc w:val="both"/>
        <w:rPr>
          <w:sz w:val="22"/>
          <w:szCs w:val="22"/>
        </w:rPr>
      </w:pPr>
      <w:r w:rsidRPr="008D452D">
        <w:rPr>
          <w:color w:val="231F20"/>
          <w:sz w:val="22"/>
          <w:szCs w:val="22"/>
        </w:rPr>
        <w:t xml:space="preserve">Trzeba zauważyć, że użyte w omawianym postanowieniu </w:t>
      </w:r>
      <w:r w:rsidR="00A05806">
        <w:rPr>
          <w:color w:val="231F20"/>
          <w:sz w:val="22"/>
          <w:szCs w:val="22"/>
        </w:rPr>
        <w:t>określenia</w:t>
      </w:r>
      <w:r w:rsidR="00A05806" w:rsidRPr="008D452D">
        <w:rPr>
          <w:color w:val="231F20"/>
          <w:sz w:val="22"/>
          <w:szCs w:val="22"/>
        </w:rPr>
        <w:t xml:space="preserve"> </w:t>
      </w:r>
      <w:r w:rsidRPr="008D452D">
        <w:rPr>
          <w:color w:val="231F20"/>
          <w:sz w:val="22"/>
          <w:szCs w:val="22"/>
        </w:rPr>
        <w:t xml:space="preserve">„osoba, z którą radca prawny może na podstawie przepisów prawa wspólnie wykonywać zawód” oraz „osoba najbliższa” zostały zdefiniowane w art. 5 pkt 6 i 7 KERP. Należy zatem przypisywać im znaczenia tam </w:t>
      </w:r>
      <w:r w:rsidR="00A05806">
        <w:rPr>
          <w:color w:val="231F20"/>
          <w:sz w:val="22"/>
          <w:szCs w:val="22"/>
        </w:rPr>
        <w:t>wskazane</w:t>
      </w:r>
      <w:r w:rsidRPr="008D452D">
        <w:rPr>
          <w:color w:val="231F20"/>
          <w:sz w:val="22"/>
          <w:szCs w:val="22"/>
        </w:rPr>
        <w:t>. Jednocześnie jednak w omawianym postanowieniu w pkt 3, 5 i 6 użyto sformułowań „</w:t>
      </w:r>
      <w:r w:rsidR="00607987" w:rsidRPr="008D452D">
        <w:rPr>
          <w:color w:val="231F20"/>
          <w:sz w:val="22"/>
          <w:szCs w:val="22"/>
        </w:rPr>
        <w:t>osoba najbliższa albo z jakichkolwiek przyczyn pozostająca w stosunku zależności z radcą prawnym</w:t>
      </w:r>
      <w:r w:rsidRPr="008D452D">
        <w:rPr>
          <w:color w:val="231F20"/>
          <w:sz w:val="22"/>
          <w:szCs w:val="22"/>
        </w:rPr>
        <w:t>”, „był albo pozostaje w bliskich stosunkach” oraz „osoba najbliższa radcy prawnemu”. Wydaje się jednak, że są to pojęcia na tyle bliskoznaczne, a także że brak jest argumentów o charakterze funkcjonalnym, aby różnicować zakresy relacji bliskości lub</w:t>
      </w:r>
      <w:r w:rsidR="000A0CEF" w:rsidRPr="008D452D">
        <w:rPr>
          <w:sz w:val="22"/>
          <w:szCs w:val="22"/>
        </w:rPr>
        <w:t xml:space="preserve"> </w:t>
      </w:r>
      <w:r w:rsidRPr="008D452D">
        <w:rPr>
          <w:color w:val="231F20"/>
          <w:sz w:val="22"/>
          <w:szCs w:val="22"/>
        </w:rPr>
        <w:t xml:space="preserve">zależności w odniesieniu do omawianych przypadków. Podobnie jest z użytymi w pkt 5 i 6 </w:t>
      </w:r>
      <w:r w:rsidR="00A05806">
        <w:rPr>
          <w:color w:val="231F20"/>
          <w:sz w:val="22"/>
          <w:szCs w:val="22"/>
        </w:rPr>
        <w:t>zwrotami</w:t>
      </w:r>
      <w:r w:rsidR="00A05806" w:rsidRPr="008D452D">
        <w:rPr>
          <w:color w:val="231F20"/>
          <w:sz w:val="22"/>
          <w:szCs w:val="22"/>
        </w:rPr>
        <w:t xml:space="preserve"> </w:t>
      </w:r>
      <w:r w:rsidRPr="008D452D">
        <w:rPr>
          <w:color w:val="231F20"/>
          <w:sz w:val="22"/>
          <w:szCs w:val="22"/>
        </w:rPr>
        <w:t>„przeciwnik klienta” oraz „strona przeciwna”.</w:t>
      </w:r>
    </w:p>
    <w:p w14:paraId="3841D94C" w14:textId="1AC01216" w:rsidR="00301207" w:rsidRPr="008D452D" w:rsidRDefault="00301207" w:rsidP="00B87D54">
      <w:pPr>
        <w:pStyle w:val="Tekstpodstawowy"/>
        <w:spacing w:line="276" w:lineRule="auto"/>
        <w:ind w:right="49" w:firstLine="226"/>
        <w:jc w:val="both"/>
        <w:rPr>
          <w:sz w:val="22"/>
          <w:szCs w:val="22"/>
        </w:rPr>
      </w:pPr>
      <w:r w:rsidRPr="008D452D">
        <w:rPr>
          <w:color w:val="231F20"/>
          <w:sz w:val="22"/>
          <w:szCs w:val="22"/>
        </w:rPr>
        <w:t>Względy funkcjonalne uzasadniają natomiast odmienne rozumienie użytego w pkt 1 pojęcia udział</w:t>
      </w:r>
      <w:r w:rsidR="00A05806">
        <w:rPr>
          <w:color w:val="231F20"/>
          <w:sz w:val="22"/>
          <w:szCs w:val="22"/>
        </w:rPr>
        <w:t>u</w:t>
      </w:r>
      <w:r w:rsidRPr="008D452D">
        <w:rPr>
          <w:color w:val="231F20"/>
          <w:sz w:val="22"/>
          <w:szCs w:val="22"/>
        </w:rPr>
        <w:t xml:space="preserve"> w sprawie oraz znajdującego się w pkt 3 pojęcia udział</w:t>
      </w:r>
      <w:r w:rsidR="00A05806">
        <w:rPr>
          <w:color w:val="231F20"/>
          <w:sz w:val="22"/>
          <w:szCs w:val="22"/>
        </w:rPr>
        <w:t>u</w:t>
      </w:r>
      <w:r w:rsidRPr="008D452D">
        <w:rPr>
          <w:color w:val="231F20"/>
          <w:sz w:val="22"/>
          <w:szCs w:val="22"/>
        </w:rPr>
        <w:t xml:space="preserve"> w rozstrzygnięciu sprawy. To ostatnie ma węższy charakter, co jest uzasadnione faktem, że w omawianym postanowieniu chodzi o udział w nim </w:t>
      </w:r>
      <w:r w:rsidR="00A05806" w:rsidRPr="008D452D">
        <w:rPr>
          <w:color w:val="231F20"/>
          <w:sz w:val="22"/>
          <w:szCs w:val="22"/>
        </w:rPr>
        <w:t xml:space="preserve">nie </w:t>
      </w:r>
      <w:r w:rsidRPr="008D452D">
        <w:rPr>
          <w:color w:val="231F20"/>
          <w:sz w:val="22"/>
          <w:szCs w:val="22"/>
        </w:rPr>
        <w:t>samego radcy prawnego, lecz osoby najbliższej albo z jakichkolwiek przyczyn od niego zależnej.</w:t>
      </w:r>
    </w:p>
    <w:p w14:paraId="3975B362" w14:textId="77777777" w:rsidR="00301207" w:rsidRPr="008D452D" w:rsidRDefault="00301207" w:rsidP="00B87D54">
      <w:pPr>
        <w:pStyle w:val="Akapitzlist"/>
        <w:numPr>
          <w:ilvl w:val="1"/>
          <w:numId w:val="218"/>
        </w:numPr>
        <w:tabs>
          <w:tab w:val="left" w:pos="612"/>
        </w:tabs>
        <w:spacing w:line="276" w:lineRule="auto"/>
        <w:ind w:left="0" w:right="50" w:firstLine="226"/>
        <w:jc w:val="both"/>
      </w:pPr>
      <w:r w:rsidRPr="008D452D">
        <w:rPr>
          <w:color w:val="231F20"/>
        </w:rPr>
        <w:t>Postanowienie art. 27 KERP znajduje pełne zastosowanie również do prawników zagranicznych oraz aplikantów radcowskich.</w:t>
      </w:r>
    </w:p>
    <w:p w14:paraId="5C8D09AD" w14:textId="6C017B0E" w:rsidR="00301207" w:rsidRPr="008D452D" w:rsidRDefault="00301207" w:rsidP="00B87D54">
      <w:pPr>
        <w:pStyle w:val="Akapitzlist"/>
        <w:numPr>
          <w:ilvl w:val="1"/>
          <w:numId w:val="218"/>
        </w:numPr>
        <w:tabs>
          <w:tab w:val="left" w:pos="597"/>
        </w:tabs>
        <w:spacing w:line="276" w:lineRule="auto"/>
        <w:ind w:left="0" w:right="50" w:firstLine="226"/>
        <w:jc w:val="both"/>
      </w:pPr>
      <w:r w:rsidRPr="008D452D">
        <w:rPr>
          <w:color w:val="231F20"/>
        </w:rPr>
        <w:t>Odpowiednikiem omawianego postanowienia jest § 22 KEA, według którego „Adwokatowi nie wolno podjąć się prowadzenia sprawy ani udzielić pomocy prawnej, jeżeli: […] b) brał udział w tej sprawie, wykonując funkcję publiczną; […] d) zawodowy pełnomocnik będący dla niego osobą najbliższą prowadzi sprawę lub udzielił już pomocy prawnej stronie przeciwnej w tej samej sprawie lub w sprawie z nią związanej”.</w:t>
      </w:r>
    </w:p>
    <w:p w14:paraId="3EAB4673" w14:textId="77777777" w:rsidR="00301207" w:rsidRPr="008D452D" w:rsidRDefault="00301207" w:rsidP="00B87D54">
      <w:pPr>
        <w:pStyle w:val="Akapitzlist"/>
        <w:numPr>
          <w:ilvl w:val="1"/>
          <w:numId w:val="218"/>
        </w:numPr>
        <w:tabs>
          <w:tab w:val="left" w:pos="595"/>
        </w:tabs>
        <w:spacing w:line="276" w:lineRule="auto"/>
        <w:ind w:left="0" w:right="0" w:hanging="203"/>
        <w:jc w:val="both"/>
      </w:pPr>
      <w:r w:rsidRPr="008D452D">
        <w:rPr>
          <w:color w:val="231F20"/>
        </w:rPr>
        <w:t>Tezy z orzecznictwa</w:t>
      </w:r>
    </w:p>
    <w:p w14:paraId="4BBA826B" w14:textId="0D5C0133" w:rsidR="00301207" w:rsidRPr="008D452D" w:rsidRDefault="00301207" w:rsidP="00B87D54">
      <w:pPr>
        <w:pStyle w:val="Tekstpodstawowy"/>
        <w:spacing w:before="76" w:line="276" w:lineRule="auto"/>
        <w:jc w:val="both"/>
        <w:rPr>
          <w:sz w:val="22"/>
          <w:szCs w:val="22"/>
        </w:rPr>
      </w:pPr>
      <w:r w:rsidRPr="008D452D">
        <w:rPr>
          <w:color w:val="231F20"/>
          <w:sz w:val="22"/>
          <w:szCs w:val="22"/>
        </w:rPr>
        <w:t>Orzeczenie OSD z 9</w:t>
      </w:r>
      <w:r w:rsidR="00522302">
        <w:rPr>
          <w:color w:val="231F20"/>
          <w:sz w:val="22"/>
          <w:szCs w:val="22"/>
        </w:rPr>
        <w:t>.12.</w:t>
      </w:r>
      <w:r w:rsidRPr="008D452D">
        <w:rPr>
          <w:color w:val="231F20"/>
          <w:sz w:val="22"/>
          <w:szCs w:val="22"/>
        </w:rPr>
        <w:t>2016 r.</w:t>
      </w:r>
      <w:r w:rsidR="00522302">
        <w:rPr>
          <w:color w:val="231F20"/>
          <w:sz w:val="22"/>
          <w:szCs w:val="22"/>
        </w:rPr>
        <w:t>,</w:t>
      </w:r>
      <w:r w:rsidRPr="008D452D">
        <w:rPr>
          <w:color w:val="231F20"/>
          <w:sz w:val="22"/>
          <w:szCs w:val="22"/>
        </w:rPr>
        <w:t xml:space="preserve"> D 43/2016:</w:t>
      </w:r>
    </w:p>
    <w:p w14:paraId="33C44034" w14:textId="2C34F347" w:rsidR="00301207" w:rsidRPr="008D452D" w:rsidRDefault="00301207" w:rsidP="00B87D54">
      <w:pPr>
        <w:spacing w:before="18" w:line="276" w:lineRule="auto"/>
        <w:ind w:right="48" w:firstLine="226"/>
        <w:jc w:val="both"/>
        <w:rPr>
          <w:i/>
        </w:rPr>
      </w:pPr>
      <w:r w:rsidRPr="008D452D">
        <w:rPr>
          <w:i/>
          <w:color w:val="231F20"/>
        </w:rPr>
        <w:t>Pokrzywdzeni zaciągnęli w banku P. S.A. pożyczkę hipoteczną, której zabezpieczeniem była nieruchomość stanowiąca własność Pokrzywdzonych. Pokrzywdzeni pożyczkę hipoteczną zaciągniętą w banku P. S.A. wzięli w celu przekazania jej S (2) […]. Część zadłużenia z tytułu pożyczki hipotecznej zaciągniętej w banku P. S.A. przez Pokrzywdzonych spłacała S (2) […]. Pismem z dnia […] roku bank P. S.A., wobec niedokonywania spłaty zadłużenia, wypowiedział umowę ww. kredytu. Obwiniona świadczyła pomoc prawną na rzecz Pokrzywdzonej L (1) w postępowaniu egzekucyjnym prowadzonym na podstawie bankowego tytułu egzekucyjnego wystawionego przez bank P. S.A. Na podstawie pełnomocnictw […] Obwiniona reprezentowała Pokrzywdzonych przed bankiem P. S.A. w sprawie restrukturyzacji kredytu […]. Obwiniona dnia […] roku wystąpiła, działając w imieniu Pokrzywdzonych, przeciwko bankowi P. S.A. z pozwem o rozłożenie na raty zaległości kredytowych […]. Obwiniona świadczyła w przeszłości pomoc prawną na rzecz S (2), ponadto pozostawała także z nią w bliskich stosunkach i to S (2) skontaktowała Pokrzywdzonych z Obwinioną.</w:t>
      </w:r>
    </w:p>
    <w:p w14:paraId="0ADFECAD" w14:textId="1E6105B6" w:rsidR="00301207" w:rsidRPr="008D452D" w:rsidRDefault="00301207" w:rsidP="00B87D54">
      <w:pPr>
        <w:pStyle w:val="Tekstpodstawowy"/>
        <w:spacing w:before="54" w:line="276" w:lineRule="auto"/>
        <w:jc w:val="both"/>
        <w:rPr>
          <w:sz w:val="22"/>
          <w:szCs w:val="22"/>
        </w:rPr>
      </w:pPr>
      <w:r w:rsidRPr="008D452D">
        <w:rPr>
          <w:color w:val="231F20"/>
          <w:sz w:val="22"/>
          <w:szCs w:val="22"/>
        </w:rPr>
        <w:t>Orzeczenie OSD z 9</w:t>
      </w:r>
      <w:r w:rsidR="00522302">
        <w:rPr>
          <w:color w:val="231F20"/>
          <w:sz w:val="22"/>
          <w:szCs w:val="22"/>
        </w:rPr>
        <w:t>.07.</w:t>
      </w:r>
      <w:r w:rsidRPr="008D452D">
        <w:rPr>
          <w:color w:val="231F20"/>
          <w:sz w:val="22"/>
          <w:szCs w:val="22"/>
        </w:rPr>
        <w:t>2018 r.</w:t>
      </w:r>
      <w:r w:rsidR="00522302">
        <w:rPr>
          <w:color w:val="231F20"/>
          <w:sz w:val="22"/>
          <w:szCs w:val="22"/>
        </w:rPr>
        <w:t>,</w:t>
      </w:r>
      <w:r w:rsidRPr="008D452D">
        <w:rPr>
          <w:color w:val="231F20"/>
          <w:sz w:val="22"/>
          <w:szCs w:val="22"/>
        </w:rPr>
        <w:t xml:space="preserve"> D 33/18:</w:t>
      </w:r>
    </w:p>
    <w:p w14:paraId="4B875DE6" w14:textId="0447654D" w:rsidR="00301207" w:rsidRPr="008D452D" w:rsidRDefault="00301207" w:rsidP="00B87D54">
      <w:pPr>
        <w:spacing w:before="19" w:line="276" w:lineRule="auto"/>
        <w:ind w:right="161" w:firstLine="226"/>
        <w:jc w:val="both"/>
        <w:rPr>
          <w:i/>
        </w:rPr>
      </w:pPr>
      <w:r w:rsidRPr="008D452D">
        <w:rPr>
          <w:i/>
          <w:color w:val="231F20"/>
        </w:rPr>
        <w:t xml:space="preserve">Skarżący P.(2) wskazał, iż w czasie toczącej się od […] roku przed Sądem Okręgowym w </w:t>
      </w:r>
      <w:proofErr w:type="spellStart"/>
      <w:r w:rsidRPr="008D452D">
        <w:rPr>
          <w:i/>
          <w:color w:val="231F20"/>
        </w:rPr>
        <w:t>W</w:t>
      </w:r>
      <w:proofErr w:type="spellEnd"/>
      <w:r w:rsidRPr="008D452D">
        <w:rPr>
          <w:i/>
          <w:color w:val="231F20"/>
        </w:rPr>
        <w:t>. […] Wydziałem Cywilnym Rodzinnym Odwoławczym sprawie rozwodowej między Skarżącym, a K., na rozprawie w dniu […] roku, zeznawała w charakterze świadka matka jego żony – radca prawny J.. Po złożeniu zeznań J. złożyła wniosek o ustanowienie jej pełnomocnikiem i możliwość reprezentowania córki w dalszym postępowaniu rozwodowym. […]</w:t>
      </w:r>
    </w:p>
    <w:p w14:paraId="232A0B1C" w14:textId="797119BF" w:rsidR="00301207" w:rsidRPr="008D452D" w:rsidRDefault="00301207" w:rsidP="00B87D54">
      <w:pPr>
        <w:spacing w:line="276" w:lineRule="auto"/>
        <w:ind w:right="162" w:firstLine="226"/>
        <w:jc w:val="both"/>
        <w:rPr>
          <w:i/>
        </w:rPr>
      </w:pPr>
      <w:r w:rsidRPr="008D452D">
        <w:rPr>
          <w:i/>
          <w:color w:val="231F20"/>
        </w:rPr>
        <w:t xml:space="preserve">W ocenie OSD, obwiniony radca prawny J. dopuściła się przewinienia dyscyplinarnego – zarzucanego jej w pkt […] wniosku o ukaranie – w postaci udzielenia pomocy prawnej w okresie od […] roku do dnia […] roku poprzez przyjęcie pełnomocnictwa i reprezentowanie P.(1) (córki) w toczącej się przed Sądem Okręgowym w </w:t>
      </w:r>
      <w:proofErr w:type="spellStart"/>
      <w:r w:rsidRPr="008D452D">
        <w:rPr>
          <w:i/>
          <w:color w:val="231F20"/>
        </w:rPr>
        <w:t>W</w:t>
      </w:r>
      <w:proofErr w:type="spellEnd"/>
      <w:r w:rsidRPr="008D452D">
        <w:rPr>
          <w:i/>
          <w:color w:val="231F20"/>
        </w:rPr>
        <w:t>. sprawie o rozwód przeciwko P.(2), w sytuacji, gdy w sprawie tej na rozprawie w dniu [...] roku, przed udzieleniem pełnomocnictwa, zeznawała jako świadek o okolicznościach sprawy […].</w:t>
      </w:r>
    </w:p>
    <w:p w14:paraId="1EF900C0" w14:textId="2073D8C0" w:rsidR="00301207" w:rsidRPr="008D452D" w:rsidRDefault="00301207" w:rsidP="00B87D54">
      <w:pPr>
        <w:pStyle w:val="Tekstpodstawowy"/>
        <w:spacing w:before="48" w:line="276" w:lineRule="auto"/>
        <w:jc w:val="both"/>
        <w:rPr>
          <w:sz w:val="22"/>
          <w:szCs w:val="22"/>
        </w:rPr>
      </w:pPr>
      <w:r w:rsidRPr="008D452D">
        <w:rPr>
          <w:color w:val="231F20"/>
          <w:sz w:val="22"/>
          <w:szCs w:val="22"/>
        </w:rPr>
        <w:lastRenderedPageBreak/>
        <w:t>Orzeczenie OSD z 19</w:t>
      </w:r>
      <w:r w:rsidR="00522302">
        <w:rPr>
          <w:color w:val="231F20"/>
          <w:sz w:val="22"/>
          <w:szCs w:val="22"/>
        </w:rPr>
        <w:t>.08.</w:t>
      </w:r>
      <w:r w:rsidRPr="008D452D">
        <w:rPr>
          <w:color w:val="231F20"/>
          <w:sz w:val="22"/>
          <w:szCs w:val="22"/>
        </w:rPr>
        <w:t>2019 r.</w:t>
      </w:r>
      <w:r w:rsidR="00522302">
        <w:rPr>
          <w:color w:val="231F20"/>
          <w:sz w:val="22"/>
          <w:szCs w:val="22"/>
        </w:rPr>
        <w:t>,</w:t>
      </w:r>
      <w:r w:rsidRPr="008D452D">
        <w:rPr>
          <w:color w:val="231F20"/>
          <w:sz w:val="22"/>
          <w:szCs w:val="22"/>
        </w:rPr>
        <w:t xml:space="preserve"> D 83/19:</w:t>
      </w:r>
    </w:p>
    <w:p w14:paraId="519E757B" w14:textId="0EF08365" w:rsidR="00301207" w:rsidRPr="008D452D" w:rsidRDefault="00301207" w:rsidP="00B87D54">
      <w:pPr>
        <w:spacing w:before="18" w:line="276" w:lineRule="auto"/>
        <w:ind w:right="162" w:firstLine="226"/>
        <w:jc w:val="both"/>
        <w:rPr>
          <w:i/>
        </w:rPr>
      </w:pPr>
      <w:r w:rsidRPr="008D452D">
        <w:rPr>
          <w:i/>
          <w:color w:val="231F20"/>
        </w:rPr>
        <w:t>Udzielił pomocy prawnej poprzez przyjęcie w dniu […] r. pełnomocnictwa do obrony i reprezentowanie podejrzanego C.(1) (w charakterze obrońcy) w toczącym się post</w:t>
      </w:r>
      <w:r w:rsidR="008C3570" w:rsidRPr="008D452D">
        <w:rPr>
          <w:i/>
          <w:color w:val="231F20"/>
        </w:rPr>
        <w:t>ę</w:t>
      </w:r>
      <w:r w:rsidRPr="008D452D">
        <w:rPr>
          <w:i/>
          <w:color w:val="231F20"/>
        </w:rPr>
        <w:t>powaniu przygotowawczym (sygn. akt […]), prowadzonym przez Prokuraturę Okręgową w B., w sytuacji gdy w postępowaniu tym w dniu […] r. zeznawał jako świadek o okolicznościach sprawy […].</w:t>
      </w:r>
    </w:p>
    <w:p w14:paraId="470DBE35" w14:textId="26B93B0E" w:rsidR="00301207" w:rsidRPr="008D452D" w:rsidRDefault="00301207" w:rsidP="00B87D54">
      <w:pPr>
        <w:spacing w:line="276" w:lineRule="auto"/>
        <w:ind w:right="163" w:firstLine="226"/>
        <w:jc w:val="both"/>
        <w:rPr>
          <w:i/>
        </w:rPr>
      </w:pPr>
      <w:r w:rsidRPr="008D452D">
        <w:rPr>
          <w:i/>
          <w:color w:val="231F20"/>
        </w:rPr>
        <w:t>Kodeks Etyki Radcy Prawnego w art. 27 pkt 2 przewiduje zakaz udzielania pomocy prawnej przez radcę prawnego, który zeznawał uprzednio jako świadek w sprawie o okolicznościach sprawy. Rację ma Obwiniony wskazując, że powołany przepis nie może być odczytywany jako źródło zakazu materializującego się w przypadku złożenia przez radcę prawnego dowolnych zeznań w charakterze świadka. Zeznania, o których mowa w komentowanym przepisie, powinny dotyczyć okoliczności sprawy.</w:t>
      </w:r>
    </w:p>
    <w:p w14:paraId="7546DEE0" w14:textId="0D73FF96" w:rsidR="00301207" w:rsidRPr="008D452D" w:rsidRDefault="00301207" w:rsidP="00B87D54">
      <w:pPr>
        <w:spacing w:line="276" w:lineRule="auto"/>
        <w:ind w:right="161" w:firstLine="226"/>
        <w:jc w:val="both"/>
        <w:rPr>
          <w:i/>
        </w:rPr>
      </w:pPr>
      <w:r w:rsidRPr="008D452D">
        <w:rPr>
          <w:i/>
          <w:color w:val="231F20"/>
        </w:rPr>
        <w:t>Ocena zeznań złożonych przez Obwinionego w dniu […] r. (k. […]</w:t>
      </w:r>
      <w:r w:rsidR="008C3570" w:rsidRPr="008D452D">
        <w:rPr>
          <w:i/>
          <w:color w:val="231F20"/>
        </w:rPr>
        <w:t>–</w:t>
      </w:r>
      <w:r w:rsidRPr="008D452D">
        <w:rPr>
          <w:i/>
          <w:color w:val="231F20"/>
        </w:rPr>
        <w:t xml:space="preserve">[…]) prowadzi do pozytywnych ustaleń w powyższym zakresie. Obwiniony bowiem zeznał, że C.(1) zgłosił się do niego i poinformował, że kilkanaście osób wzięło pożyczki od S. w </w:t>
      </w:r>
      <w:proofErr w:type="spellStart"/>
      <w:r w:rsidRPr="008D452D">
        <w:rPr>
          <w:i/>
          <w:color w:val="231F20"/>
        </w:rPr>
        <w:t>W</w:t>
      </w:r>
      <w:proofErr w:type="spellEnd"/>
      <w:r w:rsidRPr="008D452D">
        <w:rPr>
          <w:i/>
          <w:color w:val="231F20"/>
        </w:rPr>
        <w:t xml:space="preserve">., wskutek nacisku ze strony władz S. w </w:t>
      </w:r>
      <w:proofErr w:type="spellStart"/>
      <w:r w:rsidRPr="008D452D">
        <w:rPr>
          <w:i/>
          <w:color w:val="231F20"/>
        </w:rPr>
        <w:t>W</w:t>
      </w:r>
      <w:proofErr w:type="spellEnd"/>
      <w:r w:rsidRPr="008D452D">
        <w:rPr>
          <w:i/>
          <w:color w:val="231F20"/>
        </w:rPr>
        <w:t xml:space="preserve">. Następnie, Obwiniony zeznał, że osoby pełniące funkcję członka zarządu S. w </w:t>
      </w:r>
      <w:proofErr w:type="spellStart"/>
      <w:r w:rsidRPr="008D452D">
        <w:rPr>
          <w:i/>
          <w:color w:val="231F20"/>
        </w:rPr>
        <w:t>W</w:t>
      </w:r>
      <w:proofErr w:type="spellEnd"/>
      <w:r w:rsidRPr="008D452D">
        <w:rPr>
          <w:i/>
          <w:color w:val="231F20"/>
        </w:rPr>
        <w:t>. zmuszały C.(1) do brania pożyczek „na słupy”.</w:t>
      </w:r>
    </w:p>
    <w:p w14:paraId="6E518CBF" w14:textId="77777777" w:rsidR="00301207" w:rsidRPr="008D452D" w:rsidRDefault="00301207" w:rsidP="00B87D54">
      <w:pPr>
        <w:pStyle w:val="Nagwek3"/>
        <w:spacing w:line="276" w:lineRule="auto"/>
        <w:ind w:left="0"/>
        <w:jc w:val="center"/>
        <w:rPr>
          <w:sz w:val="22"/>
          <w:szCs w:val="22"/>
        </w:rPr>
      </w:pPr>
      <w:r w:rsidRPr="008D452D">
        <w:rPr>
          <w:color w:val="231F20"/>
          <w:sz w:val="22"/>
          <w:szCs w:val="22"/>
        </w:rPr>
        <w:t>Art. 28</w:t>
      </w:r>
    </w:p>
    <w:p w14:paraId="4991761E" w14:textId="3EF32E66" w:rsidR="00301207" w:rsidRPr="008D452D" w:rsidRDefault="00301207" w:rsidP="00B87D54">
      <w:pPr>
        <w:pStyle w:val="Akapitzlist"/>
        <w:numPr>
          <w:ilvl w:val="0"/>
          <w:numId w:val="217"/>
        </w:numPr>
        <w:tabs>
          <w:tab w:val="left" w:pos="251"/>
        </w:tabs>
        <w:spacing w:before="150" w:line="276" w:lineRule="auto"/>
        <w:ind w:left="0" w:right="162" w:firstLine="0"/>
        <w:rPr>
          <w:b/>
        </w:rPr>
      </w:pPr>
      <w:r w:rsidRPr="008D452D">
        <w:rPr>
          <w:b/>
          <w:color w:val="231F20"/>
        </w:rPr>
        <w:t>Radca prawny nie może być obrońcą lub pełnomocnikiem klientów, jeżeli ich interesy są sprzeczne w tej samej sprawie lub sprawie z nią związanej.</w:t>
      </w:r>
    </w:p>
    <w:p w14:paraId="6C6D4B1E" w14:textId="22FDB747" w:rsidR="00301207" w:rsidRPr="008D452D" w:rsidRDefault="00301207" w:rsidP="00B87D54">
      <w:pPr>
        <w:pStyle w:val="Akapitzlist"/>
        <w:numPr>
          <w:ilvl w:val="0"/>
          <w:numId w:val="217"/>
        </w:numPr>
        <w:tabs>
          <w:tab w:val="left" w:pos="261"/>
        </w:tabs>
        <w:spacing w:before="27" w:line="276" w:lineRule="auto"/>
        <w:ind w:left="0" w:right="160" w:firstLine="0"/>
        <w:rPr>
          <w:b/>
        </w:rPr>
      </w:pPr>
      <w:r w:rsidRPr="008D452D">
        <w:rPr>
          <w:b/>
          <w:color w:val="231F20"/>
        </w:rPr>
        <w:t>Radca prawny nie może być obrońcą lub pełnomocnikiem klienta, jeżeli przeciwnik klienta jest również jego klientem w jakiejkolwiek sprawie.</w:t>
      </w:r>
    </w:p>
    <w:p w14:paraId="37E79F28" w14:textId="77777777" w:rsidR="00301207" w:rsidRPr="008D452D" w:rsidRDefault="00301207" w:rsidP="00B87D54">
      <w:pPr>
        <w:pStyle w:val="Akapitzlist"/>
        <w:numPr>
          <w:ilvl w:val="0"/>
          <w:numId w:val="217"/>
        </w:numPr>
        <w:tabs>
          <w:tab w:val="left" w:pos="247"/>
        </w:tabs>
        <w:spacing w:before="26" w:line="276" w:lineRule="auto"/>
        <w:ind w:left="0" w:right="162" w:firstLine="0"/>
        <w:rPr>
          <w:b/>
        </w:rPr>
      </w:pPr>
      <w:r w:rsidRPr="008D452D">
        <w:rPr>
          <w:b/>
          <w:color w:val="231F20"/>
        </w:rPr>
        <w:t>Radca prawny nie może być obrońcą lub pełnomocnikiem klienta, którego interesy są sprzeczne z interesami osób, na rzecz których radca prawny uprzednio wykonywał czynności zawodowe w tej samej sprawie lub w sprawie z nią związanej.</w:t>
      </w:r>
    </w:p>
    <w:p w14:paraId="087C529C" w14:textId="77777777" w:rsidR="00301207" w:rsidRPr="008D452D" w:rsidRDefault="00301207" w:rsidP="00B87D54">
      <w:pPr>
        <w:pStyle w:val="Tekstpodstawowy"/>
        <w:spacing w:before="206" w:line="276" w:lineRule="auto"/>
        <w:rPr>
          <w:sz w:val="22"/>
          <w:szCs w:val="22"/>
        </w:rPr>
      </w:pPr>
    </w:p>
    <w:p w14:paraId="2479E21F" w14:textId="09F70BCD" w:rsidR="00301207" w:rsidRPr="008D452D" w:rsidRDefault="00301207" w:rsidP="00B87D54">
      <w:pPr>
        <w:pStyle w:val="Akapitzlist"/>
        <w:numPr>
          <w:ilvl w:val="0"/>
          <w:numId w:val="24"/>
        </w:numPr>
        <w:tabs>
          <w:tab w:val="left" w:pos="614"/>
        </w:tabs>
        <w:spacing w:line="276" w:lineRule="auto"/>
        <w:ind w:left="0" w:right="48" w:firstLine="226"/>
        <w:jc w:val="both"/>
      </w:pPr>
      <w:r w:rsidRPr="008D452D">
        <w:rPr>
          <w:color w:val="231F20"/>
        </w:rPr>
        <w:t xml:space="preserve">Postanowienie to oraz kolejne – zawarte w art. 29 KERP – regulują konfiguracje podmiotowe konfliktu interesów między interesami aktualnych klientów oraz aktualnego i byłego klienta. Stosują one jednak nową metodę regulacji, za </w:t>
      </w:r>
      <w:r w:rsidRPr="008D452D">
        <w:rPr>
          <w:b/>
          <w:color w:val="231F20"/>
        </w:rPr>
        <w:t>podstawowe kryterium systematyki przyjmując charakter czynności zawodowych, a nie konfigurację lub standard konfliktu interesów</w:t>
      </w:r>
      <w:r w:rsidRPr="008D452D">
        <w:rPr>
          <w:color w:val="231F20"/>
        </w:rPr>
        <w:t>. Z tego względu omawiane postanowienie dotyczy co do zasady czynności zawodowych radcy prawnego polegających na byciu obrońcą lub pełnomocnikiem, natomiast art. 29 KERP dotyczy doradzania klientowi.</w:t>
      </w:r>
    </w:p>
    <w:p w14:paraId="72E4829F" w14:textId="532416E1" w:rsidR="00301207" w:rsidRPr="008D452D" w:rsidRDefault="00301207" w:rsidP="00B87D54">
      <w:pPr>
        <w:pStyle w:val="Tekstpodstawowy"/>
        <w:spacing w:line="276" w:lineRule="auto"/>
        <w:ind w:right="49" w:firstLine="543"/>
        <w:jc w:val="both"/>
        <w:rPr>
          <w:sz w:val="22"/>
          <w:szCs w:val="22"/>
        </w:rPr>
      </w:pPr>
      <w:r w:rsidRPr="008D452D">
        <w:rPr>
          <w:color w:val="231F20"/>
          <w:sz w:val="22"/>
          <w:szCs w:val="22"/>
        </w:rPr>
        <w:t>Rozróżnienie to oraz rozumienie kategorii bycia przez radcę prawnego obrońcą lub pełnomocnikiem wynika przede wszystkim z zawartego w art. 6 ust. 1 u.r.pr. określenia, że świadczenie pomocy prawnej przez radcę prawnego polega w szczególności na udzielaniu porad i konsultacji prawnych, sporządzaniu opinii prawnych, opracowywaniu projektów aktów prawnych oraz występowaniu przed urzędami i sądami w charakterze pełnomocnika lub obrońcy. Trzy pierwsze elementy tego wyliczenia należy traktować jako doradztwo prawne, natomiast ostatni w oczywisty sposób odnosi się do bycia obrońcą lub pełnomocnikiem.</w:t>
      </w:r>
    </w:p>
    <w:p w14:paraId="523ADD3D" w14:textId="27F82307" w:rsidR="00301207" w:rsidRPr="008D452D" w:rsidRDefault="00301207" w:rsidP="00B87D54">
      <w:pPr>
        <w:pStyle w:val="Tekstpodstawowy"/>
        <w:spacing w:line="276" w:lineRule="auto"/>
        <w:ind w:right="49" w:firstLine="543"/>
        <w:jc w:val="both"/>
        <w:rPr>
          <w:sz w:val="22"/>
          <w:szCs w:val="22"/>
        </w:rPr>
      </w:pPr>
      <w:r w:rsidRPr="008D452D">
        <w:rPr>
          <w:color w:val="231F20"/>
          <w:sz w:val="22"/>
          <w:szCs w:val="22"/>
        </w:rPr>
        <w:t xml:space="preserve">Należy podkreślić, że między byciem pełnomocnikiem a obrońcą występują różnice o charakterze </w:t>
      </w:r>
      <w:r w:rsidR="00A05806" w:rsidRPr="008D452D">
        <w:rPr>
          <w:color w:val="231F20"/>
          <w:sz w:val="22"/>
          <w:szCs w:val="22"/>
        </w:rPr>
        <w:t xml:space="preserve">zarówno </w:t>
      </w:r>
      <w:r w:rsidRPr="008D452D">
        <w:rPr>
          <w:color w:val="231F20"/>
          <w:sz w:val="22"/>
          <w:szCs w:val="22"/>
        </w:rPr>
        <w:t xml:space="preserve">formalnym, jak i merytorycznym. Nie wpływają one jednak na odmienne uregulowanie standardów konfliktu interesów w odniesieniu do obu kategorii. Mogą być one natomiast istotne, gdy chodzi o zakres zastosowania omawianego postanowienia. W związku z tym, nie wchodząc w zagadnienie pozycji procesowej pełnomocnika i obrońcy, należy jedynie zauważyć, że bycie pełnomocnikiem to działanie na podstawie pełnomocnictwa procesowego rozumianego jako czynność polegająca na złożeniu oświadczenia woli o umocowaniu czy upoważnieniu do działania w imieniu mocodawcy (udzielenie pełnomocnictwa). Dla oceny, czy istnieje konflikt interesów, nie jest więc </w:t>
      </w:r>
      <w:r w:rsidRPr="008D452D">
        <w:rPr>
          <w:color w:val="231F20"/>
          <w:sz w:val="22"/>
          <w:szCs w:val="22"/>
        </w:rPr>
        <w:lastRenderedPageBreak/>
        <w:t xml:space="preserve">istotne posiadanie dokumentu potwierdzającego umocowanie (wykazanie pełnomocnictwa). Pełnomocnictwo procesowe stanowi sposób reprezentacji o charakterze powszechnym, występujący przede wszystkim na gruncie postępowania cywilnego, ale także administracyjnego, </w:t>
      </w:r>
      <w:proofErr w:type="spellStart"/>
      <w:r w:rsidRPr="008D452D">
        <w:rPr>
          <w:color w:val="231F20"/>
          <w:sz w:val="22"/>
          <w:szCs w:val="22"/>
        </w:rPr>
        <w:t>sądowoadministracyjnego</w:t>
      </w:r>
      <w:proofErr w:type="spellEnd"/>
      <w:r w:rsidRPr="008D452D">
        <w:rPr>
          <w:color w:val="231F20"/>
          <w:sz w:val="22"/>
          <w:szCs w:val="22"/>
        </w:rPr>
        <w:t xml:space="preserve"> oraz karnego w odniesieniu do podmiotów innych niż oskarżony. Natomiast bycie obrońcą to działanie na podstawie upoważnienia do obrony przez oskarżonego, o którym mowa w art. 83 § 2</w:t>
      </w:r>
      <w:r w:rsidR="000A0CEF" w:rsidRPr="008D452D">
        <w:rPr>
          <w:color w:val="231F20"/>
          <w:sz w:val="22"/>
          <w:szCs w:val="22"/>
        </w:rPr>
        <w:t xml:space="preserve"> </w:t>
      </w:r>
      <w:r w:rsidRPr="008D452D">
        <w:rPr>
          <w:color w:val="231F20"/>
          <w:sz w:val="22"/>
          <w:szCs w:val="22"/>
        </w:rPr>
        <w:t xml:space="preserve">k.p.k. (zob. H. </w:t>
      </w:r>
      <w:proofErr w:type="spellStart"/>
      <w:r w:rsidRPr="008D452D">
        <w:rPr>
          <w:color w:val="231F20"/>
          <w:sz w:val="22"/>
          <w:szCs w:val="22"/>
        </w:rPr>
        <w:t>Pietrzkowski</w:t>
      </w:r>
      <w:proofErr w:type="spellEnd"/>
      <w:r w:rsidRPr="008D452D">
        <w:rPr>
          <w:color w:val="231F20"/>
          <w:sz w:val="22"/>
          <w:szCs w:val="22"/>
        </w:rPr>
        <w:t xml:space="preserve">, </w:t>
      </w:r>
      <w:r w:rsidRPr="008D452D">
        <w:rPr>
          <w:i/>
          <w:color w:val="231F20"/>
          <w:sz w:val="22"/>
          <w:szCs w:val="22"/>
        </w:rPr>
        <w:t>Czynności procesowe zawodowego pełnomocnika w sprawach cywilnych</w:t>
      </w:r>
      <w:r w:rsidRPr="008D452D">
        <w:rPr>
          <w:color w:val="231F20"/>
          <w:sz w:val="22"/>
          <w:szCs w:val="22"/>
        </w:rPr>
        <w:t>, Warszawa 2010, s. 26).</w:t>
      </w:r>
    </w:p>
    <w:p w14:paraId="37464C05" w14:textId="1163F9EF" w:rsidR="00301207" w:rsidRPr="008D452D" w:rsidRDefault="00301207" w:rsidP="00B87D54">
      <w:pPr>
        <w:pStyle w:val="Tekstpodstawowy"/>
        <w:spacing w:line="276" w:lineRule="auto"/>
        <w:ind w:right="51" w:firstLine="543"/>
        <w:jc w:val="both"/>
        <w:rPr>
          <w:sz w:val="22"/>
          <w:szCs w:val="22"/>
        </w:rPr>
      </w:pPr>
      <w:r w:rsidRPr="008D452D">
        <w:rPr>
          <w:color w:val="231F20"/>
          <w:sz w:val="22"/>
          <w:szCs w:val="22"/>
        </w:rPr>
        <w:t>Należy także zaznaczyć, że omawiane postanowienie w pewnym zakresie dookreśla art. 15 u.r.pr., zgodnie z którym: „radca prawny obowiązany jest wyłączyć się od wykonania czynności zawodowych […] jeżeli przeciwnikiem jednostki organizacyjnej udzielającej mu pełnomocnictwa jest inna zatrudniająca go jednostka organizacyjna albo jeżeli sprawa dotyczy osoby, z którą pozostaje on w takim stosunku, że może to oddziaływać na wynik sprawy”. Dookreślenie takie zawierają również art. 27 i 30 KERP, które dotyczą konfiguracji konfliktu interesów za pośrednictwem osoby trzeciej oraz między prawnikiem a klientem.</w:t>
      </w:r>
    </w:p>
    <w:p w14:paraId="3314AB7C" w14:textId="70925E66" w:rsidR="00301207" w:rsidRPr="008D452D" w:rsidRDefault="00301207" w:rsidP="00C208E7">
      <w:pPr>
        <w:pStyle w:val="Akapitzlist"/>
        <w:numPr>
          <w:ilvl w:val="0"/>
          <w:numId w:val="24"/>
        </w:numPr>
        <w:tabs>
          <w:tab w:val="left" w:pos="619"/>
        </w:tabs>
        <w:spacing w:line="276" w:lineRule="auto"/>
        <w:ind w:left="0" w:firstLine="226"/>
        <w:jc w:val="both"/>
        <w:rPr>
          <w:b/>
        </w:rPr>
      </w:pPr>
      <w:r w:rsidRPr="008D452D">
        <w:rPr>
          <w:color w:val="231F20"/>
        </w:rPr>
        <w:t xml:space="preserve">Istotne dla zróżnicowania standardów konfliktu interesów w omawianym postanowieniu jest posługiwanie się przez nie </w:t>
      </w:r>
      <w:r w:rsidR="00E714D8">
        <w:rPr>
          <w:color w:val="231F20"/>
        </w:rPr>
        <w:t>zwrotami</w:t>
      </w:r>
      <w:r w:rsidR="00E714D8" w:rsidRPr="008D452D">
        <w:rPr>
          <w:color w:val="231F20"/>
        </w:rPr>
        <w:t xml:space="preserve"> </w:t>
      </w:r>
      <w:r w:rsidRPr="008D452D">
        <w:rPr>
          <w:b/>
          <w:color w:val="231F20"/>
        </w:rPr>
        <w:t>„ta sama sprawa lub sprawa z nią związana”, któr</w:t>
      </w:r>
      <w:r w:rsidR="00E714D8">
        <w:rPr>
          <w:b/>
          <w:color w:val="231F20"/>
        </w:rPr>
        <w:t>y</w:t>
      </w:r>
      <w:r w:rsidRPr="008D452D">
        <w:rPr>
          <w:b/>
          <w:color w:val="231F20"/>
        </w:rPr>
        <w:t xml:space="preserve"> został użyt</w:t>
      </w:r>
      <w:r w:rsidR="00E714D8">
        <w:rPr>
          <w:b/>
          <w:color w:val="231F20"/>
        </w:rPr>
        <w:t>y</w:t>
      </w:r>
      <w:r w:rsidRPr="008D452D">
        <w:rPr>
          <w:b/>
          <w:color w:val="231F20"/>
        </w:rPr>
        <w:t xml:space="preserve"> w ust. 1 i 3, oraz „jakakolwiek sprawa” występującym</w:t>
      </w:r>
      <w:r w:rsidR="000A0CEF" w:rsidRPr="008D452D">
        <w:rPr>
          <w:b/>
          <w:color w:val="231F20"/>
        </w:rPr>
        <w:t xml:space="preserve"> </w:t>
      </w:r>
      <w:r w:rsidRPr="008D452D">
        <w:rPr>
          <w:b/>
          <w:color w:val="231F20"/>
        </w:rPr>
        <w:t>w ust. 2</w:t>
      </w:r>
      <w:r w:rsidRPr="008D452D">
        <w:rPr>
          <w:color w:val="231F20"/>
        </w:rPr>
        <w:t>. Powoduje to, że zakres konfliktu interesów w tym ostatnim przypadku, a więc gdy przeciwnik klienta jest również klientem radcy prawnego, jest zdecydowanie szerszy niż w pozostałych uregulowanych w tym postanowieniu przypadkach.</w:t>
      </w:r>
    </w:p>
    <w:p w14:paraId="3B039275" w14:textId="171C7141" w:rsidR="00301207" w:rsidRPr="008D452D" w:rsidRDefault="00301207" w:rsidP="00B87D54">
      <w:pPr>
        <w:pStyle w:val="Tekstpodstawowy"/>
        <w:spacing w:line="276" w:lineRule="auto"/>
        <w:ind w:right="161" w:firstLine="656"/>
        <w:jc w:val="both"/>
        <w:rPr>
          <w:sz w:val="22"/>
          <w:szCs w:val="22"/>
        </w:rPr>
      </w:pPr>
      <w:r w:rsidRPr="008D452D">
        <w:rPr>
          <w:color w:val="231F20"/>
          <w:sz w:val="22"/>
          <w:szCs w:val="22"/>
        </w:rPr>
        <w:t>Tożsamość sprawy należy oceniać przede wszystkim pod względem formalnym, a więc jako będącą przedmiotem jednego postępowania, niezależnie od etapu, na którym się ono znajduje, toczącego się pod jedną sygnaturą. Natomiast powiązanie spraw należy oceniać przede wszystkim za pomocą kryteriów podmiotowych, przedmiotowych i gospodarczych stosowanych alternatywnie. Przez kryteria podmiotowe należy rozmieć tożsamość stron postępowania w różnych sprawach, przez kryteria przedmiotowe – tożsamość przedmiotu sporu lub czynu podlegającego rozpoznaniu w różnych sprawach, a przez kryteria gospodarcze – realizację wspólnego celu gospodarczego w rożnych sprawach. Ze względu na ochronę podstawowych wartości zawodu radcy prawnego przez omawiane postanowienia powiązanie spraw należy więc rozumieć stosunkowo szeroko. W szczególności istotne jest podkreślenie wagi kryterium gospodarczego, zgodnie z którym nawet sprawy bez związków podmiotowych i przedmiotowych będą mogły być uznane za powiązane ze sobą. Sytuacje takie będą miały miejsce przede wszystkim w ramach skomplikowanych relacji ekonomicznych, w których do realizacji różnych części lub etapów procesu inwestycyjnego tworzone są osobne jednostki organizacyjne, np. spółki celowe.</w:t>
      </w:r>
    </w:p>
    <w:p w14:paraId="5D83C66F" w14:textId="3A3C74F4" w:rsidR="00301207" w:rsidRPr="008D452D" w:rsidRDefault="000A0CEF" w:rsidP="00B87D54">
      <w:pPr>
        <w:pStyle w:val="Akapitzlist"/>
        <w:numPr>
          <w:ilvl w:val="0"/>
          <w:numId w:val="24"/>
        </w:numPr>
        <w:tabs>
          <w:tab w:val="left" w:pos="468"/>
        </w:tabs>
        <w:spacing w:line="276" w:lineRule="auto"/>
        <w:ind w:left="0" w:right="162" w:firstLine="226"/>
        <w:jc w:val="both"/>
      </w:pPr>
      <w:r w:rsidRPr="008D452D">
        <w:rPr>
          <w:color w:val="231F20"/>
        </w:rPr>
        <w:t xml:space="preserve"> </w:t>
      </w:r>
      <w:r w:rsidR="00301207" w:rsidRPr="008D452D">
        <w:rPr>
          <w:color w:val="231F20"/>
        </w:rPr>
        <w:t xml:space="preserve">W ust. 1 omawianego postanowienia został uregulowany </w:t>
      </w:r>
      <w:r w:rsidR="00301207" w:rsidRPr="008D452D">
        <w:rPr>
          <w:b/>
          <w:color w:val="231F20"/>
        </w:rPr>
        <w:t>ogólny standard konfliktu interesów między aktualnymi klientami w zakresie bycia pełnomocnikiem lub obrońcą</w:t>
      </w:r>
      <w:r w:rsidR="00301207" w:rsidRPr="008D452D">
        <w:rPr>
          <w:color w:val="231F20"/>
        </w:rPr>
        <w:t>. Wyłącza on wykonywanie takich czynności zawodowych, jeśli między klientami zachodzi sprzeczność interesów w tej samej sprawie lub sprawie z nią związanej. Oznacza to, że do stwierdzenia istnienia konfliktu interesów konieczne jest nie tylko zbadanie, czy zachodzi tożsamość lub powiązanie spraw, ale również ocena, czy interesy klientów są sprzeczne. Najogólniej biorąc, przez sprzeczność interesów należy rozumieć taką sytuację, w której dwa lub więcej interesy nie mogą być jednocześnie realizowane, a osiągnięcie jednego z nich odbywa się kosztem drugiego. Oczywiście pojęcie interesu należy rozumieć przede wszystkim w kategoriach prawnych, jako interes prawnie chroniony, interes procesowy itp. Nie jest jednak wykluczona ocena sprzeczności interesów w kategoriach pozaprawnych, np. ekonomicznych. Wprawdzie przepisy prawa oraz sytuacja prawna, w której ma miejsce świadczenie pomocy prawnej, nie dają w przypadkach interesu pozaprawnego podstaw do określenia, na czym on polega. W takich przypadkach należy odwoływać się do jego rozumienia przez samego klienta.</w:t>
      </w:r>
    </w:p>
    <w:p w14:paraId="52698B76" w14:textId="62D93101" w:rsidR="00301207" w:rsidRPr="008D452D" w:rsidRDefault="00301207" w:rsidP="00B87D54">
      <w:pPr>
        <w:pStyle w:val="Tekstpodstawowy"/>
        <w:spacing w:line="276" w:lineRule="auto"/>
        <w:ind w:right="162" w:firstLine="656"/>
        <w:jc w:val="both"/>
        <w:rPr>
          <w:sz w:val="22"/>
          <w:szCs w:val="22"/>
        </w:rPr>
      </w:pPr>
      <w:r w:rsidRPr="008D452D">
        <w:rPr>
          <w:color w:val="231F20"/>
          <w:sz w:val="22"/>
          <w:szCs w:val="22"/>
        </w:rPr>
        <w:lastRenderedPageBreak/>
        <w:t>Najbardziej charakterystyczne sytuacje na gruncie omawianego standardu związane są z byciem obrońcą kilku oskarżonych. Zagadnienie to jest przy tym uregulowane nie tylko przez postanowienia KERP, ale także w art. 85 k.p.k., którego § 1 stanowi, że obrońca może bronić kilku oskarżonych, jeżeli ich interesy nie pozostają w sprzeczności, a § 2 i 3 doprecyzowują, że organem właściwym do stwierdzenia istnienia sprzeczności interesów jest sąd, a w postępowaniu przygotowawczym prezes sądu. Naruszenie art. 85</w:t>
      </w:r>
      <w:r w:rsidR="000A0CEF" w:rsidRPr="008D452D">
        <w:rPr>
          <w:sz w:val="22"/>
          <w:szCs w:val="22"/>
        </w:rPr>
        <w:t xml:space="preserve"> </w:t>
      </w:r>
      <w:r w:rsidRPr="008D452D">
        <w:rPr>
          <w:color w:val="231F20"/>
          <w:sz w:val="22"/>
          <w:szCs w:val="22"/>
        </w:rPr>
        <w:t>k.p.k. stanowi względną przesłankę odwoławczą, a więc uchylenie orzeczenia na tej podstawie wymaga stwierdzenia również, że występowanie sprzeczności interesów mogło mieć wpływ na treść orzeczenia (art. 438 pkt 2 k.p.k.). Nie zmienia to oczywiście faktu,</w:t>
      </w:r>
      <w:r w:rsidR="000A0CEF" w:rsidRPr="008D452D">
        <w:rPr>
          <w:sz w:val="22"/>
          <w:szCs w:val="22"/>
        </w:rPr>
        <w:t xml:space="preserve"> </w:t>
      </w:r>
      <w:r w:rsidRPr="008D452D">
        <w:rPr>
          <w:color w:val="231F20"/>
          <w:sz w:val="22"/>
          <w:szCs w:val="22"/>
        </w:rPr>
        <w:t>że na obrońcy kilku oskarżonych ciąży również obowiązek unikania sytuacji określonych w tym przepisie.</w:t>
      </w:r>
    </w:p>
    <w:p w14:paraId="10CAEDF7" w14:textId="77777777" w:rsidR="00D329CB" w:rsidRPr="008D452D" w:rsidRDefault="00301207" w:rsidP="00B87D54">
      <w:pPr>
        <w:pStyle w:val="Tekstpodstawowy"/>
        <w:spacing w:line="276" w:lineRule="auto"/>
        <w:ind w:right="49" w:firstLine="543"/>
        <w:jc w:val="both"/>
        <w:rPr>
          <w:color w:val="231F20"/>
          <w:sz w:val="22"/>
          <w:szCs w:val="22"/>
        </w:rPr>
      </w:pPr>
      <w:r w:rsidRPr="008D452D">
        <w:rPr>
          <w:color w:val="231F20"/>
          <w:sz w:val="22"/>
          <w:szCs w:val="22"/>
        </w:rPr>
        <w:t xml:space="preserve">Na podstawie omówionego w literaturze orzecznictwa sądowego można stwierdzić, że sprzeczność interesów na gruncie art. 85 k.p.k. obejmuje następujące sytuacje: </w:t>
      </w:r>
    </w:p>
    <w:p w14:paraId="32E5C40C" w14:textId="19571388" w:rsidR="00D329CB" w:rsidRPr="008D452D" w:rsidRDefault="00301207" w:rsidP="00B87D54">
      <w:pPr>
        <w:pStyle w:val="Tekstpodstawowy"/>
        <w:spacing w:line="276" w:lineRule="auto"/>
        <w:ind w:right="49" w:firstLine="543"/>
        <w:jc w:val="both"/>
        <w:rPr>
          <w:color w:val="231F20"/>
          <w:sz w:val="22"/>
          <w:szCs w:val="22"/>
        </w:rPr>
      </w:pPr>
      <w:r w:rsidRPr="008D452D">
        <w:rPr>
          <w:color w:val="231F20"/>
          <w:sz w:val="22"/>
          <w:szCs w:val="22"/>
        </w:rPr>
        <w:t>1) sprzeczność w wyjaśnieniach składanych przez oskarżonych, nawet jeśli występuje ona między twierdzeniami ubocznymi lub z różnych etapów postępowania</w:t>
      </w:r>
      <w:r w:rsidR="00D329CB" w:rsidRPr="008D452D">
        <w:rPr>
          <w:color w:val="231F20"/>
          <w:sz w:val="22"/>
          <w:szCs w:val="22"/>
        </w:rPr>
        <w:t>;</w:t>
      </w:r>
      <w:r w:rsidRPr="008D452D">
        <w:rPr>
          <w:color w:val="231F20"/>
          <w:sz w:val="22"/>
          <w:szCs w:val="22"/>
        </w:rPr>
        <w:t xml:space="preserve"> </w:t>
      </w:r>
    </w:p>
    <w:p w14:paraId="6D03AC47" w14:textId="3C110D72" w:rsidR="00D329CB" w:rsidRPr="008D452D" w:rsidRDefault="00301207" w:rsidP="00B87D54">
      <w:pPr>
        <w:pStyle w:val="Tekstpodstawowy"/>
        <w:spacing w:line="276" w:lineRule="auto"/>
        <w:ind w:right="49" w:firstLine="543"/>
        <w:jc w:val="both"/>
        <w:rPr>
          <w:color w:val="231F20"/>
          <w:sz w:val="22"/>
          <w:szCs w:val="22"/>
        </w:rPr>
      </w:pPr>
      <w:r w:rsidRPr="008D452D">
        <w:rPr>
          <w:color w:val="231F20"/>
          <w:sz w:val="22"/>
          <w:szCs w:val="22"/>
        </w:rPr>
        <w:t>2) sprzeczność w treściach wynikających z innych środków dowodowych, w szczególności z zeznań świadków lub opinii biegłych</w:t>
      </w:r>
      <w:r w:rsidR="00D329CB" w:rsidRPr="008D452D">
        <w:rPr>
          <w:color w:val="231F20"/>
          <w:sz w:val="22"/>
          <w:szCs w:val="22"/>
        </w:rPr>
        <w:t>;</w:t>
      </w:r>
      <w:r w:rsidRPr="008D452D">
        <w:rPr>
          <w:color w:val="231F20"/>
          <w:sz w:val="22"/>
          <w:szCs w:val="22"/>
        </w:rPr>
        <w:t xml:space="preserve"> </w:t>
      </w:r>
    </w:p>
    <w:p w14:paraId="169CEE2D" w14:textId="5716B22F" w:rsidR="00D329CB" w:rsidRPr="008D452D" w:rsidRDefault="00301207" w:rsidP="00B87D54">
      <w:pPr>
        <w:pStyle w:val="Tekstpodstawowy"/>
        <w:spacing w:line="276" w:lineRule="auto"/>
        <w:ind w:right="49" w:firstLine="543"/>
        <w:jc w:val="both"/>
        <w:rPr>
          <w:color w:val="231F20"/>
          <w:sz w:val="22"/>
          <w:szCs w:val="22"/>
        </w:rPr>
      </w:pPr>
      <w:r w:rsidRPr="008D452D">
        <w:rPr>
          <w:color w:val="231F20"/>
          <w:sz w:val="22"/>
          <w:szCs w:val="22"/>
        </w:rPr>
        <w:t>3) sprzeczność w twierdzeniach wysuwanych we wnioskach dowodowych oraz w możliwych skutkach tych dowodów</w:t>
      </w:r>
      <w:r w:rsidR="00D329CB" w:rsidRPr="008D452D">
        <w:rPr>
          <w:color w:val="231F20"/>
          <w:sz w:val="22"/>
          <w:szCs w:val="22"/>
        </w:rPr>
        <w:t>;</w:t>
      </w:r>
      <w:r w:rsidRPr="008D452D">
        <w:rPr>
          <w:color w:val="231F20"/>
          <w:sz w:val="22"/>
          <w:szCs w:val="22"/>
        </w:rPr>
        <w:t xml:space="preserve"> </w:t>
      </w:r>
    </w:p>
    <w:p w14:paraId="066D531C" w14:textId="576BE26F" w:rsidR="00D329CB" w:rsidRPr="008D452D" w:rsidRDefault="00301207" w:rsidP="00B87D54">
      <w:pPr>
        <w:pStyle w:val="Tekstpodstawowy"/>
        <w:spacing w:line="276" w:lineRule="auto"/>
        <w:ind w:right="49" w:firstLine="543"/>
        <w:jc w:val="both"/>
        <w:rPr>
          <w:color w:val="231F20"/>
          <w:sz w:val="22"/>
          <w:szCs w:val="22"/>
        </w:rPr>
      </w:pPr>
      <w:r w:rsidRPr="008D452D">
        <w:rPr>
          <w:color w:val="231F20"/>
          <w:sz w:val="22"/>
          <w:szCs w:val="22"/>
        </w:rPr>
        <w:t>4) sprzeczność w ocenie poszczególnych środków dowodowych oraz całokształtu materiału dowodowego</w:t>
      </w:r>
      <w:r w:rsidR="00D329CB" w:rsidRPr="008D452D">
        <w:rPr>
          <w:color w:val="231F20"/>
          <w:sz w:val="22"/>
          <w:szCs w:val="22"/>
        </w:rPr>
        <w:t>;</w:t>
      </w:r>
      <w:r w:rsidRPr="008D452D">
        <w:rPr>
          <w:color w:val="231F20"/>
          <w:sz w:val="22"/>
          <w:szCs w:val="22"/>
        </w:rPr>
        <w:t xml:space="preserve"> </w:t>
      </w:r>
    </w:p>
    <w:p w14:paraId="1EFA09C9" w14:textId="77777777" w:rsidR="00D329CB" w:rsidRPr="008D452D" w:rsidRDefault="00301207" w:rsidP="00B87D54">
      <w:pPr>
        <w:pStyle w:val="Tekstpodstawowy"/>
        <w:spacing w:line="276" w:lineRule="auto"/>
        <w:ind w:right="49" w:firstLine="543"/>
        <w:jc w:val="both"/>
        <w:rPr>
          <w:color w:val="231F20"/>
          <w:sz w:val="22"/>
          <w:szCs w:val="22"/>
        </w:rPr>
      </w:pPr>
      <w:r w:rsidRPr="008D452D">
        <w:rPr>
          <w:color w:val="231F20"/>
          <w:sz w:val="22"/>
          <w:szCs w:val="22"/>
        </w:rPr>
        <w:t xml:space="preserve">5) sprzeczność w prezentowanych poglądach na treść prawa oraz </w:t>
      </w:r>
    </w:p>
    <w:p w14:paraId="36182108" w14:textId="3C5F7EE5" w:rsidR="00301207" w:rsidRPr="008D452D" w:rsidRDefault="00301207" w:rsidP="00B87D54">
      <w:pPr>
        <w:pStyle w:val="Tekstpodstawowy"/>
        <w:spacing w:line="276" w:lineRule="auto"/>
        <w:ind w:right="49" w:firstLine="543"/>
        <w:jc w:val="both"/>
        <w:rPr>
          <w:sz w:val="22"/>
          <w:szCs w:val="22"/>
        </w:rPr>
      </w:pPr>
      <w:r w:rsidRPr="008D452D">
        <w:rPr>
          <w:color w:val="231F20"/>
          <w:sz w:val="22"/>
          <w:szCs w:val="22"/>
        </w:rPr>
        <w:t xml:space="preserve">6) sprzeczność wynikającą z odmiennej sytuacji klientów w zakresie zastosowanych wobec nich środków zapobiegawczych (S. Zabłocki, </w:t>
      </w:r>
      <w:r w:rsidRPr="008D452D">
        <w:rPr>
          <w:i/>
          <w:color w:val="231F20"/>
          <w:sz w:val="22"/>
          <w:szCs w:val="22"/>
        </w:rPr>
        <w:t>Zakaz obrony kilku oskarżonych przez jednego obrońcę w sytuacji kolizyjnej</w:t>
      </w:r>
      <w:r w:rsidRPr="008D452D">
        <w:rPr>
          <w:color w:val="231F20"/>
          <w:sz w:val="22"/>
          <w:szCs w:val="22"/>
        </w:rPr>
        <w:t xml:space="preserve">, </w:t>
      </w:r>
      <w:r w:rsidR="004C35D6">
        <w:rPr>
          <w:color w:val="231F20"/>
          <w:sz w:val="22"/>
          <w:szCs w:val="22"/>
        </w:rPr>
        <w:t xml:space="preserve">cz. 1, </w:t>
      </w:r>
      <w:r w:rsidRPr="008D452D">
        <w:rPr>
          <w:color w:val="231F20"/>
          <w:sz w:val="22"/>
          <w:szCs w:val="22"/>
        </w:rPr>
        <w:t>„Palestra” 1993</w:t>
      </w:r>
      <w:r w:rsidR="00D329CB" w:rsidRPr="008D452D">
        <w:rPr>
          <w:color w:val="231F20"/>
          <w:sz w:val="22"/>
          <w:szCs w:val="22"/>
        </w:rPr>
        <w:t>/</w:t>
      </w:r>
      <w:r w:rsidRPr="008D452D">
        <w:rPr>
          <w:color w:val="231F20"/>
          <w:sz w:val="22"/>
          <w:szCs w:val="22"/>
        </w:rPr>
        <w:t>11, s. 4 i n.).</w:t>
      </w:r>
    </w:p>
    <w:p w14:paraId="6E660A07" w14:textId="798ADF81" w:rsidR="00301207" w:rsidRPr="008D452D" w:rsidRDefault="00301207" w:rsidP="00B87D54">
      <w:pPr>
        <w:pStyle w:val="Akapitzlist"/>
        <w:numPr>
          <w:ilvl w:val="0"/>
          <w:numId w:val="24"/>
        </w:numPr>
        <w:tabs>
          <w:tab w:val="left" w:pos="619"/>
        </w:tabs>
        <w:spacing w:line="276" w:lineRule="auto"/>
        <w:ind w:left="0" w:firstLine="226"/>
        <w:jc w:val="both"/>
      </w:pPr>
      <w:r w:rsidRPr="008D452D">
        <w:rPr>
          <w:color w:val="231F20"/>
        </w:rPr>
        <w:t xml:space="preserve">W art. 28 ust. 2 KERP został uregulowany </w:t>
      </w:r>
      <w:r w:rsidRPr="00C208E7">
        <w:rPr>
          <w:b/>
          <w:color w:val="231F20"/>
          <w:highlight w:val="yellow"/>
        </w:rPr>
        <w:t>szczególny</w:t>
      </w:r>
      <w:r w:rsidRPr="008D452D">
        <w:rPr>
          <w:b/>
          <w:color w:val="231F20"/>
        </w:rPr>
        <w:t xml:space="preserve"> standard konfliktu interesów między aktualnymi klientami w zakresie bycia pełnomocnikiem lub obrońcą</w:t>
      </w:r>
      <w:r w:rsidRPr="008D452D">
        <w:rPr>
          <w:color w:val="231F20"/>
        </w:rPr>
        <w:t xml:space="preserve">. Jego </w:t>
      </w:r>
      <w:commentRangeStart w:id="37"/>
      <w:commentRangeStart w:id="38"/>
      <w:r w:rsidRPr="008D452D">
        <w:rPr>
          <w:color w:val="231F20"/>
        </w:rPr>
        <w:t xml:space="preserve">szczególny </w:t>
      </w:r>
      <w:commentRangeEnd w:id="37"/>
      <w:r w:rsidR="00E714D8">
        <w:rPr>
          <w:rStyle w:val="Odwoaniedokomentarza"/>
        </w:rPr>
        <w:commentReference w:id="37"/>
      </w:r>
      <w:commentRangeEnd w:id="38"/>
      <w:r w:rsidR="00A360E6">
        <w:rPr>
          <w:rStyle w:val="Odwoaniedokomentarza"/>
        </w:rPr>
        <w:commentReference w:id="38"/>
      </w:r>
      <w:r w:rsidRPr="008D452D">
        <w:rPr>
          <w:color w:val="231F20"/>
        </w:rPr>
        <w:t>charakter polega na odnoszeniu się do węższej niż w ust. 1 sytuacji, tj. jedynie do przypadku, gdy aktualni klienci są przeciwnikami procesowymi. Są oni zatem po przeciwnych stronach w postępowaniu. Z samej logiki procesu sądowego czy innego rodzaju postępowania przed organami władzy publicznej, które co do zasady ma charakter sporny, wnioskuje się tu, że bycie przeciwnikiem procesowym wiąże się ze sprzecznością interesów. W konsekwencji omawiane postanowienie – w przeciwieństwie do art. 28 ust. 1 oraz 3 KERP – nie wymaga oceny, czy zachodzi sprzeczność interesów. Wystarczający jest fakt pełnienia przez klientów ról przeciwników procesowych.</w:t>
      </w:r>
    </w:p>
    <w:p w14:paraId="5B9BAEAB" w14:textId="0EDC215E" w:rsidR="00301207" w:rsidRPr="008D452D" w:rsidRDefault="00301207" w:rsidP="00B87D54">
      <w:pPr>
        <w:pStyle w:val="Tekstpodstawowy"/>
        <w:spacing w:line="276" w:lineRule="auto"/>
        <w:ind w:right="49" w:firstLine="543"/>
        <w:jc w:val="both"/>
        <w:rPr>
          <w:sz w:val="22"/>
          <w:szCs w:val="22"/>
        </w:rPr>
      </w:pPr>
      <w:r w:rsidRPr="008D452D">
        <w:rPr>
          <w:color w:val="231F20"/>
          <w:sz w:val="22"/>
          <w:szCs w:val="22"/>
        </w:rPr>
        <w:t xml:space="preserve">Jak wspomniano powyżej, w art. 28 ust. 2 KERP posłużono się </w:t>
      </w:r>
      <w:r w:rsidR="00E714D8">
        <w:rPr>
          <w:color w:val="231F20"/>
          <w:sz w:val="22"/>
          <w:szCs w:val="22"/>
        </w:rPr>
        <w:t>określeniem</w:t>
      </w:r>
      <w:r w:rsidR="00E714D8" w:rsidRPr="008D452D">
        <w:rPr>
          <w:color w:val="231F20"/>
          <w:sz w:val="22"/>
          <w:szCs w:val="22"/>
        </w:rPr>
        <w:t xml:space="preserve"> </w:t>
      </w:r>
      <w:r w:rsidRPr="008D452D">
        <w:rPr>
          <w:color w:val="231F20"/>
          <w:sz w:val="22"/>
          <w:szCs w:val="22"/>
        </w:rPr>
        <w:t xml:space="preserve">„jakakolwiek sprawa”. Oznacza to, że jego szczególny charakter polega również na tym, że zakaz w nim wyrażony uregulowany jest w najszerszy możliwy sposób. Innymi słowy, niedozwolone jest – co raczej oczywiste – jednoczesne reprezentowanie przeciwników procesowych </w:t>
      </w:r>
      <w:r w:rsidR="00E714D8" w:rsidRPr="008D452D">
        <w:rPr>
          <w:color w:val="231F20"/>
          <w:sz w:val="22"/>
          <w:szCs w:val="22"/>
        </w:rPr>
        <w:t xml:space="preserve">nie tylko </w:t>
      </w:r>
      <w:r w:rsidRPr="008D452D">
        <w:rPr>
          <w:color w:val="231F20"/>
          <w:sz w:val="22"/>
          <w:szCs w:val="22"/>
        </w:rPr>
        <w:t>w tej samej sprawie lub sprawie z nią związanej, le</w:t>
      </w:r>
      <w:r w:rsidR="00E714D8">
        <w:rPr>
          <w:color w:val="231F20"/>
          <w:sz w:val="22"/>
          <w:szCs w:val="22"/>
        </w:rPr>
        <w:t>cz</w:t>
      </w:r>
      <w:r w:rsidRPr="008D452D">
        <w:rPr>
          <w:color w:val="231F20"/>
          <w:sz w:val="22"/>
          <w:szCs w:val="22"/>
        </w:rPr>
        <w:t xml:space="preserve"> </w:t>
      </w:r>
      <w:r w:rsidR="00E714D8">
        <w:rPr>
          <w:color w:val="231F20"/>
          <w:sz w:val="22"/>
          <w:szCs w:val="22"/>
        </w:rPr>
        <w:t>także</w:t>
      </w:r>
      <w:r w:rsidR="00E714D8" w:rsidRPr="008D452D">
        <w:rPr>
          <w:color w:val="231F20"/>
          <w:sz w:val="22"/>
          <w:szCs w:val="22"/>
        </w:rPr>
        <w:t xml:space="preserve"> </w:t>
      </w:r>
      <w:r w:rsidRPr="008D452D">
        <w:rPr>
          <w:color w:val="231F20"/>
          <w:sz w:val="22"/>
          <w:szCs w:val="22"/>
        </w:rPr>
        <w:t>w zupełnie różnych, niepowiązanych ze sobą sprawach.</w:t>
      </w:r>
    </w:p>
    <w:p w14:paraId="7E88C756" w14:textId="28A371D5" w:rsidR="00301207" w:rsidRPr="008D452D" w:rsidRDefault="00301207" w:rsidP="00B87D54">
      <w:pPr>
        <w:pStyle w:val="Tekstpodstawowy"/>
        <w:spacing w:line="276" w:lineRule="auto"/>
        <w:ind w:right="49" w:firstLine="543"/>
        <w:jc w:val="both"/>
        <w:rPr>
          <w:sz w:val="22"/>
          <w:szCs w:val="22"/>
        </w:rPr>
      </w:pPr>
      <w:r w:rsidRPr="008D452D">
        <w:rPr>
          <w:color w:val="231F20"/>
          <w:sz w:val="22"/>
          <w:szCs w:val="22"/>
        </w:rPr>
        <w:t>Należy przy tym zaznaczyć, że problematyczna jest dopuszczalność doradztwa prawnego w jakiejkolwiek sprawie na rzecz przeciwnika procesowego. Z jednej strony omawiane postanowienie wyraźnie stanowi o wyłączeniu bycia przez tego ostatniego „klientem w jakiejkolwiek sprawie”, podczas gdy art. 29 ust. 1 pkt 1 KERP mówi o zakazie doradztwa „w tej samej sprawie lub sprawie z nią zawiązanej”. Z drugiej strony postanowienia dotyczące konfliktu interesów w zakresie doradztwa prawnego, przewidując możliwość uzyskania zgody klienta na świadczenie tego typu czynności mimo istnienia sytuacji konfliktu, wskazują w art. 29 ust. 2 zdani</w:t>
      </w:r>
      <w:r w:rsidR="00D329CB" w:rsidRPr="008D452D">
        <w:rPr>
          <w:color w:val="231F20"/>
          <w:sz w:val="22"/>
          <w:szCs w:val="22"/>
        </w:rPr>
        <w:t>e</w:t>
      </w:r>
      <w:r w:rsidRPr="008D452D">
        <w:rPr>
          <w:color w:val="231F20"/>
          <w:sz w:val="22"/>
          <w:szCs w:val="22"/>
        </w:rPr>
        <w:t xml:space="preserve"> drugi</w:t>
      </w:r>
      <w:r w:rsidR="00D329CB" w:rsidRPr="008D452D">
        <w:rPr>
          <w:color w:val="231F20"/>
          <w:sz w:val="22"/>
          <w:szCs w:val="22"/>
        </w:rPr>
        <w:t>e</w:t>
      </w:r>
      <w:r w:rsidRPr="008D452D">
        <w:rPr>
          <w:color w:val="231F20"/>
          <w:sz w:val="22"/>
          <w:szCs w:val="22"/>
        </w:rPr>
        <w:t xml:space="preserve"> KERP, że radca prawny nie może jednak uzyskać takiej zgody, jeżeli jest lub był obrońcą w sprawie karnej co najmniej jednego z nich. W konsekwencji konieczne wydaje się przeniesienie na grunt doradztwa prawnego rozróżnienia zawartego w ust. 1 i 2 omawianego postanowienia i wyodrębnienie czterech sytuacji.</w:t>
      </w:r>
    </w:p>
    <w:p w14:paraId="565ACC68" w14:textId="3D05B516" w:rsidR="00301207" w:rsidRPr="008D452D" w:rsidRDefault="00301207" w:rsidP="00B87D54">
      <w:pPr>
        <w:pStyle w:val="Tekstpodstawowy"/>
        <w:spacing w:line="276" w:lineRule="auto"/>
        <w:ind w:right="163" w:firstLine="226"/>
        <w:jc w:val="both"/>
        <w:rPr>
          <w:sz w:val="22"/>
          <w:szCs w:val="22"/>
        </w:rPr>
      </w:pPr>
      <w:r w:rsidRPr="008D452D">
        <w:rPr>
          <w:color w:val="231F20"/>
          <w:sz w:val="22"/>
          <w:szCs w:val="22"/>
        </w:rPr>
        <w:lastRenderedPageBreak/>
        <w:t>Po pierwsze, wyłączone jest doradztwo prawne na rzecz przeciwnika procesowego w jakiejkolwiek sprawie i nie ma możliwości uzyskania zgody klientów w tym zakresie</w:t>
      </w:r>
      <w:r w:rsidR="000A0CEF" w:rsidRPr="008D452D">
        <w:rPr>
          <w:color w:val="231F20"/>
          <w:sz w:val="22"/>
          <w:szCs w:val="22"/>
        </w:rPr>
        <w:t xml:space="preserve"> </w:t>
      </w:r>
      <w:r w:rsidR="00D329CB" w:rsidRPr="008D452D">
        <w:rPr>
          <w:color w:val="231F20"/>
          <w:sz w:val="22"/>
          <w:szCs w:val="22"/>
        </w:rPr>
        <w:t>–</w:t>
      </w:r>
      <w:r w:rsidR="000A0CEF" w:rsidRPr="008D452D">
        <w:rPr>
          <w:color w:val="231F20"/>
          <w:sz w:val="22"/>
          <w:szCs w:val="22"/>
        </w:rPr>
        <w:t xml:space="preserve"> </w:t>
      </w:r>
      <w:r w:rsidRPr="008D452D">
        <w:rPr>
          <w:color w:val="231F20"/>
          <w:sz w:val="22"/>
          <w:szCs w:val="22"/>
        </w:rPr>
        <w:t>art. 28 ust. 2 KERP. Po drugie, wyłączone – bez możliwości uzyskania zgody klientów</w:t>
      </w:r>
      <w:r w:rsidR="000A0CEF" w:rsidRPr="008D452D">
        <w:rPr>
          <w:color w:val="231F20"/>
          <w:sz w:val="22"/>
          <w:szCs w:val="22"/>
        </w:rPr>
        <w:t xml:space="preserve"> </w:t>
      </w:r>
      <w:r w:rsidR="00D329CB" w:rsidRPr="008D452D">
        <w:rPr>
          <w:color w:val="231F20"/>
          <w:sz w:val="22"/>
          <w:szCs w:val="22"/>
        </w:rPr>
        <w:t>–</w:t>
      </w:r>
      <w:r w:rsidR="000A0CEF" w:rsidRPr="008D452D">
        <w:rPr>
          <w:color w:val="231F20"/>
          <w:sz w:val="22"/>
          <w:szCs w:val="22"/>
        </w:rPr>
        <w:t xml:space="preserve"> </w:t>
      </w:r>
      <w:r w:rsidRPr="008D452D">
        <w:rPr>
          <w:color w:val="231F20"/>
          <w:sz w:val="22"/>
          <w:szCs w:val="22"/>
        </w:rPr>
        <w:t xml:space="preserve">jest również doradztwo prawne w tej samej sprawie lub sprawie z nią związanej na rzecz osoby niebędącej przeciwnikiem klienta, której radca prawny jest lub był obrońcą (np. współoskarżonego), o ile wystąpiła sprzeczność interesów – art. 29 ust. 1 pkt 1 w zw. z art. 29 ust. 2 zdanie drugie KERP. Po trzecie, wyłączone, lecz z możliwością uzyskania zgody klientów, jest doradztwo prawne w tej samej sprawie lub sprawie z nią związanej na rzecz osoby niebędącej przeciwnikiem klienta, której radca prawny nie jest ani nie był obrońcą, o ile wystąpiła sprzeczność interesów – art. 29 ust. 1 pkt 1 w zw. z art. 29 ust. 2 zdanie pierwsze KERP. Po czwarte, dopuszczalne jest doradztwo prawne w innej i niezwiązanej sprawie na rzecz osoby niebędącej przeciwnikiem klienta, nawet jeśli radca prawny jest lub był jej obrońcą (np. współoskarżonego) – </w:t>
      </w:r>
      <w:r w:rsidRPr="008D452D">
        <w:rPr>
          <w:i/>
          <w:color w:val="231F20"/>
          <w:sz w:val="22"/>
          <w:szCs w:val="22"/>
        </w:rPr>
        <w:t xml:space="preserve">a contrario </w:t>
      </w:r>
      <w:r w:rsidRPr="008D452D">
        <w:rPr>
          <w:color w:val="231F20"/>
          <w:sz w:val="22"/>
          <w:szCs w:val="22"/>
        </w:rPr>
        <w:t>z art. 28 ust. 2 w zw. z art. 29 ust. 1 pkt 1 KERP.</w:t>
      </w:r>
    </w:p>
    <w:p w14:paraId="3768DDF8" w14:textId="7775CA22" w:rsidR="00301207" w:rsidRPr="008D452D" w:rsidRDefault="00301207" w:rsidP="00B87D54">
      <w:pPr>
        <w:pStyle w:val="Akapitzlist"/>
        <w:numPr>
          <w:ilvl w:val="0"/>
          <w:numId w:val="24"/>
        </w:numPr>
        <w:tabs>
          <w:tab w:val="left" w:pos="479"/>
        </w:tabs>
        <w:spacing w:line="276" w:lineRule="auto"/>
        <w:ind w:left="0" w:right="162" w:firstLine="226"/>
        <w:jc w:val="both"/>
      </w:pPr>
      <w:r w:rsidRPr="008D452D">
        <w:rPr>
          <w:color w:val="231F20"/>
        </w:rPr>
        <w:t xml:space="preserve">W ust. 3 omawianego postanowienia został uregulowany </w:t>
      </w:r>
      <w:r w:rsidRPr="008D452D">
        <w:rPr>
          <w:b/>
          <w:color w:val="231F20"/>
        </w:rPr>
        <w:t>ogólny standard konfliktu interesów między aktualnym i byłym klientem w zakresie bycia pełnomocnikiem lub obrońcą</w:t>
      </w:r>
      <w:r w:rsidRPr="008D452D">
        <w:rPr>
          <w:color w:val="231F20"/>
        </w:rPr>
        <w:t>. Jest to unormowanie analogiczne do konfliktu interesów między aktualnymi klientami, o którym mowa w ust. 1 omawianego postanowienia. Oznacza to, że do stwierdzenia istnienia konfliktu interesów konieczne jest nie tylko zbadanie, czy zachodzi tożsamość lub powiązanie spraw, le</w:t>
      </w:r>
      <w:r w:rsidR="00E714D8">
        <w:rPr>
          <w:color w:val="231F20"/>
        </w:rPr>
        <w:t>cz</w:t>
      </w:r>
      <w:r w:rsidRPr="008D452D">
        <w:rPr>
          <w:color w:val="231F20"/>
        </w:rPr>
        <w:t xml:space="preserve"> </w:t>
      </w:r>
      <w:r w:rsidR="00E714D8">
        <w:rPr>
          <w:color w:val="231F20"/>
        </w:rPr>
        <w:t>tak</w:t>
      </w:r>
      <w:r w:rsidRPr="008D452D">
        <w:rPr>
          <w:color w:val="231F20"/>
        </w:rPr>
        <w:t>ż</w:t>
      </w:r>
      <w:r w:rsidR="00E714D8">
        <w:rPr>
          <w:color w:val="231F20"/>
        </w:rPr>
        <w:t>e</w:t>
      </w:r>
      <w:r w:rsidRPr="008D452D">
        <w:rPr>
          <w:color w:val="231F20"/>
        </w:rPr>
        <w:t xml:space="preserve"> ocena, czy interesy klientów są sprzeczne. Występują w tym zakresie jednak dwie istotne różnice.</w:t>
      </w:r>
    </w:p>
    <w:p w14:paraId="3618D7D8" w14:textId="151038D8" w:rsidR="00301207" w:rsidRPr="008D452D" w:rsidRDefault="00301207" w:rsidP="00B87D54">
      <w:pPr>
        <w:pStyle w:val="Tekstpodstawowy"/>
        <w:spacing w:line="276" w:lineRule="auto"/>
        <w:ind w:right="163" w:firstLine="226"/>
        <w:jc w:val="both"/>
        <w:rPr>
          <w:sz w:val="22"/>
          <w:szCs w:val="22"/>
        </w:rPr>
      </w:pPr>
      <w:r w:rsidRPr="008D452D">
        <w:rPr>
          <w:color w:val="231F20"/>
          <w:sz w:val="22"/>
          <w:szCs w:val="22"/>
        </w:rPr>
        <w:t>Po pierwsze, w art. 28 ust. 3 KERP mówi się o sprzeczności interesów z interesami osób, na rzecz których radca prawny uprzednio wykonywał czynności zawodowe w tej samej sprawie lub w sprawie z nią związanej. Chodzi tu zatem o jakiekolwiek czynności</w:t>
      </w:r>
      <w:r w:rsidR="000A0CEF" w:rsidRPr="008D452D">
        <w:rPr>
          <w:color w:val="231F20"/>
          <w:sz w:val="22"/>
          <w:szCs w:val="22"/>
        </w:rPr>
        <w:t xml:space="preserve"> </w:t>
      </w:r>
      <w:r w:rsidR="005F25AF" w:rsidRPr="000C75F8">
        <w:rPr>
          <w:color w:val="231F20"/>
          <w:sz w:val="22"/>
          <w:szCs w:val="22"/>
        </w:rPr>
        <w:t>–</w:t>
      </w:r>
      <w:r w:rsidR="000A0CEF" w:rsidRPr="008D452D">
        <w:rPr>
          <w:color w:val="231F20"/>
          <w:sz w:val="22"/>
          <w:szCs w:val="22"/>
        </w:rPr>
        <w:t xml:space="preserve"> </w:t>
      </w:r>
      <w:r w:rsidRPr="008D452D">
        <w:rPr>
          <w:color w:val="231F20"/>
          <w:sz w:val="22"/>
          <w:szCs w:val="22"/>
        </w:rPr>
        <w:t>bycie obrońcą lub pełnomocnikiem oraz doradztwo prawne – podczas gdy ust. 1 omawianego postanowienia dotyczy jedynie jednoczesnego bycia obrońcą lub pełnomocnikiem kilku klientów.</w:t>
      </w:r>
    </w:p>
    <w:p w14:paraId="721D54F4" w14:textId="5403F75A" w:rsidR="00301207" w:rsidRPr="008D452D" w:rsidRDefault="00301207" w:rsidP="00B87D54">
      <w:pPr>
        <w:pStyle w:val="Tekstpodstawowy"/>
        <w:spacing w:line="276" w:lineRule="auto"/>
        <w:ind w:right="163" w:firstLine="226"/>
        <w:jc w:val="both"/>
        <w:rPr>
          <w:sz w:val="22"/>
          <w:szCs w:val="22"/>
        </w:rPr>
      </w:pPr>
      <w:r w:rsidRPr="008D452D">
        <w:rPr>
          <w:color w:val="231F20"/>
          <w:sz w:val="22"/>
          <w:szCs w:val="22"/>
        </w:rPr>
        <w:t>Po drugie, brak jest do omawianego postanowienia normy szczególnej odnoszącej się do sytuacji bycia przeciwnikami procesowymi. Do konfliktu interesów między aktualnym i byłym klientem w pełni stosują się więc omawian</w:t>
      </w:r>
      <w:r w:rsidR="00E714D8">
        <w:rPr>
          <w:color w:val="231F20"/>
          <w:sz w:val="22"/>
          <w:szCs w:val="22"/>
        </w:rPr>
        <w:t>e</w:t>
      </w:r>
      <w:r w:rsidRPr="008D452D">
        <w:rPr>
          <w:color w:val="231F20"/>
          <w:sz w:val="22"/>
          <w:szCs w:val="22"/>
        </w:rPr>
        <w:t xml:space="preserve"> </w:t>
      </w:r>
      <w:r w:rsidR="00E714D8" w:rsidRPr="008D452D">
        <w:rPr>
          <w:color w:val="231F20"/>
          <w:sz w:val="22"/>
          <w:szCs w:val="22"/>
        </w:rPr>
        <w:t xml:space="preserve">zarówno </w:t>
      </w:r>
      <w:r w:rsidRPr="008D452D">
        <w:rPr>
          <w:color w:val="231F20"/>
          <w:sz w:val="22"/>
          <w:szCs w:val="22"/>
        </w:rPr>
        <w:t xml:space="preserve">art. 28 ust. 3, jak i art. 29 ust. 1 pkt 1 KERP, a zakresy zastosowania tych norm nie krzyżują się. Pierwszy z nich dotyczy bowiem </w:t>
      </w:r>
      <w:r w:rsidRPr="00C208E7">
        <w:rPr>
          <w:color w:val="231F20"/>
          <w:sz w:val="22"/>
          <w:szCs w:val="22"/>
          <w:highlight w:val="yellow"/>
        </w:rPr>
        <w:t>jedynie</w:t>
      </w:r>
      <w:r w:rsidRPr="008D452D">
        <w:rPr>
          <w:color w:val="231F20"/>
          <w:sz w:val="22"/>
          <w:szCs w:val="22"/>
        </w:rPr>
        <w:t xml:space="preserve"> sytuacji, gdy radca prawny ma być pełnomocnikiem lub obrońcą, a drugi </w:t>
      </w:r>
      <w:commentRangeStart w:id="39"/>
      <w:commentRangeStart w:id="40"/>
      <w:r w:rsidRPr="008D452D">
        <w:rPr>
          <w:color w:val="231F20"/>
          <w:sz w:val="22"/>
          <w:szCs w:val="22"/>
        </w:rPr>
        <w:t xml:space="preserve">jedynie </w:t>
      </w:r>
      <w:commentRangeEnd w:id="39"/>
      <w:r w:rsidR="00E714D8">
        <w:rPr>
          <w:rStyle w:val="Odwoaniedokomentarza"/>
        </w:rPr>
        <w:commentReference w:id="39"/>
      </w:r>
      <w:commentRangeEnd w:id="40"/>
      <w:r w:rsidR="00A360E6">
        <w:rPr>
          <w:rStyle w:val="Odwoaniedokomentarza"/>
        </w:rPr>
        <w:commentReference w:id="40"/>
      </w:r>
      <w:r w:rsidRPr="008D452D">
        <w:rPr>
          <w:color w:val="231F20"/>
          <w:sz w:val="22"/>
          <w:szCs w:val="22"/>
        </w:rPr>
        <w:t>sytuacji, gdy ma być doradcą prawnym</w:t>
      </w:r>
      <w:r w:rsidR="000A0CEF" w:rsidRPr="008D452D">
        <w:rPr>
          <w:color w:val="231F20"/>
          <w:sz w:val="22"/>
          <w:szCs w:val="22"/>
        </w:rPr>
        <w:t xml:space="preserve"> </w:t>
      </w:r>
      <w:r w:rsidRPr="008D452D">
        <w:rPr>
          <w:color w:val="231F20"/>
          <w:sz w:val="22"/>
          <w:szCs w:val="22"/>
        </w:rPr>
        <w:t>– w obu przypadkach w takich samych okolicznościach, tj. gdy zachodzi sprzeczność interesów z interesami osób, na rzecz których radca prawny uprzednio wykonywał czynności zawodowe w tej samej sprawie lub w sprawie z nią związanej, a więc niezależnie od tego, jaki charakter miały te czynności.</w:t>
      </w:r>
    </w:p>
    <w:p w14:paraId="6A510C86" w14:textId="690048B8" w:rsidR="00301207" w:rsidRPr="008D452D" w:rsidRDefault="00301207" w:rsidP="00B87D54">
      <w:pPr>
        <w:pStyle w:val="Tekstpodstawowy"/>
        <w:spacing w:line="276" w:lineRule="auto"/>
        <w:ind w:right="163" w:firstLine="226"/>
        <w:jc w:val="both"/>
        <w:rPr>
          <w:sz w:val="22"/>
          <w:szCs w:val="22"/>
        </w:rPr>
      </w:pPr>
      <w:r w:rsidRPr="008D452D">
        <w:rPr>
          <w:color w:val="231F20"/>
          <w:sz w:val="22"/>
          <w:szCs w:val="22"/>
        </w:rPr>
        <w:t>W konsekwencji rozróżnienia omówione w punkcie poprzedzającym niniejszego komentarza do omawianego postanowienia mają jedynie częściowe zastosowanie – nie dotyczy go wyodrębnienie sytuacji dotyczącej wykonywania czynności na rzecz przeciwników procesowych. W zależności od konkretnych okoliczności będą one mieścić się w zakresie pozostałych trzech przypadków.</w:t>
      </w:r>
    </w:p>
    <w:p w14:paraId="79B8C678" w14:textId="6D81166E" w:rsidR="00301207" w:rsidRPr="008D452D" w:rsidRDefault="00301207" w:rsidP="00B87D54">
      <w:pPr>
        <w:pStyle w:val="Akapitzlist"/>
        <w:numPr>
          <w:ilvl w:val="0"/>
          <w:numId w:val="24"/>
        </w:numPr>
        <w:tabs>
          <w:tab w:val="left" w:pos="612"/>
        </w:tabs>
        <w:spacing w:line="276" w:lineRule="auto"/>
        <w:ind w:left="0" w:right="50"/>
        <w:jc w:val="both"/>
      </w:pPr>
      <w:r w:rsidRPr="008D452D">
        <w:rPr>
          <w:color w:val="231F20"/>
        </w:rPr>
        <w:t>Postanowienie art. 28 KERP znajduje pełne zastosowanie również do prawników zagranicznych oraz aplikantów radcowskich.</w:t>
      </w:r>
    </w:p>
    <w:p w14:paraId="3A983A0D" w14:textId="03C249F9" w:rsidR="00301207" w:rsidRPr="008D452D" w:rsidRDefault="00301207" w:rsidP="00364EBF">
      <w:pPr>
        <w:pStyle w:val="Akapitzlist"/>
        <w:numPr>
          <w:ilvl w:val="0"/>
          <w:numId w:val="24"/>
        </w:numPr>
        <w:tabs>
          <w:tab w:val="left" w:pos="608"/>
        </w:tabs>
        <w:spacing w:line="276" w:lineRule="auto"/>
        <w:ind w:left="0" w:firstLine="226"/>
        <w:jc w:val="both"/>
      </w:pPr>
      <w:r w:rsidRPr="008D452D">
        <w:rPr>
          <w:color w:val="231F20"/>
        </w:rPr>
        <w:t>W Kodeksie Etyki CCBE odpowiednikiem omawianego postanowienia jest reguła 3.2.1, zgodnie z którą: „Prawnik nie może doradzać, reprezentować ani występować w imieniu dwóch lub większej liczby klientów, jeśli występuje konflikt interesów tych klientów lub zachodzi znaczące ryzyko wystąpienia takiego konfliktu”.</w:t>
      </w:r>
    </w:p>
    <w:p w14:paraId="4C1F2C1D" w14:textId="3FD707B8" w:rsidR="00301207" w:rsidRPr="008D452D" w:rsidRDefault="00301207" w:rsidP="00364EBF">
      <w:pPr>
        <w:pStyle w:val="Akapitzlist"/>
        <w:numPr>
          <w:ilvl w:val="0"/>
          <w:numId w:val="24"/>
        </w:numPr>
        <w:tabs>
          <w:tab w:val="left" w:pos="634"/>
        </w:tabs>
        <w:spacing w:line="276" w:lineRule="auto"/>
        <w:ind w:left="0" w:right="48" w:firstLine="226"/>
        <w:jc w:val="both"/>
      </w:pPr>
      <w:r w:rsidRPr="008D452D">
        <w:rPr>
          <w:color w:val="231F20"/>
        </w:rPr>
        <w:t>W KEA omawiane zagadnienie reguluje § 22, w brzmieniu: „Adwokatowi nie wolno podjąć się prowadzenia sprawy ani udzielić pomocy prawnej, jeżeli: a) udzielił wcześniej pomocy prawnej stronie przeciwnej w tej samej sprawie lub w sprawie z nią związanej; [...] c) osoba, przeciwko której ma prowadzić sprawę, jest jego klientem, choćby w innej sprawie [...]”, oraz § 46 zdanie pierwsze w brzmieniu: „Adwokat nie może reprezentować klientów, których interesy są sprzeczne, chociażby ci klienci na to się godzili [...]”.</w:t>
      </w:r>
    </w:p>
    <w:p w14:paraId="1A4BA415" w14:textId="77777777" w:rsidR="00301207" w:rsidRPr="008D452D" w:rsidRDefault="00301207" w:rsidP="00364EBF">
      <w:pPr>
        <w:pStyle w:val="Akapitzlist"/>
        <w:numPr>
          <w:ilvl w:val="0"/>
          <w:numId w:val="24"/>
        </w:numPr>
        <w:tabs>
          <w:tab w:val="left" w:pos="700"/>
        </w:tabs>
        <w:spacing w:line="276" w:lineRule="auto"/>
        <w:ind w:left="0" w:right="0" w:hanging="308"/>
        <w:jc w:val="both"/>
      </w:pPr>
      <w:r w:rsidRPr="008D452D">
        <w:rPr>
          <w:color w:val="231F20"/>
        </w:rPr>
        <w:lastRenderedPageBreak/>
        <w:t>Tezy z orzecznictwa</w:t>
      </w:r>
    </w:p>
    <w:p w14:paraId="62E284C8" w14:textId="0DAE9B40" w:rsidR="00301207" w:rsidRPr="008D452D" w:rsidRDefault="00301207" w:rsidP="00364EBF">
      <w:pPr>
        <w:pStyle w:val="Tekstpodstawowy"/>
        <w:spacing w:before="75" w:line="276" w:lineRule="auto"/>
        <w:jc w:val="both"/>
        <w:rPr>
          <w:sz w:val="22"/>
          <w:szCs w:val="22"/>
        </w:rPr>
      </w:pPr>
      <w:r w:rsidRPr="008D452D">
        <w:rPr>
          <w:color w:val="231F20"/>
          <w:sz w:val="22"/>
          <w:szCs w:val="22"/>
        </w:rPr>
        <w:t>Orzeczenie OSD z 22</w:t>
      </w:r>
      <w:r w:rsidR="005930C0">
        <w:rPr>
          <w:color w:val="231F20"/>
          <w:sz w:val="22"/>
          <w:szCs w:val="22"/>
        </w:rPr>
        <w:t>.09.</w:t>
      </w:r>
      <w:r w:rsidRPr="008D452D">
        <w:rPr>
          <w:color w:val="231F20"/>
          <w:sz w:val="22"/>
          <w:szCs w:val="22"/>
        </w:rPr>
        <w:t>2009 r.</w:t>
      </w:r>
      <w:r w:rsidR="005930C0">
        <w:rPr>
          <w:color w:val="231F20"/>
          <w:sz w:val="22"/>
          <w:szCs w:val="22"/>
        </w:rPr>
        <w:t>,</w:t>
      </w:r>
      <w:r w:rsidRPr="008D452D">
        <w:rPr>
          <w:color w:val="231F20"/>
          <w:sz w:val="22"/>
          <w:szCs w:val="22"/>
        </w:rPr>
        <w:t xml:space="preserve"> D 12/09:</w:t>
      </w:r>
    </w:p>
    <w:p w14:paraId="270CCD9E" w14:textId="293BE98F" w:rsidR="00301207" w:rsidRPr="008D452D" w:rsidRDefault="00301207" w:rsidP="00B87D54">
      <w:pPr>
        <w:spacing w:before="19" w:line="276" w:lineRule="auto"/>
        <w:ind w:right="49" w:firstLine="226"/>
        <w:jc w:val="both"/>
        <w:rPr>
          <w:i/>
        </w:rPr>
      </w:pPr>
      <w:r w:rsidRPr="008D452D">
        <w:rPr>
          <w:i/>
          <w:color w:val="231F20"/>
        </w:rPr>
        <w:t>Nie ma miejsca na swobodę interpretacyjną stron w zakresie indywidualnego ustalania wzajemnych relacji radcy prawnego z klientem czy klient i radca prawny znajdują się w sytuacji konfliktowej czy też nie. Niezbędnym jest przyjęcie pewnych sztywnych kryteriów formalnych. Takim właśnie formalnym kryterium powinien być nakaz powstrzymania się od podejmowania jakichkolwiek działań prawnych gdy w jednym procesie – nawet jeśli tylko formalnie – radca prawny miałby wystąpić po obydwu jego stronach (powoda i reprezentanta strony pozwanej).</w:t>
      </w:r>
    </w:p>
    <w:p w14:paraId="6D3CB08F" w14:textId="0D653F01" w:rsidR="00301207" w:rsidRPr="008D452D" w:rsidRDefault="00301207" w:rsidP="00B87D54">
      <w:pPr>
        <w:pStyle w:val="Tekstpodstawowy"/>
        <w:spacing w:line="276" w:lineRule="auto"/>
        <w:jc w:val="both"/>
        <w:rPr>
          <w:sz w:val="22"/>
          <w:szCs w:val="22"/>
        </w:rPr>
      </w:pPr>
      <w:r w:rsidRPr="008D452D">
        <w:rPr>
          <w:color w:val="231F20"/>
          <w:sz w:val="22"/>
          <w:szCs w:val="22"/>
        </w:rPr>
        <w:t>Orzeczenie OSD z 15</w:t>
      </w:r>
      <w:r w:rsidR="005930C0">
        <w:rPr>
          <w:color w:val="231F20"/>
          <w:sz w:val="22"/>
          <w:szCs w:val="22"/>
        </w:rPr>
        <w:t>.10.</w:t>
      </w:r>
      <w:r w:rsidRPr="008D452D">
        <w:rPr>
          <w:color w:val="231F20"/>
          <w:sz w:val="22"/>
          <w:szCs w:val="22"/>
        </w:rPr>
        <w:t>2014 r.</w:t>
      </w:r>
      <w:r w:rsidR="005930C0">
        <w:rPr>
          <w:color w:val="231F20"/>
          <w:sz w:val="22"/>
          <w:szCs w:val="22"/>
        </w:rPr>
        <w:t>,</w:t>
      </w:r>
      <w:r w:rsidRPr="008D452D">
        <w:rPr>
          <w:color w:val="231F20"/>
          <w:sz w:val="22"/>
          <w:szCs w:val="22"/>
        </w:rPr>
        <w:t xml:space="preserve"> D 7/2014:</w:t>
      </w:r>
    </w:p>
    <w:p w14:paraId="4C4E5336" w14:textId="77777777" w:rsidR="00301207" w:rsidRPr="008D452D" w:rsidRDefault="00301207" w:rsidP="00B87D54">
      <w:pPr>
        <w:spacing w:before="19" w:line="276" w:lineRule="auto"/>
        <w:ind w:right="163" w:firstLine="226"/>
        <w:jc w:val="both"/>
        <w:rPr>
          <w:i/>
        </w:rPr>
      </w:pPr>
      <w:r w:rsidRPr="008D452D">
        <w:rPr>
          <w:i/>
          <w:color w:val="231F20"/>
        </w:rPr>
        <w:t>Konflikt interesów polegający na prowadzeniu spraw klienta przeciwko stronie, której wcześniej świadczono pomoc prawą w sprawie powiązanej [...], występuje również gdy sprawy prowadzone były przez różnych prawników tej samej kancelarii.</w:t>
      </w:r>
    </w:p>
    <w:p w14:paraId="73DB22CB" w14:textId="1BECD755" w:rsidR="00301207" w:rsidRPr="008D452D" w:rsidRDefault="00301207" w:rsidP="00B87D54">
      <w:pPr>
        <w:pStyle w:val="Tekstpodstawowy"/>
        <w:spacing w:before="54" w:line="276" w:lineRule="auto"/>
        <w:jc w:val="both"/>
        <w:rPr>
          <w:sz w:val="22"/>
          <w:szCs w:val="22"/>
        </w:rPr>
      </w:pPr>
      <w:r w:rsidRPr="008D452D">
        <w:rPr>
          <w:color w:val="231F20"/>
          <w:sz w:val="22"/>
          <w:szCs w:val="22"/>
        </w:rPr>
        <w:t>Wyrok SN z 9</w:t>
      </w:r>
      <w:r w:rsidR="005930C0">
        <w:rPr>
          <w:color w:val="231F20"/>
          <w:sz w:val="22"/>
          <w:szCs w:val="22"/>
        </w:rPr>
        <w:t>.11.</w:t>
      </w:r>
      <w:r w:rsidRPr="008D452D">
        <w:rPr>
          <w:color w:val="231F20"/>
          <w:sz w:val="22"/>
          <w:szCs w:val="22"/>
        </w:rPr>
        <w:t>2016 r.</w:t>
      </w:r>
      <w:r w:rsidR="005930C0">
        <w:rPr>
          <w:color w:val="231F20"/>
          <w:sz w:val="22"/>
          <w:szCs w:val="22"/>
        </w:rPr>
        <w:t>,</w:t>
      </w:r>
      <w:r w:rsidRPr="008D452D">
        <w:rPr>
          <w:color w:val="231F20"/>
          <w:sz w:val="22"/>
          <w:szCs w:val="22"/>
        </w:rPr>
        <w:t xml:space="preserve"> SDI 62/16</w:t>
      </w:r>
      <w:r w:rsidR="0057653C">
        <w:rPr>
          <w:color w:val="231F20"/>
          <w:sz w:val="22"/>
          <w:szCs w:val="22"/>
        </w:rPr>
        <w:t>, LEX nr 2155207</w:t>
      </w:r>
      <w:r w:rsidRPr="008D452D">
        <w:rPr>
          <w:color w:val="231F20"/>
          <w:sz w:val="22"/>
          <w:szCs w:val="22"/>
        </w:rPr>
        <w:t>:</w:t>
      </w:r>
    </w:p>
    <w:p w14:paraId="38D2C054" w14:textId="7BCB1C17" w:rsidR="00301207" w:rsidRPr="008D452D" w:rsidRDefault="00301207" w:rsidP="00B87D54">
      <w:pPr>
        <w:spacing w:before="18" w:line="276" w:lineRule="auto"/>
        <w:ind w:right="163" w:firstLine="226"/>
        <w:jc w:val="both"/>
        <w:rPr>
          <w:i/>
        </w:rPr>
      </w:pPr>
      <w:r w:rsidRPr="008D452D">
        <w:rPr>
          <w:i/>
          <w:color w:val="231F20"/>
        </w:rPr>
        <w:t>Radca prawny K.B. został obwiniony o nienależyte wykonywanie czynności zawodowych poprzez skierowanie w dniu 6 marca 2014 r. pisma do Generalnego Dyrektora Dyrekcji Dróg Krajowych i Autostrad, w którym odnosi się do sytuacji finansowej jedynego udziałowca Skarżącej oraz do faktu, że Skarżąca występowała jako wykonawca drogi startowej na lotnisku […], stwierdzając, że Skarżąca wadliwie wykonała prace, co spowodowało zamknięcie lotniska, oraz podnosi, że koszty naprawy i odszkodowań przewyższą kwotę kilkudziesięciu milionów złotych, w sytuacji gdy wcześniej świadczył pomoc prawną na rzecz Skarżącej w zakresie objętym niezakończonym dotąd sporem sądowym dotyczącym odpowiedzialności kontraktowej z tytułu wykonania pasa startowego na lotnisku.</w:t>
      </w:r>
    </w:p>
    <w:p w14:paraId="082936A7" w14:textId="6C402FC0" w:rsidR="00301207" w:rsidRPr="008D452D" w:rsidRDefault="00301207" w:rsidP="00B87D54">
      <w:pPr>
        <w:pStyle w:val="Tekstpodstawowy"/>
        <w:spacing w:before="50" w:line="276" w:lineRule="auto"/>
        <w:jc w:val="both"/>
        <w:rPr>
          <w:sz w:val="22"/>
          <w:szCs w:val="22"/>
        </w:rPr>
      </w:pPr>
      <w:r w:rsidRPr="008D452D">
        <w:rPr>
          <w:color w:val="231F20"/>
          <w:sz w:val="22"/>
          <w:szCs w:val="22"/>
        </w:rPr>
        <w:t>Orzeczenie OSD z 9</w:t>
      </w:r>
      <w:r w:rsidR="0057653C">
        <w:rPr>
          <w:color w:val="231F20"/>
          <w:sz w:val="22"/>
          <w:szCs w:val="22"/>
        </w:rPr>
        <w:t>.10.</w:t>
      </w:r>
      <w:r w:rsidRPr="008D452D">
        <w:rPr>
          <w:color w:val="231F20"/>
          <w:sz w:val="22"/>
          <w:szCs w:val="22"/>
        </w:rPr>
        <w:t>2018 r.</w:t>
      </w:r>
      <w:r w:rsidR="0057653C">
        <w:rPr>
          <w:color w:val="231F20"/>
          <w:sz w:val="22"/>
          <w:szCs w:val="22"/>
        </w:rPr>
        <w:t>,</w:t>
      </w:r>
      <w:r w:rsidRPr="008D452D">
        <w:rPr>
          <w:color w:val="231F20"/>
          <w:sz w:val="22"/>
          <w:szCs w:val="22"/>
        </w:rPr>
        <w:t xml:space="preserve"> D 71/18:</w:t>
      </w:r>
    </w:p>
    <w:p w14:paraId="302259DE" w14:textId="2AE08FAF" w:rsidR="00301207" w:rsidRPr="008D452D" w:rsidRDefault="00301207" w:rsidP="00B87D54">
      <w:pPr>
        <w:spacing w:before="18" w:line="276" w:lineRule="auto"/>
        <w:ind w:right="162" w:firstLine="226"/>
        <w:jc w:val="both"/>
        <w:rPr>
          <w:i/>
        </w:rPr>
      </w:pPr>
      <w:r w:rsidRPr="008D452D">
        <w:rPr>
          <w:i/>
          <w:color w:val="231F20"/>
        </w:rPr>
        <w:t xml:space="preserve">Obwiniona reprezentowała C.: w okresie od […] r. w sprawie o zapłatę, natomiast od […] r. w sprawie o przywrócenie naruszonego posiadania. Dodatkowo Obwiniona reprezentowała C. w sprawie o uchylenie decyzji o wymeldowaniu. Żadna z tych spraw nie była prowadzona przeciwko Spółdzielni Budowlano-Mieszkaniowej S. w </w:t>
      </w:r>
      <w:proofErr w:type="spellStart"/>
      <w:r w:rsidRPr="008D452D">
        <w:rPr>
          <w:i/>
          <w:color w:val="231F20"/>
        </w:rPr>
        <w:t>W</w:t>
      </w:r>
      <w:proofErr w:type="spellEnd"/>
      <w:r w:rsidRPr="008D452D">
        <w:rPr>
          <w:i/>
          <w:color w:val="231F20"/>
        </w:rPr>
        <w:t>. (k. […]</w:t>
      </w:r>
      <w:r w:rsidR="008D452D" w:rsidRPr="008D452D">
        <w:rPr>
          <w:color w:val="231F20"/>
        </w:rPr>
        <w:t>–</w:t>
      </w:r>
      <w:r w:rsidRPr="008D452D">
        <w:rPr>
          <w:i/>
          <w:color w:val="231F20"/>
        </w:rPr>
        <w:t>[…], […]</w:t>
      </w:r>
      <w:r w:rsidR="008D452D" w:rsidRPr="008D452D">
        <w:rPr>
          <w:color w:val="231F20"/>
        </w:rPr>
        <w:t>–</w:t>
      </w:r>
      <w:r w:rsidRPr="008D452D">
        <w:rPr>
          <w:i/>
          <w:color w:val="231F20"/>
        </w:rPr>
        <w:t>[…], […]</w:t>
      </w:r>
      <w:r w:rsidR="008D452D" w:rsidRPr="008D452D">
        <w:rPr>
          <w:color w:val="231F20"/>
        </w:rPr>
        <w:t>–</w:t>
      </w:r>
      <w:r w:rsidRPr="008D452D">
        <w:rPr>
          <w:i/>
          <w:color w:val="231F20"/>
        </w:rPr>
        <w:t xml:space="preserve">[…]) W okresie od dnia […] r. Obwiniona reprezentowała jako pełnomocnik procesowy Spółdzielnię Budowlano-Mieszkaniową S. w </w:t>
      </w:r>
      <w:proofErr w:type="spellStart"/>
      <w:r w:rsidRPr="008D452D">
        <w:rPr>
          <w:i/>
          <w:color w:val="231F20"/>
        </w:rPr>
        <w:t>W</w:t>
      </w:r>
      <w:proofErr w:type="spellEnd"/>
      <w:r w:rsidRPr="008D452D">
        <w:rPr>
          <w:i/>
          <w:color w:val="231F20"/>
        </w:rPr>
        <w:t xml:space="preserve">., w sprawie przeciwko C. o zwrot na rzecz Spółdzielni kwoty […] zł. W dniu […] r. Obwiniona wypowiedziała C. wszystkie udzielone jej pełnomocnictwa. (k. […] i […]) W dniu […] r. C. wypowiedziała Obwinionej pełnomocnictwa do jej reprezentowania (k. […]). Zdaniem Sądu, nie sposób przyjąć, że Obwiniona reprezentując od dnia […] r. w </w:t>
      </w:r>
      <w:proofErr w:type="spellStart"/>
      <w:r w:rsidRPr="008D452D">
        <w:rPr>
          <w:i/>
          <w:color w:val="231F20"/>
        </w:rPr>
        <w:t>W</w:t>
      </w:r>
      <w:proofErr w:type="spellEnd"/>
      <w:r w:rsidRPr="008D452D">
        <w:rPr>
          <w:i/>
          <w:color w:val="231F20"/>
        </w:rPr>
        <w:t xml:space="preserve">. jako pełnomocnik procesowy Spółdzielnię Budowlano-Mieszkaniową S. w </w:t>
      </w:r>
      <w:proofErr w:type="spellStart"/>
      <w:r w:rsidRPr="008D452D">
        <w:rPr>
          <w:i/>
          <w:color w:val="231F20"/>
        </w:rPr>
        <w:t>W</w:t>
      </w:r>
      <w:proofErr w:type="spellEnd"/>
      <w:r w:rsidRPr="008D452D">
        <w:rPr>
          <w:i/>
          <w:color w:val="231F20"/>
        </w:rPr>
        <w:t>. w sprawie przeciwko C. o zwrot na rzecz Spółdzielni kwoty […] zł. – działała w ramach konfliktu interesów, o którym mowa w art. 28 ust. 1 i 3 KERP. Ocena Sądu wynika z tego, że w kontekście reprezentacji Spółdzielni oraz reprezentacji jako pełnomocnik procesowy C., nie można mówić ani o tożsamości sprawy ani o związaniu spraw, o których mowa w ww. przepisach. Powyższe pozostaje aktualne pomimo oczywistej sprzeczności interesów pomiędzy reprezentowanymi podmiotami, bowiem obok owej sprzeczności interesów art. 28 ust. 3 KERP wymaga aby czynności zawodowe wykonywane przez radcę prawnego, podjęte były w tej samej sprawie lub sprawie z nią związanej, a w ocenianym stanie faktycznym okoliczności takie nie zaistniały.</w:t>
      </w:r>
    </w:p>
    <w:p w14:paraId="60CD9668" w14:textId="1C74F441" w:rsidR="00301207" w:rsidRPr="008D452D" w:rsidRDefault="00301207" w:rsidP="00C208E7">
      <w:pPr>
        <w:spacing w:line="276" w:lineRule="auto"/>
        <w:jc w:val="both"/>
        <w:rPr>
          <w:i/>
        </w:rPr>
      </w:pPr>
      <w:r w:rsidRPr="008D452D">
        <w:rPr>
          <w:i/>
          <w:color w:val="231F20"/>
        </w:rPr>
        <w:t xml:space="preserve">Dokonując oceny w kontekście dyspozycji art. 28 ust. 2 KERP, czynu Obwinionej polegającego na reprezentowaniu w charakterze pełnomocnika procesowego, w okresie od dnia […] r. Spółdzielni Budowlano-Mieszkaniowej S. w </w:t>
      </w:r>
      <w:proofErr w:type="spellStart"/>
      <w:r w:rsidRPr="008D452D">
        <w:rPr>
          <w:i/>
          <w:color w:val="231F20"/>
        </w:rPr>
        <w:t>W</w:t>
      </w:r>
      <w:proofErr w:type="spellEnd"/>
      <w:r w:rsidRPr="008D452D">
        <w:rPr>
          <w:i/>
          <w:color w:val="231F20"/>
        </w:rPr>
        <w:t xml:space="preserve">. w sprawie przeciwko C. o zwrot na rzecz Spółdzielni kwoty […] zł oraz reprezentowaniu w charakterze pełnomocnika procesowego w okresie do […] r. C., Okręgowy Sąd Dyscyplinarny stoi na stanowisku, że dyspozycja ww. przepisu wymaga nie tylko istnienia sprzeczności interesów ale również tożsamości czasu. Oznacza to, że o działaniu w ramach konfliktu interesów w rozumieniu przywołanego przepisu można mówić wyłączne w przypadku kiedy radca prawny jest </w:t>
      </w:r>
      <w:r w:rsidRPr="008D452D">
        <w:rPr>
          <w:i/>
          <w:color w:val="231F20"/>
        </w:rPr>
        <w:lastRenderedPageBreak/>
        <w:t>obrońcą lub pełnomocnikiem klienta i jego przeciwnika w tym samym czasie, w jakiejkolwiek sprawie.</w:t>
      </w:r>
    </w:p>
    <w:p w14:paraId="6E4FB5AD" w14:textId="06BAB994" w:rsidR="00301207" w:rsidRPr="008D452D" w:rsidRDefault="00301207" w:rsidP="00B87D54">
      <w:pPr>
        <w:pStyle w:val="Tekstpodstawowy"/>
        <w:spacing w:line="276" w:lineRule="auto"/>
        <w:jc w:val="both"/>
        <w:rPr>
          <w:sz w:val="22"/>
          <w:szCs w:val="22"/>
        </w:rPr>
      </w:pPr>
      <w:r w:rsidRPr="008D452D">
        <w:rPr>
          <w:color w:val="231F20"/>
          <w:sz w:val="22"/>
          <w:szCs w:val="22"/>
        </w:rPr>
        <w:t>Orzeczenie OSD z 29</w:t>
      </w:r>
      <w:r w:rsidR="0057653C">
        <w:rPr>
          <w:color w:val="231F20"/>
          <w:sz w:val="22"/>
          <w:szCs w:val="22"/>
        </w:rPr>
        <w:t>.11.</w:t>
      </w:r>
      <w:r w:rsidRPr="008D452D">
        <w:rPr>
          <w:color w:val="231F20"/>
          <w:sz w:val="22"/>
          <w:szCs w:val="22"/>
        </w:rPr>
        <w:t>2018 r.</w:t>
      </w:r>
      <w:r w:rsidR="0057653C">
        <w:rPr>
          <w:color w:val="231F20"/>
          <w:sz w:val="22"/>
          <w:szCs w:val="22"/>
        </w:rPr>
        <w:t>,</w:t>
      </w:r>
      <w:r w:rsidRPr="008D452D">
        <w:rPr>
          <w:color w:val="231F20"/>
          <w:sz w:val="22"/>
          <w:szCs w:val="22"/>
        </w:rPr>
        <w:t xml:space="preserve"> D 100/18:</w:t>
      </w:r>
    </w:p>
    <w:p w14:paraId="3B1EEDF1" w14:textId="4CF6412B" w:rsidR="00301207" w:rsidRPr="008D452D" w:rsidRDefault="00301207" w:rsidP="00B87D54">
      <w:pPr>
        <w:spacing w:before="19" w:line="276" w:lineRule="auto"/>
        <w:ind w:right="49" w:firstLine="226"/>
        <w:jc w:val="both"/>
        <w:rPr>
          <w:i/>
        </w:rPr>
      </w:pPr>
      <w:r w:rsidRPr="008D452D">
        <w:rPr>
          <w:i/>
          <w:color w:val="231F20"/>
        </w:rPr>
        <w:t>Kwestią ustaloną w oparciu o zgromadzony materiał dowodowy, w sposób nie pozostawiający wątpliwości, był fakt przyjęcia przez Obwinioną umocowania do reprezentowania</w:t>
      </w:r>
      <w:r w:rsidR="000A0CEF" w:rsidRPr="008D452D">
        <w:rPr>
          <w:i/>
          <w:color w:val="231F20"/>
        </w:rPr>
        <w:t xml:space="preserve"> </w:t>
      </w:r>
      <w:r w:rsidRPr="008D452D">
        <w:rPr>
          <w:i/>
          <w:color w:val="231F20"/>
        </w:rPr>
        <w:t xml:space="preserve">P. w postępowaniu sądowym przeciwko Ś. Spółdzielni Mieszkaniowej w </w:t>
      </w:r>
      <w:proofErr w:type="spellStart"/>
      <w:r w:rsidRPr="008D452D">
        <w:rPr>
          <w:i/>
          <w:color w:val="231F20"/>
        </w:rPr>
        <w:t>W</w:t>
      </w:r>
      <w:proofErr w:type="spellEnd"/>
      <w:r w:rsidRPr="008D452D">
        <w:rPr>
          <w:i/>
          <w:color w:val="231F20"/>
        </w:rPr>
        <w:t xml:space="preserve">. oraz, częściowo w tym samym okresie, umocowania do reprezentowania Spółdzielni Mieszkaniowej w </w:t>
      </w:r>
      <w:proofErr w:type="spellStart"/>
      <w:r w:rsidRPr="008D452D">
        <w:rPr>
          <w:i/>
          <w:color w:val="231F20"/>
        </w:rPr>
        <w:t>W</w:t>
      </w:r>
      <w:proofErr w:type="spellEnd"/>
      <w:r w:rsidRPr="008D452D">
        <w:rPr>
          <w:i/>
          <w:color w:val="231F20"/>
        </w:rPr>
        <w:t>. w sądowym postępowaniu rejestrowym. Powyższe ustalenie pozostawało jako niekwestionowane przez strony w toku postępowania przed tutejszym Sądem.</w:t>
      </w:r>
    </w:p>
    <w:p w14:paraId="2C9B0D79" w14:textId="0CFCF62D" w:rsidR="00301207" w:rsidRPr="008D452D" w:rsidRDefault="00301207" w:rsidP="00B87D54">
      <w:pPr>
        <w:spacing w:line="276" w:lineRule="auto"/>
        <w:ind w:right="49" w:firstLine="226"/>
        <w:jc w:val="both"/>
        <w:rPr>
          <w:i/>
        </w:rPr>
      </w:pPr>
      <w:r w:rsidRPr="008D452D">
        <w:rPr>
          <w:i/>
          <w:color w:val="231F20"/>
        </w:rPr>
        <w:t>Ustalenie to prowadzi do wniosku, że Obwiniona była, w określonym czasie, pełnomocnikiem w dwóch różnych sprawach, dwóch klientów, którzy w jednej z tych spraw byli przeciwnikami procesowymi (tj. w sprawie P. przeciwko Spółdzielni).</w:t>
      </w:r>
    </w:p>
    <w:p w14:paraId="53609A0C" w14:textId="65B7C8AF" w:rsidR="00301207" w:rsidRPr="008D452D" w:rsidRDefault="00301207" w:rsidP="00B87D54">
      <w:pPr>
        <w:spacing w:line="276" w:lineRule="auto"/>
        <w:ind w:right="49" w:firstLine="226"/>
        <w:jc w:val="both"/>
        <w:rPr>
          <w:i/>
        </w:rPr>
      </w:pPr>
      <w:r w:rsidRPr="008D452D">
        <w:rPr>
          <w:i/>
          <w:color w:val="231F20"/>
        </w:rPr>
        <w:t>Powyższe pozostaje w sprzeczności z dyspozycją literalnie odczytywanego przepisu art. 28 ust. 2 KERP, zgodnie z którym radca prawny nie może być obrońcą lub pełnomocnikiem klienta, jeżeli przeciwnik klienta jest również jego klientem w jakiejkolwiek sprawie.</w:t>
      </w:r>
    </w:p>
    <w:p w14:paraId="3C0295F3" w14:textId="4DBCE12E" w:rsidR="00301207" w:rsidRPr="008D452D" w:rsidRDefault="00301207" w:rsidP="00B87D54">
      <w:pPr>
        <w:pStyle w:val="Tekstpodstawowy"/>
        <w:spacing w:before="46" w:line="276" w:lineRule="auto"/>
        <w:jc w:val="both"/>
        <w:rPr>
          <w:sz w:val="22"/>
          <w:szCs w:val="22"/>
        </w:rPr>
      </w:pPr>
      <w:r w:rsidRPr="008D452D">
        <w:rPr>
          <w:color w:val="231F20"/>
          <w:sz w:val="22"/>
          <w:szCs w:val="22"/>
        </w:rPr>
        <w:t>Orzeczenie OSD z 5</w:t>
      </w:r>
      <w:r w:rsidR="0057653C">
        <w:rPr>
          <w:color w:val="231F20"/>
          <w:sz w:val="22"/>
          <w:szCs w:val="22"/>
        </w:rPr>
        <w:t>.11.</w:t>
      </w:r>
      <w:r w:rsidRPr="008D452D">
        <w:rPr>
          <w:color w:val="231F20"/>
          <w:sz w:val="22"/>
          <w:szCs w:val="22"/>
        </w:rPr>
        <w:t>2019 r.</w:t>
      </w:r>
      <w:r w:rsidR="0057653C">
        <w:rPr>
          <w:color w:val="231F20"/>
          <w:sz w:val="22"/>
          <w:szCs w:val="22"/>
        </w:rPr>
        <w:t>,</w:t>
      </w:r>
      <w:r w:rsidRPr="008D452D">
        <w:rPr>
          <w:color w:val="231F20"/>
          <w:sz w:val="22"/>
          <w:szCs w:val="22"/>
        </w:rPr>
        <w:t xml:space="preserve"> D 106/18:</w:t>
      </w:r>
    </w:p>
    <w:p w14:paraId="4A3F7214" w14:textId="634C4194" w:rsidR="00301207" w:rsidRPr="008D452D" w:rsidRDefault="00301207" w:rsidP="00B87D54">
      <w:pPr>
        <w:spacing w:before="18" w:line="276" w:lineRule="auto"/>
        <w:ind w:right="49" w:firstLine="226"/>
        <w:jc w:val="both"/>
        <w:rPr>
          <w:i/>
        </w:rPr>
      </w:pPr>
      <w:r w:rsidRPr="008D452D">
        <w:rPr>
          <w:i/>
          <w:color w:val="231F20"/>
        </w:rPr>
        <w:t>Dnia […] roku Pan H., Prezes Zarządu spółki E. sp. z o.o. z siedzibą w G. udzielił pełnomocnictwa radcy prawnemu J. do reprezentowania spółki E. sp. z o.o. we wszelkich sprawach przeciwko S. sp. z o.o., w tym w szczególności do występowania w jej imieniu i w postępowaniach sądowych, egzekucyjnych, administracyjnych i arbitrażowych. Jedyną wykonaną na podstawie tegoż pełnomocnictwa było przygotowanie wezwania.</w:t>
      </w:r>
    </w:p>
    <w:p w14:paraId="7F084B32" w14:textId="6CC65457" w:rsidR="00301207" w:rsidRPr="008D452D" w:rsidRDefault="00301207" w:rsidP="00B87D54">
      <w:pPr>
        <w:spacing w:line="276" w:lineRule="auto"/>
        <w:ind w:right="50" w:firstLine="226"/>
        <w:jc w:val="both"/>
        <w:rPr>
          <w:i/>
        </w:rPr>
      </w:pPr>
      <w:r w:rsidRPr="008D452D">
        <w:rPr>
          <w:i/>
          <w:color w:val="231F20"/>
        </w:rPr>
        <w:t>Dnia […] roku pismem „Wezwanie do wydania nieruchomości oraz zapłaty” radca prawny J., działając jako pełnomocnik Pana B., wezwał spółkę E. sp. z o.o. do natychmiastowego wydania linii produkcyjnej oraz zwroty kwot bezpodstawnie wypłaconych przez pana B.</w:t>
      </w:r>
    </w:p>
    <w:p w14:paraId="7C39A683" w14:textId="4CCABCF3" w:rsidR="00301207" w:rsidRPr="008D452D" w:rsidRDefault="00301207" w:rsidP="00B87D54">
      <w:pPr>
        <w:spacing w:line="276" w:lineRule="auto"/>
        <w:ind w:right="49" w:firstLine="226"/>
        <w:jc w:val="both"/>
        <w:rPr>
          <w:i/>
        </w:rPr>
      </w:pPr>
      <w:r w:rsidRPr="008D452D">
        <w:rPr>
          <w:i/>
          <w:color w:val="231F20"/>
        </w:rPr>
        <w:t>Dnia […] roku Pan B. udzielił pełnomocnictwa radcy prawnemu J. do reprezentowania we wszelkich postępowaniach cywilnych, karnych oraz administracyjnych, w tym do wszczynania takich postępowań, z prawem substytucji.</w:t>
      </w:r>
    </w:p>
    <w:p w14:paraId="4AB5D86A" w14:textId="0B361BF9" w:rsidR="00301207" w:rsidRPr="008D452D" w:rsidRDefault="00301207" w:rsidP="00B87D54">
      <w:pPr>
        <w:spacing w:line="276" w:lineRule="auto"/>
        <w:ind w:right="50" w:firstLine="226"/>
        <w:jc w:val="both"/>
        <w:rPr>
          <w:i/>
        </w:rPr>
      </w:pPr>
      <w:r w:rsidRPr="008D452D">
        <w:rPr>
          <w:i/>
          <w:color w:val="231F20"/>
        </w:rPr>
        <w:t>W dniu […] roku w imieniu spółki E. sp. z o.o. Pan H. odwołał pełnomocnictwo udzielone radcy prawnemu J. […]</w:t>
      </w:r>
    </w:p>
    <w:p w14:paraId="4A5D843E" w14:textId="23A6A67A" w:rsidR="00301207" w:rsidRPr="008D452D" w:rsidRDefault="00301207" w:rsidP="00B87D54">
      <w:pPr>
        <w:spacing w:line="276" w:lineRule="auto"/>
        <w:ind w:right="48" w:firstLine="226"/>
        <w:jc w:val="both"/>
        <w:rPr>
          <w:i/>
        </w:rPr>
      </w:pPr>
      <w:r w:rsidRPr="008D452D">
        <w:rPr>
          <w:i/>
          <w:color w:val="231F20"/>
        </w:rPr>
        <w:t>W przedmiotowej sprawie zaistniał szereg okoliczności faktycznych, których ocena, nie pozwala, zdaniem tutejszego Sądu, do przypisania obwinionemu radcy prawnemu odpowiedzialności dyscyplinarnej. W szczególności, zaznaczyć należy, iż jeszcze przed udzieleniem przedmiotowego pełnomocnictwa Obwiniony radca prawny był pełnomocnikiem i świadczył stałą pomoc prawną na rzecz pana B., a ta okoliczność była wiadoma Panu H. Pełnomocnictwo do reprezentowania spółki E. sp. z o.o. zostało udzielone na prośbę Pana</w:t>
      </w:r>
      <w:r w:rsidR="000A0CEF" w:rsidRPr="008D452D">
        <w:rPr>
          <w:i/>
          <w:color w:val="231F20"/>
        </w:rPr>
        <w:t xml:space="preserve"> </w:t>
      </w:r>
      <w:r w:rsidRPr="008D452D">
        <w:rPr>
          <w:i/>
          <w:color w:val="231F20"/>
        </w:rPr>
        <w:t>B. i w uzgodnieniu z nim i miało zostać wykorzystane wyłącznie w celu sporządzenia wezwania do spółka S. sp. z o.o. Co więcej, Pan B. był informowany przez Pana H. o wszelkich czynnościach dotyczących sprawy z S. sp. z o.o. Na podstawie udzielonego pełnomocnictwa nie zostały podjęte żadne czynności związane z reprezentowaniem w postępowaniach sądowych, egzekucyjnych, administracyjnych czy arbitrażowych. Pełnomocnictwo było udzielone tylko i wyłącznie w celu przygotowania wezwania do spółka S. sp. z o.o. i okoliczność ta była uzgodniona z Panem H. oraz z Panem B.</w:t>
      </w:r>
    </w:p>
    <w:p w14:paraId="0A0FBA65" w14:textId="38B52FDD" w:rsidR="00301207" w:rsidRPr="008D452D" w:rsidRDefault="00301207" w:rsidP="00B87D54">
      <w:pPr>
        <w:pStyle w:val="Tekstpodstawowy"/>
        <w:spacing w:line="276" w:lineRule="auto"/>
        <w:jc w:val="both"/>
        <w:rPr>
          <w:sz w:val="22"/>
          <w:szCs w:val="22"/>
        </w:rPr>
      </w:pPr>
      <w:r w:rsidRPr="008D452D">
        <w:rPr>
          <w:color w:val="231F20"/>
          <w:sz w:val="22"/>
          <w:szCs w:val="22"/>
        </w:rPr>
        <w:t>Orzeczenie OSD z 4</w:t>
      </w:r>
      <w:r w:rsidR="0057653C">
        <w:rPr>
          <w:color w:val="231F20"/>
          <w:sz w:val="22"/>
          <w:szCs w:val="22"/>
        </w:rPr>
        <w:t>.12.</w:t>
      </w:r>
      <w:r w:rsidRPr="008D452D">
        <w:rPr>
          <w:color w:val="231F20"/>
          <w:sz w:val="22"/>
          <w:szCs w:val="22"/>
        </w:rPr>
        <w:t>2020 r.</w:t>
      </w:r>
      <w:r w:rsidR="0057653C">
        <w:rPr>
          <w:color w:val="231F20"/>
          <w:sz w:val="22"/>
          <w:szCs w:val="22"/>
        </w:rPr>
        <w:t>,</w:t>
      </w:r>
      <w:r w:rsidRPr="008D452D">
        <w:rPr>
          <w:color w:val="231F20"/>
          <w:sz w:val="22"/>
          <w:szCs w:val="22"/>
        </w:rPr>
        <w:t xml:space="preserve"> D 46/20:</w:t>
      </w:r>
    </w:p>
    <w:p w14:paraId="5E2EF056" w14:textId="729F69BA" w:rsidR="00301207" w:rsidRPr="008D452D" w:rsidRDefault="00301207" w:rsidP="00B87D54">
      <w:pPr>
        <w:spacing w:before="19" w:line="276" w:lineRule="auto"/>
        <w:ind w:right="161" w:firstLine="226"/>
        <w:jc w:val="both"/>
        <w:rPr>
          <w:i/>
        </w:rPr>
      </w:pPr>
      <w:r w:rsidRPr="008D452D">
        <w:rPr>
          <w:i/>
          <w:color w:val="231F20"/>
        </w:rPr>
        <w:t>Analiza akt niniejszej sprawy, w szczególności protokołów przesłuchań podejrzanych w śledztwie […] i zeznań Pokrzywdzonego w tej sprawie wskazuje, że interesy małżonków</w:t>
      </w:r>
      <w:r w:rsidR="000A0CEF" w:rsidRPr="008D452D">
        <w:rPr>
          <w:i/>
          <w:color w:val="231F20"/>
        </w:rPr>
        <w:t xml:space="preserve"> </w:t>
      </w:r>
      <w:r w:rsidRPr="008D452D">
        <w:rPr>
          <w:i/>
          <w:color w:val="231F20"/>
        </w:rPr>
        <w:t xml:space="preserve">R. i Pokrzywdzonego nie były sprzeczne. Oskarżeni w śledztwie […] nie pomawiali się, wskazywali zbieżną wersję zdarzeń, nie wskazując jedni na drugich jako ewentualnych sprawców zarzucanych czynów (rozbieżności dotyczyły kwestii wskazanych powyżej) oraz konsekwentnie podnosili, że są niewinni. R. wyjaśnił podczas przesłuchania […] r., że ufa Pokrzywdzonemu. Zdaniem Okręgowego Sądu Dyscyplinarnego </w:t>
      </w:r>
      <w:r w:rsidRPr="008D452D">
        <w:rPr>
          <w:i/>
          <w:color w:val="231F20"/>
        </w:rPr>
        <w:lastRenderedPageBreak/>
        <w:t>sprzeczność interesów zachodziłaby wówczas, gdyby wyjaśnienia […] i R(1), lub dowody powoływane w ich imieniu przez Obwinionego godziły w interes Pokrzywdzonego i były skierowane przeciwko niemu. W związku z umorzeniem śledztwa […] w stosunku do Pokrzywdzonego należy uznać, że nie miało to jednak miejsca. Ponadto brak było dowodu, aby czy to w postępowaniu podatkowym, czy w śledztwie […] Obwiniony zawarł twierdzenia, czy też zgłosił wnioski dowodowe, które byłyby niekorzystne dla oceny postępowania Pokrzywdzonego. Obwiniony podejmując działania korzystne dla R. czy to w postępowaniu podatkowym, czy w śledztwie nie wskazywał okoliczności niekorzystnych dla Pokrzywdzonego bronionego w postępowaniu karnym i odwrotnie.</w:t>
      </w:r>
    </w:p>
    <w:p w14:paraId="49C6F3E6" w14:textId="262DF775" w:rsidR="00301207" w:rsidRPr="008D452D" w:rsidRDefault="00301207" w:rsidP="00B87D54">
      <w:pPr>
        <w:pStyle w:val="Tekstpodstawowy"/>
        <w:spacing w:before="43" w:line="276" w:lineRule="auto"/>
        <w:jc w:val="both"/>
        <w:rPr>
          <w:sz w:val="22"/>
          <w:szCs w:val="22"/>
        </w:rPr>
      </w:pPr>
      <w:r w:rsidRPr="008D452D">
        <w:rPr>
          <w:color w:val="231F20"/>
          <w:sz w:val="22"/>
          <w:szCs w:val="22"/>
        </w:rPr>
        <w:t xml:space="preserve">Orzeczenie </w:t>
      </w:r>
      <w:r w:rsidR="0057653C">
        <w:rPr>
          <w:color w:val="231F20"/>
          <w:sz w:val="22"/>
          <w:szCs w:val="22"/>
        </w:rPr>
        <w:t xml:space="preserve">OSD </w:t>
      </w:r>
      <w:r w:rsidRPr="008D452D">
        <w:rPr>
          <w:color w:val="231F20"/>
          <w:sz w:val="22"/>
          <w:szCs w:val="22"/>
        </w:rPr>
        <w:t>z 23</w:t>
      </w:r>
      <w:r w:rsidR="0057653C">
        <w:rPr>
          <w:color w:val="231F20"/>
          <w:sz w:val="22"/>
          <w:szCs w:val="22"/>
        </w:rPr>
        <w:t>.12.</w:t>
      </w:r>
      <w:r w:rsidRPr="008D452D">
        <w:rPr>
          <w:color w:val="231F20"/>
          <w:sz w:val="22"/>
          <w:szCs w:val="22"/>
        </w:rPr>
        <w:t>2020 r.</w:t>
      </w:r>
      <w:r w:rsidR="0057653C">
        <w:rPr>
          <w:color w:val="231F20"/>
          <w:sz w:val="22"/>
          <w:szCs w:val="22"/>
        </w:rPr>
        <w:t>,</w:t>
      </w:r>
      <w:r w:rsidRPr="008D452D">
        <w:rPr>
          <w:color w:val="231F20"/>
          <w:sz w:val="22"/>
          <w:szCs w:val="22"/>
        </w:rPr>
        <w:t xml:space="preserve"> D 158/19 (nieprawomocne):</w:t>
      </w:r>
    </w:p>
    <w:p w14:paraId="1EBFD76A" w14:textId="724C30BA" w:rsidR="00301207" w:rsidRPr="008D452D" w:rsidRDefault="00301207" w:rsidP="00B87D54">
      <w:pPr>
        <w:spacing w:before="19" w:line="276" w:lineRule="auto"/>
        <w:ind w:right="162" w:firstLine="226"/>
        <w:jc w:val="both"/>
        <w:rPr>
          <w:i/>
        </w:rPr>
      </w:pPr>
      <w:r w:rsidRPr="008D452D">
        <w:rPr>
          <w:i/>
          <w:color w:val="231F20"/>
        </w:rPr>
        <w:t>Obwiniony, działając za Pokrzywdzone, doprowadził do wszczęcia postępowania przed Sądem w L., w którym to postępowaniu jako strona pozwana występowała m.in. spółka</w:t>
      </w:r>
      <w:r w:rsidR="000A0CEF" w:rsidRPr="008D452D">
        <w:rPr>
          <w:i/>
          <w:color w:val="231F20"/>
        </w:rPr>
        <w:t xml:space="preserve"> </w:t>
      </w:r>
      <w:r w:rsidRPr="008D452D">
        <w:rPr>
          <w:i/>
          <w:color w:val="231F20"/>
        </w:rPr>
        <w:t xml:space="preserve">A(1). Postępowanie to toczyło się do […] r. (zeznanie T(5) na k. [...]). Równolegle, Obwiniony reprezentował powodową spółkę A(1) w postępowaniu prowadzonym przez Sąd Okręgowy w </w:t>
      </w:r>
      <w:proofErr w:type="spellStart"/>
      <w:r w:rsidRPr="008D452D">
        <w:rPr>
          <w:i/>
          <w:color w:val="231F20"/>
        </w:rPr>
        <w:t>W</w:t>
      </w:r>
      <w:proofErr w:type="spellEnd"/>
      <w:r w:rsidRPr="008D452D">
        <w:rPr>
          <w:i/>
          <w:color w:val="231F20"/>
        </w:rPr>
        <w:t>. (sygn. akt […]) przeciwko B., co najmniej do 14 marca 2019 r. (k. 577). W związku z powyższym Sąd uznał, że Obwiniony popełnił przedmiotowy czyn w okresie do dnia […] r.</w:t>
      </w:r>
    </w:p>
    <w:p w14:paraId="40B7C776" w14:textId="575690FD" w:rsidR="00301207" w:rsidRPr="008D452D" w:rsidRDefault="00301207" w:rsidP="00B87D54">
      <w:pPr>
        <w:spacing w:line="276" w:lineRule="auto"/>
        <w:ind w:right="163" w:firstLine="226"/>
        <w:jc w:val="both"/>
        <w:rPr>
          <w:i/>
        </w:rPr>
      </w:pPr>
      <w:r w:rsidRPr="008D452D">
        <w:rPr>
          <w:i/>
          <w:color w:val="231F20"/>
        </w:rPr>
        <w:t>W świetle powyższego, Obwiniony podjął się jednoczesnego reprezentowania spółek, które są przeciwnikami procesowymi. W takiej konstelacji podmiotowej Obwiniony działał w warunkach konfliktu interesów.</w:t>
      </w:r>
    </w:p>
    <w:p w14:paraId="656BDE6B" w14:textId="77777777" w:rsidR="00301207" w:rsidRPr="008D452D" w:rsidRDefault="00301207" w:rsidP="00B87D54">
      <w:pPr>
        <w:pStyle w:val="Tekstpodstawowy"/>
        <w:spacing w:line="276" w:lineRule="auto"/>
        <w:rPr>
          <w:i/>
          <w:sz w:val="22"/>
          <w:szCs w:val="22"/>
        </w:rPr>
      </w:pPr>
    </w:p>
    <w:p w14:paraId="7640A5EE" w14:textId="77777777" w:rsidR="00301207" w:rsidRPr="008D452D" w:rsidRDefault="00301207" w:rsidP="00B87D54">
      <w:pPr>
        <w:pStyle w:val="Tekstpodstawowy"/>
        <w:spacing w:before="32" w:line="276" w:lineRule="auto"/>
        <w:rPr>
          <w:i/>
          <w:sz w:val="22"/>
          <w:szCs w:val="22"/>
        </w:rPr>
      </w:pPr>
    </w:p>
    <w:p w14:paraId="292A8D5B" w14:textId="77777777" w:rsidR="00301207" w:rsidRPr="008D452D" w:rsidRDefault="00301207" w:rsidP="00B87D54">
      <w:pPr>
        <w:pStyle w:val="Nagwek3"/>
        <w:spacing w:line="276" w:lineRule="auto"/>
        <w:ind w:left="0"/>
        <w:jc w:val="center"/>
        <w:rPr>
          <w:sz w:val="22"/>
          <w:szCs w:val="22"/>
        </w:rPr>
      </w:pPr>
      <w:r w:rsidRPr="008D452D">
        <w:rPr>
          <w:color w:val="231F20"/>
          <w:sz w:val="22"/>
          <w:szCs w:val="22"/>
        </w:rPr>
        <w:t>Art. 29</w:t>
      </w:r>
    </w:p>
    <w:p w14:paraId="607D9321" w14:textId="5379C62E" w:rsidR="00301207" w:rsidRPr="008D452D" w:rsidRDefault="00770790" w:rsidP="00B87D54">
      <w:pPr>
        <w:pStyle w:val="Akapitzlist"/>
        <w:numPr>
          <w:ilvl w:val="0"/>
          <w:numId w:val="215"/>
        </w:numPr>
        <w:tabs>
          <w:tab w:val="left" w:pos="253"/>
        </w:tabs>
        <w:spacing w:before="150" w:line="276" w:lineRule="auto"/>
        <w:ind w:left="0" w:right="0" w:hanging="201"/>
        <w:rPr>
          <w:b/>
        </w:rPr>
      </w:pPr>
      <w:r w:rsidRPr="008D452D">
        <w:rPr>
          <w:b/>
          <w:bCs/>
        </w:rPr>
        <w:t>Radca prawny nie może doradzać</w:t>
      </w:r>
      <w:r w:rsidR="00301207" w:rsidRPr="008D452D">
        <w:rPr>
          <w:b/>
          <w:color w:val="231F20"/>
        </w:rPr>
        <w:t>:</w:t>
      </w:r>
    </w:p>
    <w:p w14:paraId="4C82463C" w14:textId="77777777" w:rsidR="00301207" w:rsidRPr="008D452D" w:rsidRDefault="00301207" w:rsidP="00B87D54">
      <w:pPr>
        <w:pStyle w:val="Akapitzlist"/>
        <w:numPr>
          <w:ilvl w:val="1"/>
          <w:numId w:val="215"/>
        </w:numPr>
        <w:tabs>
          <w:tab w:val="left" w:pos="332"/>
          <w:tab w:val="left" w:pos="335"/>
        </w:tabs>
        <w:spacing w:before="18" w:line="276" w:lineRule="auto"/>
        <w:ind w:left="0" w:right="165"/>
        <w:rPr>
          <w:b/>
        </w:rPr>
      </w:pPr>
      <w:r w:rsidRPr="008D452D">
        <w:rPr>
          <w:b/>
          <w:color w:val="231F20"/>
        </w:rPr>
        <w:t>klientowi, którego interesy są sprzeczne z interesami innego klienta w tej samej sprawie lub w sprawie z nią związanej;</w:t>
      </w:r>
    </w:p>
    <w:p w14:paraId="3CCD3F31" w14:textId="77777777" w:rsidR="00301207" w:rsidRPr="008D452D" w:rsidRDefault="00301207" w:rsidP="00B87D54">
      <w:pPr>
        <w:pStyle w:val="Akapitzlist"/>
        <w:numPr>
          <w:ilvl w:val="1"/>
          <w:numId w:val="215"/>
        </w:numPr>
        <w:tabs>
          <w:tab w:val="left" w:pos="332"/>
          <w:tab w:val="left" w:pos="335"/>
        </w:tabs>
        <w:spacing w:line="276" w:lineRule="auto"/>
        <w:ind w:left="0" w:right="163"/>
        <w:rPr>
          <w:b/>
        </w:rPr>
      </w:pPr>
      <w:r w:rsidRPr="008D452D">
        <w:rPr>
          <w:b/>
          <w:color w:val="231F20"/>
        </w:rPr>
        <w:t>klientowi, jeżeli jego interesy są sprzeczne w tej samej sprawie lub w sprawie z nią związanej z interesami osoby, na rzecz której radca prawny uprzednio wykonywał czynności zawodowe.</w:t>
      </w:r>
    </w:p>
    <w:p w14:paraId="28FE1B03" w14:textId="77777777" w:rsidR="00301207" w:rsidRPr="008D452D" w:rsidRDefault="00301207" w:rsidP="00B87D54">
      <w:pPr>
        <w:pStyle w:val="Akapitzlist"/>
        <w:numPr>
          <w:ilvl w:val="0"/>
          <w:numId w:val="215"/>
        </w:numPr>
        <w:tabs>
          <w:tab w:val="left" w:pos="285"/>
        </w:tabs>
        <w:spacing w:before="25" w:line="276" w:lineRule="auto"/>
        <w:ind w:left="0" w:right="163" w:firstLine="0"/>
        <w:rPr>
          <w:b/>
        </w:rPr>
      </w:pPr>
      <w:r w:rsidRPr="008D452D">
        <w:rPr>
          <w:b/>
          <w:color w:val="231F20"/>
        </w:rPr>
        <w:t>Zakazy doradzania, o których mowa w ust. 1, nie obowiązują, jeżeli klient lub klienci oraz osoby, na rzecz których radca prawny uprzednio wykonywał czynności zawodowe, wyrazili na takie działanie zgodę. Radca prawny nie może jednak uzyskać takiej zgody, jeżeli jest lub był obrońcą w sprawie karnej co najmniej jednego z nich.</w:t>
      </w:r>
    </w:p>
    <w:p w14:paraId="364F493A" w14:textId="5F2EB57E" w:rsidR="00684174" w:rsidRPr="008D452D" w:rsidRDefault="00684174" w:rsidP="00B87D54">
      <w:pPr>
        <w:pStyle w:val="Akapitzlist"/>
        <w:numPr>
          <w:ilvl w:val="0"/>
          <w:numId w:val="215"/>
        </w:numPr>
        <w:tabs>
          <w:tab w:val="left" w:pos="281"/>
        </w:tabs>
        <w:spacing w:before="25" w:line="276" w:lineRule="auto"/>
        <w:ind w:left="0" w:right="161"/>
        <w:rPr>
          <w:b/>
        </w:rPr>
      </w:pPr>
      <w:r w:rsidRPr="008D452D">
        <w:rPr>
          <w:b/>
          <w:color w:val="231F20"/>
        </w:rPr>
        <w:t>Uchylony.</w:t>
      </w:r>
    </w:p>
    <w:p w14:paraId="371C6C62" w14:textId="77777777" w:rsidR="00301207" w:rsidRPr="008D452D" w:rsidRDefault="00301207" w:rsidP="00B87D54">
      <w:pPr>
        <w:pStyle w:val="Tekstpodstawowy"/>
        <w:spacing w:before="15" w:line="276" w:lineRule="auto"/>
        <w:rPr>
          <w:b/>
          <w:sz w:val="22"/>
          <w:szCs w:val="22"/>
        </w:rPr>
      </w:pPr>
    </w:p>
    <w:p w14:paraId="5876AD2A" w14:textId="7A4078AC" w:rsidR="00301207" w:rsidRPr="008D452D" w:rsidRDefault="00301207" w:rsidP="00B87D54">
      <w:pPr>
        <w:pStyle w:val="Akapitzlist"/>
        <w:numPr>
          <w:ilvl w:val="0"/>
          <w:numId w:val="23"/>
        </w:numPr>
        <w:tabs>
          <w:tab w:val="left" w:pos="636"/>
        </w:tabs>
        <w:spacing w:line="276" w:lineRule="auto"/>
        <w:ind w:left="0" w:firstLine="226"/>
        <w:jc w:val="both"/>
      </w:pPr>
      <w:r w:rsidRPr="008D452D">
        <w:rPr>
          <w:color w:val="231F20"/>
        </w:rPr>
        <w:t xml:space="preserve">Postanowienie to reguluje konfiguracje konfliktu interesów między aktualnymi klientami oraz aktualnym i byłym klientem </w:t>
      </w:r>
      <w:r w:rsidRPr="008D452D">
        <w:rPr>
          <w:b/>
          <w:color w:val="231F20"/>
        </w:rPr>
        <w:t>w zakresie czynności zawodowych doradztwa prawnego</w:t>
      </w:r>
      <w:r w:rsidRPr="008D452D">
        <w:rPr>
          <w:color w:val="231F20"/>
        </w:rPr>
        <w:t xml:space="preserve">. Określenie standardu w odniesieniu do tych konfiguracji znajduje się w ust. 1 pkt 1 i 2 omawianego postanowienia. Obejmuje ono w obydwu przypadkach zakazy świadczenia doradztwa prawnego w tej samej sprawie lub sprawie z nią związanej (na temat kryteriów tożsamości i powiązania spraw – zob. </w:t>
      </w:r>
      <w:commentRangeStart w:id="41"/>
      <w:commentRangeStart w:id="42"/>
      <w:r w:rsidRPr="008D452D">
        <w:rPr>
          <w:color w:val="231F20"/>
        </w:rPr>
        <w:t>uwaga nr 2 do art. 28 KERP</w:t>
      </w:r>
      <w:commentRangeEnd w:id="41"/>
      <w:r w:rsidR="00E9294E">
        <w:rPr>
          <w:rStyle w:val="Odwoaniedokomentarza"/>
        </w:rPr>
        <w:commentReference w:id="41"/>
      </w:r>
      <w:commentRangeEnd w:id="42"/>
      <w:r w:rsidR="00A360E6">
        <w:rPr>
          <w:rStyle w:val="Odwoaniedokomentarza"/>
        </w:rPr>
        <w:commentReference w:id="42"/>
      </w:r>
      <w:r w:rsidRPr="008D452D">
        <w:rPr>
          <w:color w:val="231F20"/>
        </w:rPr>
        <w:t xml:space="preserve">), jeśli na ich gruncie zachodzi między klientami sprzeczność interesów (na temat kryteriów sprzeczności interesów – </w:t>
      </w:r>
      <w:commentRangeStart w:id="43"/>
      <w:commentRangeStart w:id="44"/>
      <w:r w:rsidRPr="008D452D">
        <w:rPr>
          <w:color w:val="231F20"/>
        </w:rPr>
        <w:t>zob. uwaga nr 3 do art. 28 KERP</w:t>
      </w:r>
      <w:commentRangeEnd w:id="43"/>
      <w:r w:rsidR="00B177D7">
        <w:rPr>
          <w:rStyle w:val="Odwoaniedokomentarza"/>
        </w:rPr>
        <w:commentReference w:id="43"/>
      </w:r>
      <w:commentRangeEnd w:id="44"/>
      <w:r w:rsidR="00A360E6">
        <w:rPr>
          <w:rStyle w:val="Odwoaniedokomentarza"/>
        </w:rPr>
        <w:commentReference w:id="44"/>
      </w:r>
      <w:r w:rsidRPr="008D452D">
        <w:rPr>
          <w:color w:val="231F20"/>
        </w:rPr>
        <w:t>).</w:t>
      </w:r>
    </w:p>
    <w:p w14:paraId="5BDDFB9F" w14:textId="4C7B0BF6" w:rsidR="00301207" w:rsidRPr="008D452D" w:rsidRDefault="00301207" w:rsidP="00B87D54">
      <w:pPr>
        <w:pStyle w:val="Tekstpodstawowy"/>
        <w:spacing w:line="276" w:lineRule="auto"/>
        <w:ind w:right="49" w:firstLine="543"/>
        <w:jc w:val="both"/>
        <w:rPr>
          <w:sz w:val="22"/>
          <w:szCs w:val="22"/>
        </w:rPr>
      </w:pPr>
      <w:r w:rsidRPr="008D452D">
        <w:rPr>
          <w:color w:val="231F20"/>
          <w:sz w:val="22"/>
          <w:szCs w:val="22"/>
        </w:rPr>
        <w:t xml:space="preserve">Istotnym elementem zastosowania standardu omawianego postanowienia jest również to, jakie reguły odnoszą się do sytuacji, gdy na rzecz klientów świadczone są lub były różne czynności zawodowe, tj. radca prawny jest lub był obrońcą lub pełnomocnikiem jednego, a na rzecz drugiego świadczył doradztwo prawne. Dochodzi wówczas do zbiegu standardów konfliktu interesów zawartych w art. 28 i 29 KERP. Zagadnienie to zostało omówione w </w:t>
      </w:r>
      <w:commentRangeStart w:id="45"/>
      <w:commentRangeStart w:id="46"/>
      <w:r w:rsidRPr="008D452D">
        <w:rPr>
          <w:color w:val="231F20"/>
          <w:sz w:val="22"/>
          <w:szCs w:val="22"/>
        </w:rPr>
        <w:t>uwagach nr 4 i 5 do art. 28 KERP</w:t>
      </w:r>
      <w:commentRangeEnd w:id="45"/>
      <w:r w:rsidR="00E9294E">
        <w:rPr>
          <w:rStyle w:val="Odwoaniedokomentarza"/>
        </w:rPr>
        <w:commentReference w:id="45"/>
      </w:r>
      <w:commentRangeEnd w:id="46"/>
      <w:r w:rsidR="00A360E6">
        <w:rPr>
          <w:rStyle w:val="Odwoaniedokomentarza"/>
        </w:rPr>
        <w:commentReference w:id="46"/>
      </w:r>
      <w:r w:rsidRPr="008D452D">
        <w:rPr>
          <w:color w:val="231F20"/>
          <w:sz w:val="22"/>
          <w:szCs w:val="22"/>
        </w:rPr>
        <w:t>.</w:t>
      </w:r>
    </w:p>
    <w:p w14:paraId="364CDD1D" w14:textId="2786A8A5" w:rsidR="00301207" w:rsidRPr="008D452D" w:rsidRDefault="00301207" w:rsidP="00B87D54">
      <w:pPr>
        <w:pStyle w:val="Akapitzlist"/>
        <w:numPr>
          <w:ilvl w:val="0"/>
          <w:numId w:val="23"/>
        </w:numPr>
        <w:tabs>
          <w:tab w:val="left" w:pos="658"/>
        </w:tabs>
        <w:spacing w:line="276" w:lineRule="auto"/>
        <w:ind w:left="0" w:right="48" w:firstLine="226"/>
        <w:jc w:val="both"/>
      </w:pPr>
      <w:r w:rsidRPr="008D452D">
        <w:rPr>
          <w:color w:val="231F20"/>
        </w:rPr>
        <w:t xml:space="preserve">Omawiane postanowienie wprowadza </w:t>
      </w:r>
      <w:r w:rsidRPr="008D452D">
        <w:rPr>
          <w:b/>
          <w:color w:val="231F20"/>
        </w:rPr>
        <w:t xml:space="preserve">możliwość uzyskania zgody klientów lub klienta i byłego klienta na wykonywanie czynności doradztwa prawnego na ich rzecz mimo występowania sytuacji konfliktu interesów </w:t>
      </w:r>
      <w:r w:rsidRPr="008D452D">
        <w:rPr>
          <w:color w:val="231F20"/>
        </w:rPr>
        <w:t xml:space="preserve">określonych w ust. 1. Jest to jeden ze sposobów zarządzania konfliktem, </w:t>
      </w:r>
      <w:r w:rsidRPr="008D452D">
        <w:rPr>
          <w:color w:val="231F20"/>
        </w:rPr>
        <w:lastRenderedPageBreak/>
        <w:t>o których była mowa w komentarzu do art. 26 KERP. W związku z problematyką uzyskiwania zgody klienta należy sformułować kilka uwag.</w:t>
      </w:r>
    </w:p>
    <w:p w14:paraId="15162761" w14:textId="55E0DF47" w:rsidR="00FC3CE1" w:rsidRPr="008D452D" w:rsidRDefault="00FC3CE1" w:rsidP="00B87D54">
      <w:pPr>
        <w:tabs>
          <w:tab w:val="left" w:pos="658"/>
        </w:tabs>
        <w:spacing w:line="276" w:lineRule="auto"/>
        <w:ind w:right="48"/>
        <w:jc w:val="both"/>
      </w:pPr>
      <w:r w:rsidRPr="008D452D">
        <w:tab/>
        <w:t xml:space="preserve">Przede wszystkim nowelizacją z 2022 </w:t>
      </w:r>
      <w:r w:rsidR="008D452D" w:rsidRPr="008D452D">
        <w:t xml:space="preserve">r. </w:t>
      </w:r>
      <w:r w:rsidRPr="008D452D">
        <w:t xml:space="preserve">wprowadzono ogólną definicję zgody klienta zawartą w art. 5 pkt 9 KERP. Nie istnieje więc potrzeba dodatkowego </w:t>
      </w:r>
      <w:r w:rsidR="00D662C0" w:rsidRPr="008D452D">
        <w:t>z</w:t>
      </w:r>
      <w:r w:rsidRPr="008D452D">
        <w:t>definiowania tego pojęcia w art. 29 ust. 3</w:t>
      </w:r>
      <w:r w:rsidR="00D662C0" w:rsidRPr="008D452D">
        <w:t xml:space="preserve">, a w konsekwencji został on skreślony. Zgodnie z powyższym przepisem ilekroć mowa o </w:t>
      </w:r>
      <w:r w:rsidRPr="008D452D">
        <w:t>zgodzie klienta – rozumie się przez to wyrażone przez klienta oświadczenie o akceptacji określonego sposobu działania lub zaniechania przez radcę prawnego w toku świadczenia pomocy prawnej, złożone po poinformowaniu klienta o okolicznościach stanowiących istotę danego działania lub zaniechania, jego skutkach, zagrożeniach z nim związanych oraz możliwych bądź wyłączonych przez taką zgodę działaniach alternatywnych.</w:t>
      </w:r>
    </w:p>
    <w:p w14:paraId="3DCB6366" w14:textId="42061D2E" w:rsidR="00301207" w:rsidRPr="008D452D" w:rsidRDefault="00D662C0" w:rsidP="00B87D54">
      <w:pPr>
        <w:pStyle w:val="Tekstpodstawowy"/>
        <w:spacing w:line="276" w:lineRule="auto"/>
        <w:ind w:right="49" w:firstLine="543"/>
        <w:jc w:val="both"/>
        <w:rPr>
          <w:sz w:val="22"/>
          <w:szCs w:val="22"/>
        </w:rPr>
      </w:pPr>
      <w:r w:rsidRPr="008D452D">
        <w:rPr>
          <w:color w:val="231F20"/>
          <w:sz w:val="22"/>
          <w:szCs w:val="22"/>
        </w:rPr>
        <w:t xml:space="preserve">W związku z tą definicją </w:t>
      </w:r>
      <w:r w:rsidR="00301207" w:rsidRPr="008D452D">
        <w:rPr>
          <w:color w:val="231F20"/>
          <w:sz w:val="22"/>
          <w:szCs w:val="22"/>
        </w:rPr>
        <w:t>należy zauważyć, że rozwiązania KERP opierają się na koncepcji tzw. świadomej zgody (</w:t>
      </w:r>
      <w:proofErr w:type="spellStart"/>
      <w:r w:rsidR="00301207" w:rsidRPr="008D452D">
        <w:rPr>
          <w:i/>
          <w:color w:val="231F20"/>
          <w:sz w:val="22"/>
          <w:szCs w:val="22"/>
        </w:rPr>
        <w:t>informed</w:t>
      </w:r>
      <w:proofErr w:type="spellEnd"/>
      <w:r w:rsidR="00301207" w:rsidRPr="008D452D">
        <w:rPr>
          <w:i/>
          <w:color w:val="231F20"/>
          <w:sz w:val="22"/>
          <w:szCs w:val="22"/>
        </w:rPr>
        <w:t xml:space="preserve"> </w:t>
      </w:r>
      <w:proofErr w:type="spellStart"/>
      <w:r w:rsidR="00301207" w:rsidRPr="008D452D">
        <w:rPr>
          <w:i/>
          <w:color w:val="231F20"/>
          <w:sz w:val="22"/>
          <w:szCs w:val="22"/>
        </w:rPr>
        <w:t>consent</w:t>
      </w:r>
      <w:proofErr w:type="spellEnd"/>
      <w:r w:rsidR="00301207" w:rsidRPr="008D452D">
        <w:rPr>
          <w:color w:val="231F20"/>
          <w:sz w:val="22"/>
          <w:szCs w:val="22"/>
        </w:rPr>
        <w:t xml:space="preserve">) znanej z etyki zawodów medycznych i zawodów prawniczych. Jednym z jej podstawowych celów jest poszerzenie i zabezpieczenie autonomii klienta, a więc – najogólniej rzecz biorąc – sytuacji, w której jest on podmiotem, a nie przedmiotem w relacji z profesjonalistą. Uzyskiwanie zgody klienta jest zatem rozwiązaniem służącym temu, aby kluczowe decyzje dotyczące prowadzenia sprawy były podejmowane przez niego samodzielnie, a nie jednostronnie przez prawnika. Jednocześnie, aby wyrównać wszelkiego rodzaju faktyczną przewagę tego ostatniego, wynikającą z reguły z większej wiedzy i doświadczenia, zgoda ta ma być w pełni świadoma, a więc poprzedzona wyczerpującym poinformowaniem klienta o istocie i skutkach owej decyzji, a także upewnieniu się, że są one dla niego zrozumiałe. W ten sposób autonomia klienta może zostać zagwarantowana nie tylko w zakresie normatywnego ukształtowania relacji z klientem, ale także w odniesieniu do faktycznie występującego paternalizmu czy dominacji prawników (zob. P. </w:t>
      </w:r>
      <w:proofErr w:type="spellStart"/>
      <w:r w:rsidR="00301207" w:rsidRPr="008D452D">
        <w:rPr>
          <w:color w:val="231F20"/>
          <w:sz w:val="22"/>
          <w:szCs w:val="22"/>
        </w:rPr>
        <w:t>Łabieniec</w:t>
      </w:r>
      <w:proofErr w:type="spellEnd"/>
      <w:r w:rsidR="00301207" w:rsidRPr="008D452D">
        <w:rPr>
          <w:color w:val="231F20"/>
          <w:sz w:val="22"/>
          <w:szCs w:val="22"/>
        </w:rPr>
        <w:t xml:space="preserve">, </w:t>
      </w:r>
      <w:r w:rsidR="00301207" w:rsidRPr="008D452D">
        <w:rPr>
          <w:i/>
          <w:color w:val="231F20"/>
          <w:sz w:val="22"/>
          <w:szCs w:val="22"/>
        </w:rPr>
        <w:t>Paternalizm w prawie i etyce zawodowej</w:t>
      </w:r>
      <w:r w:rsidR="00301207" w:rsidRPr="008D452D">
        <w:rPr>
          <w:color w:val="231F20"/>
          <w:sz w:val="22"/>
          <w:szCs w:val="22"/>
        </w:rPr>
        <w:t>, „Filozofia Publiczna i Edukacja Demokratyczna” 2013</w:t>
      </w:r>
      <w:r w:rsidR="006163B8">
        <w:rPr>
          <w:color w:val="231F20"/>
          <w:sz w:val="22"/>
          <w:szCs w:val="22"/>
        </w:rPr>
        <w:t>/</w:t>
      </w:r>
      <w:r w:rsidR="00301207" w:rsidRPr="008D452D">
        <w:rPr>
          <w:color w:val="231F20"/>
          <w:sz w:val="22"/>
          <w:szCs w:val="22"/>
        </w:rPr>
        <w:t>2, s. 181 i n.).</w:t>
      </w:r>
    </w:p>
    <w:p w14:paraId="47DFE332" w14:textId="56705D28" w:rsidR="00301207" w:rsidRPr="008D452D" w:rsidRDefault="00301207" w:rsidP="00B87D54">
      <w:pPr>
        <w:pStyle w:val="Tekstpodstawowy"/>
        <w:spacing w:line="276" w:lineRule="auto"/>
        <w:ind w:right="49" w:firstLine="543"/>
        <w:jc w:val="both"/>
        <w:rPr>
          <w:sz w:val="22"/>
          <w:szCs w:val="22"/>
        </w:rPr>
      </w:pPr>
      <w:r w:rsidRPr="008D452D">
        <w:rPr>
          <w:color w:val="231F20"/>
          <w:sz w:val="22"/>
          <w:szCs w:val="22"/>
        </w:rPr>
        <w:t>Istotne jest również to, że – co do zasady – zgoda klienta nie jest oświadczeniem woli, a więc nie mają do niej zastosowania przepisy m.in. o formie czynności prawnych czy wadach oświadczenia woli, choć oczywiście mogą być one tutaj istotną wskazówką interpretacyjną. W szczególności różnice między oświadczeniem woli a zgodą występują w odniesieniu do działania pod wpływem błędu, ponieważ w tym ostatnim przypadku mamy do czynienia z szerokim ukształtowaniem obowiązków informacyjnych profesjonalisty w stosunku do klienta oraz obowiązkiem upewnienia się, że rozumie on sytuację oraz istotę i skutki podejmowanej decyzji.</w:t>
      </w:r>
    </w:p>
    <w:p w14:paraId="731BC4E3" w14:textId="4D02678A" w:rsidR="00301207" w:rsidRPr="008D452D" w:rsidRDefault="00301207" w:rsidP="00B87D54">
      <w:pPr>
        <w:pStyle w:val="Tekstpodstawowy"/>
        <w:spacing w:line="276" w:lineRule="auto"/>
        <w:ind w:right="163" w:firstLine="656"/>
        <w:jc w:val="both"/>
        <w:rPr>
          <w:sz w:val="22"/>
          <w:szCs w:val="22"/>
        </w:rPr>
      </w:pPr>
      <w:r w:rsidRPr="008D452D">
        <w:rPr>
          <w:color w:val="231F20"/>
          <w:sz w:val="22"/>
          <w:szCs w:val="22"/>
        </w:rPr>
        <w:t xml:space="preserve">Na zagadnienie zgody klienta można również spojrzeć z perspektywy standardów komunikacji z </w:t>
      </w:r>
      <w:r w:rsidR="00F94323">
        <w:rPr>
          <w:color w:val="231F20"/>
          <w:sz w:val="22"/>
          <w:szCs w:val="22"/>
        </w:rPr>
        <w:t>nim</w:t>
      </w:r>
      <w:r w:rsidRPr="008D452D">
        <w:rPr>
          <w:color w:val="231F20"/>
          <w:sz w:val="22"/>
          <w:szCs w:val="22"/>
        </w:rPr>
        <w:t xml:space="preserve">. Wyróżnić można w tym zakresie trzy rodzaje obowiązków, tj. informowania klienta, konsultowania się z </w:t>
      </w:r>
      <w:r w:rsidR="00F94323">
        <w:rPr>
          <w:color w:val="231F20"/>
          <w:sz w:val="22"/>
          <w:szCs w:val="22"/>
        </w:rPr>
        <w:t>nim</w:t>
      </w:r>
      <w:r w:rsidR="00F94323" w:rsidRPr="008D452D">
        <w:rPr>
          <w:color w:val="231F20"/>
          <w:sz w:val="22"/>
          <w:szCs w:val="22"/>
        </w:rPr>
        <w:t xml:space="preserve"> </w:t>
      </w:r>
      <w:r w:rsidRPr="008D452D">
        <w:rPr>
          <w:color w:val="231F20"/>
          <w:sz w:val="22"/>
          <w:szCs w:val="22"/>
        </w:rPr>
        <w:t>oraz właśnie uzyskania zgody. W zależności od tego, jakie okoliczności objęte są poszczególnymi wskazanymi obowiązkami, można mówić o mniej lub bardziej paternalistycznym ukształtowaniu relacji prawnik</w:t>
      </w:r>
      <w:r w:rsidR="008D452D" w:rsidRPr="008D452D">
        <w:rPr>
          <w:color w:val="231F20"/>
          <w:sz w:val="22"/>
          <w:szCs w:val="22"/>
        </w:rPr>
        <w:t>–</w:t>
      </w:r>
      <w:r w:rsidRPr="008D452D">
        <w:rPr>
          <w:color w:val="231F20"/>
          <w:sz w:val="22"/>
          <w:szCs w:val="22"/>
        </w:rPr>
        <w:t>klient. Jak już wspomniano, im szerzej wymaga się zgody klienta, tym mniej jest owego paternalizmu.</w:t>
      </w:r>
    </w:p>
    <w:p w14:paraId="3C08A31E" w14:textId="57D603A9" w:rsidR="00301207" w:rsidRPr="008D452D" w:rsidRDefault="00301207" w:rsidP="00B87D54">
      <w:pPr>
        <w:pStyle w:val="Tekstpodstawowy"/>
        <w:spacing w:line="276" w:lineRule="auto"/>
        <w:ind w:right="162" w:firstLine="656"/>
        <w:jc w:val="both"/>
        <w:rPr>
          <w:sz w:val="22"/>
          <w:szCs w:val="22"/>
        </w:rPr>
      </w:pPr>
      <w:r w:rsidRPr="008D452D">
        <w:rPr>
          <w:color w:val="231F20"/>
          <w:sz w:val="22"/>
          <w:szCs w:val="22"/>
        </w:rPr>
        <w:t xml:space="preserve">Postanowienia KERP wymagają zgody klienta – poza omawianym postanowieniem – w przypadku </w:t>
      </w:r>
      <w:r w:rsidR="00D662C0" w:rsidRPr="008D452D">
        <w:rPr>
          <w:color w:val="231F20"/>
          <w:sz w:val="22"/>
          <w:szCs w:val="22"/>
        </w:rPr>
        <w:t xml:space="preserve">stosowania barier informacyjnych jako sposobu zarządzania konfliktem interesów w sytuacji jego przypisania (art. 26a ust. 2), </w:t>
      </w:r>
      <w:r w:rsidRPr="008D452D">
        <w:rPr>
          <w:color w:val="231F20"/>
          <w:sz w:val="22"/>
          <w:szCs w:val="22"/>
        </w:rPr>
        <w:t>informowania o wykonywaniu zawodu z użyciem wykazu klientów lub danych umożliwiających ich identyfikację (art. 32</w:t>
      </w:r>
      <w:r w:rsidR="00283AEC" w:rsidRPr="008D452D">
        <w:rPr>
          <w:color w:val="231F20"/>
          <w:sz w:val="22"/>
          <w:szCs w:val="22"/>
        </w:rPr>
        <w:t xml:space="preserve"> ust. 2</w:t>
      </w:r>
      <w:r w:rsidRPr="008D452D">
        <w:rPr>
          <w:color w:val="231F20"/>
          <w:sz w:val="22"/>
          <w:szCs w:val="22"/>
        </w:rPr>
        <w:t xml:space="preserve">), </w:t>
      </w:r>
      <w:r w:rsidR="00283AEC" w:rsidRPr="008D452D">
        <w:rPr>
          <w:color w:val="231F20"/>
          <w:sz w:val="22"/>
          <w:szCs w:val="22"/>
        </w:rPr>
        <w:t>podawania przez radcę prawnego w ramach przetargów lub konkursów informacji o sprawach prowadzonych na rzecz klienta, o ile wymagają tego przepisy prawa (33 ust. 4)</w:t>
      </w:r>
      <w:r w:rsidRPr="008D452D">
        <w:rPr>
          <w:color w:val="231F20"/>
          <w:sz w:val="22"/>
          <w:szCs w:val="22"/>
        </w:rPr>
        <w:t>, przekazania środków z rachunku odrębnego na rachunek radcy prawnego z tytułu zapłaty wynagrodzenia (art. 37 ust. 4)</w:t>
      </w:r>
      <w:r w:rsidR="00BE6AC4" w:rsidRPr="008D452D">
        <w:rPr>
          <w:color w:val="231F20"/>
          <w:sz w:val="22"/>
          <w:szCs w:val="22"/>
        </w:rPr>
        <w:t xml:space="preserve">, odstąpienia od obowiązku informowania klienta o przebiegu sprawy i jej wyniku w sposób z nim uzgodniony, w szczególności o skutkach podejmowanych czynności procesowych (art. 44 ust. 1) </w:t>
      </w:r>
      <w:r w:rsidRPr="008D452D">
        <w:rPr>
          <w:color w:val="231F20"/>
          <w:sz w:val="22"/>
          <w:szCs w:val="22"/>
        </w:rPr>
        <w:t xml:space="preserve">oraz </w:t>
      </w:r>
      <w:r w:rsidR="00BE6AC4" w:rsidRPr="008D452D">
        <w:rPr>
          <w:color w:val="231F20"/>
          <w:sz w:val="22"/>
          <w:szCs w:val="22"/>
        </w:rPr>
        <w:t xml:space="preserve">skierowania sprawy do polubownego załatwienia lub </w:t>
      </w:r>
      <w:r w:rsidRPr="008D452D">
        <w:rPr>
          <w:color w:val="231F20"/>
          <w:sz w:val="22"/>
          <w:szCs w:val="22"/>
        </w:rPr>
        <w:t xml:space="preserve">dokonania czynności procesowych obejmujących wniesienie pozwu, uznanie powództwa, zawarcie ugody, cofnięcie powództwa (art. 44 ust. 2). W przeciwieństwie do </w:t>
      </w:r>
      <w:r w:rsidRPr="008D452D">
        <w:rPr>
          <w:color w:val="231F20"/>
          <w:sz w:val="22"/>
          <w:szCs w:val="22"/>
        </w:rPr>
        <w:lastRenderedPageBreak/>
        <w:t>poprzednich, postanowienia KERP nie przewidują obowiązku uzyskania zgody na zaniechanie wniesienia środka odwoławczego.</w:t>
      </w:r>
    </w:p>
    <w:p w14:paraId="60F6EEFF" w14:textId="0875E97F" w:rsidR="00301207" w:rsidRPr="008D452D" w:rsidRDefault="00301207" w:rsidP="00B87D54">
      <w:pPr>
        <w:pStyle w:val="Akapitzlist"/>
        <w:numPr>
          <w:ilvl w:val="0"/>
          <w:numId w:val="23"/>
        </w:numPr>
        <w:tabs>
          <w:tab w:val="left" w:pos="482"/>
        </w:tabs>
        <w:spacing w:before="230" w:line="276" w:lineRule="auto"/>
        <w:ind w:left="0" w:right="161" w:firstLine="226"/>
        <w:jc w:val="both"/>
      </w:pPr>
      <w:r w:rsidRPr="008D452D">
        <w:rPr>
          <w:color w:val="231F20"/>
        </w:rPr>
        <w:t>Omawiane postanowienie przewiduje możliwość uzyskania zgody klienta w odniesieniu do wszystkich przypadków konfliktu interesów określonych w ust. 1, z tym jednak zastrzeżeniem, że radca prawny nie może jednak uzyskać takiej zgody, jeżeli jest lub był obrońcą w sprawie karnej jednego z klientów. Należy także zaznaczyć, że – jak już wspomniano – na podstawie art. 28 ust. 2 KERP wyłączone jest doradztwo prawne przeciwnikowi procesowemu w jakiejkolwiek sprawie i nie ma możliwości uzyskania zgody klientów w tym zakresie.</w:t>
      </w:r>
    </w:p>
    <w:p w14:paraId="6CD3CCAA" w14:textId="47875090" w:rsidR="008D452D" w:rsidRPr="008D452D" w:rsidRDefault="00301207" w:rsidP="00B87D54">
      <w:pPr>
        <w:pStyle w:val="Tekstpodstawowy"/>
        <w:spacing w:line="276" w:lineRule="auto"/>
        <w:ind w:right="49" w:firstLine="543"/>
        <w:jc w:val="both"/>
        <w:rPr>
          <w:color w:val="231F20"/>
          <w:sz w:val="22"/>
          <w:szCs w:val="22"/>
        </w:rPr>
      </w:pPr>
      <w:r w:rsidRPr="008D452D">
        <w:rPr>
          <w:color w:val="231F20"/>
          <w:sz w:val="22"/>
          <w:szCs w:val="22"/>
        </w:rPr>
        <w:t xml:space="preserve">Zgodnie </w:t>
      </w:r>
      <w:r w:rsidR="0015420E">
        <w:rPr>
          <w:color w:val="231F20"/>
          <w:sz w:val="22"/>
          <w:szCs w:val="22"/>
        </w:rPr>
        <w:t xml:space="preserve">z </w:t>
      </w:r>
      <w:r w:rsidR="00DD0669" w:rsidRPr="008D452D">
        <w:rPr>
          <w:color w:val="231F20"/>
          <w:sz w:val="22"/>
          <w:szCs w:val="22"/>
        </w:rPr>
        <w:t>art. 5 pkt 9 KERP</w:t>
      </w:r>
      <w:r w:rsidRPr="008D452D">
        <w:rPr>
          <w:color w:val="231F20"/>
          <w:sz w:val="22"/>
          <w:szCs w:val="22"/>
        </w:rPr>
        <w:t xml:space="preserve"> </w:t>
      </w:r>
      <w:r w:rsidRPr="008D452D">
        <w:rPr>
          <w:b/>
          <w:color w:val="231F20"/>
          <w:sz w:val="22"/>
          <w:szCs w:val="22"/>
        </w:rPr>
        <w:t xml:space="preserve">zakres informacji przekazywanych klientowi przy uzyskiwaniu zgody </w:t>
      </w:r>
      <w:r w:rsidRPr="008D452D">
        <w:rPr>
          <w:color w:val="231F20"/>
          <w:sz w:val="22"/>
          <w:szCs w:val="22"/>
        </w:rPr>
        <w:t xml:space="preserve">jest szeroki i obejmuje łącznie informacje o: </w:t>
      </w:r>
    </w:p>
    <w:p w14:paraId="2DCD20F2" w14:textId="77777777" w:rsidR="008D452D" w:rsidRPr="008D452D" w:rsidRDefault="00301207" w:rsidP="00B87D54">
      <w:pPr>
        <w:pStyle w:val="Tekstpodstawowy"/>
        <w:spacing w:line="276" w:lineRule="auto"/>
        <w:ind w:right="49" w:firstLine="543"/>
        <w:jc w:val="both"/>
        <w:rPr>
          <w:color w:val="231F20"/>
          <w:sz w:val="22"/>
          <w:szCs w:val="22"/>
        </w:rPr>
      </w:pPr>
      <w:r w:rsidRPr="008D452D">
        <w:rPr>
          <w:color w:val="231F20"/>
          <w:sz w:val="22"/>
          <w:szCs w:val="22"/>
        </w:rPr>
        <w:t xml:space="preserve">1) okolicznościach stanowiących istotę </w:t>
      </w:r>
      <w:r w:rsidR="00DD0669" w:rsidRPr="008D452D">
        <w:rPr>
          <w:color w:val="231F20"/>
          <w:sz w:val="22"/>
          <w:szCs w:val="22"/>
        </w:rPr>
        <w:t>danego działania lub zaniechania</w:t>
      </w:r>
      <w:r w:rsidRPr="008D452D">
        <w:rPr>
          <w:color w:val="231F20"/>
          <w:sz w:val="22"/>
          <w:szCs w:val="22"/>
        </w:rPr>
        <w:t xml:space="preserve">, </w:t>
      </w:r>
    </w:p>
    <w:p w14:paraId="0C2010BF" w14:textId="77777777" w:rsidR="008D452D" w:rsidRPr="008D452D" w:rsidRDefault="00301207" w:rsidP="00B87D54">
      <w:pPr>
        <w:pStyle w:val="Tekstpodstawowy"/>
        <w:spacing w:line="276" w:lineRule="auto"/>
        <w:ind w:right="49" w:firstLine="543"/>
        <w:jc w:val="both"/>
        <w:rPr>
          <w:color w:val="231F20"/>
          <w:sz w:val="22"/>
          <w:szCs w:val="22"/>
        </w:rPr>
      </w:pPr>
      <w:r w:rsidRPr="008D452D">
        <w:rPr>
          <w:color w:val="231F20"/>
          <w:sz w:val="22"/>
          <w:szCs w:val="22"/>
        </w:rPr>
        <w:t xml:space="preserve">2) jego źródle, </w:t>
      </w:r>
    </w:p>
    <w:p w14:paraId="3DD798C2" w14:textId="77777777" w:rsidR="008D452D" w:rsidRPr="008D452D" w:rsidRDefault="00301207" w:rsidP="00B87D54">
      <w:pPr>
        <w:pStyle w:val="Tekstpodstawowy"/>
        <w:spacing w:line="276" w:lineRule="auto"/>
        <w:ind w:right="49" w:firstLine="543"/>
        <w:jc w:val="both"/>
        <w:rPr>
          <w:color w:val="231F20"/>
          <w:sz w:val="22"/>
          <w:szCs w:val="22"/>
        </w:rPr>
      </w:pPr>
      <w:r w:rsidRPr="008D452D">
        <w:rPr>
          <w:color w:val="231F20"/>
          <w:sz w:val="22"/>
          <w:szCs w:val="22"/>
        </w:rPr>
        <w:t xml:space="preserve">3) skutkach proponowanego działania, </w:t>
      </w:r>
    </w:p>
    <w:p w14:paraId="52223CE2" w14:textId="77777777" w:rsidR="008D452D" w:rsidRPr="008D452D" w:rsidRDefault="00301207" w:rsidP="00B87D54">
      <w:pPr>
        <w:pStyle w:val="Tekstpodstawowy"/>
        <w:spacing w:line="276" w:lineRule="auto"/>
        <w:ind w:right="49" w:firstLine="543"/>
        <w:jc w:val="both"/>
        <w:rPr>
          <w:color w:val="231F20"/>
          <w:sz w:val="22"/>
          <w:szCs w:val="22"/>
        </w:rPr>
      </w:pPr>
      <w:r w:rsidRPr="008D452D">
        <w:rPr>
          <w:color w:val="231F20"/>
          <w:sz w:val="22"/>
          <w:szCs w:val="22"/>
        </w:rPr>
        <w:t xml:space="preserve">4) zagrożeniu z tym związanym, </w:t>
      </w:r>
    </w:p>
    <w:p w14:paraId="73F04A28" w14:textId="77777777" w:rsidR="008D452D" w:rsidRPr="008D452D" w:rsidRDefault="00301207" w:rsidP="00B87D54">
      <w:pPr>
        <w:pStyle w:val="Tekstpodstawowy"/>
        <w:spacing w:line="276" w:lineRule="auto"/>
        <w:ind w:right="49" w:firstLine="543"/>
        <w:jc w:val="both"/>
        <w:rPr>
          <w:color w:val="231F20"/>
          <w:sz w:val="22"/>
          <w:szCs w:val="22"/>
        </w:rPr>
      </w:pPr>
      <w:r w:rsidRPr="008D452D">
        <w:rPr>
          <w:color w:val="231F20"/>
          <w:sz w:val="22"/>
          <w:szCs w:val="22"/>
        </w:rPr>
        <w:t xml:space="preserve">5) możliwych bądź wyłączonych przez taką zgodę działaniach alternatywnych. </w:t>
      </w:r>
    </w:p>
    <w:p w14:paraId="7C3B980B" w14:textId="704AE974" w:rsidR="00301207" w:rsidRPr="008D452D" w:rsidRDefault="00301207" w:rsidP="00B87D54">
      <w:pPr>
        <w:pStyle w:val="Tekstpodstawowy"/>
        <w:spacing w:line="276" w:lineRule="auto"/>
        <w:ind w:right="49" w:firstLine="543"/>
        <w:jc w:val="both"/>
        <w:rPr>
          <w:sz w:val="22"/>
          <w:szCs w:val="22"/>
        </w:rPr>
      </w:pPr>
      <w:r w:rsidRPr="008D452D">
        <w:rPr>
          <w:color w:val="231F20"/>
          <w:sz w:val="22"/>
          <w:szCs w:val="22"/>
        </w:rPr>
        <w:t xml:space="preserve">Zgoda nie może więc mieć charakteru blankietowego. Oznacza to, że klienci lub klient i były klient powinni uzyskać wszechstronną informację dotyczącego tego, jakie podmioty uczestniczą w sytuacji konfliktu interesów oraz kiedy i jakiego rodzaju czynności są lub były dokonywane na ich rzecz przez radcę prawnego. Ponadto informacja powinna dotyczyć tego, że będzie on </w:t>
      </w:r>
      <w:r w:rsidR="0015420E" w:rsidRPr="008D452D">
        <w:rPr>
          <w:color w:val="231F20"/>
          <w:sz w:val="22"/>
          <w:szCs w:val="22"/>
        </w:rPr>
        <w:t xml:space="preserve">musiał </w:t>
      </w:r>
      <w:r w:rsidRPr="008D452D">
        <w:rPr>
          <w:color w:val="231F20"/>
          <w:sz w:val="22"/>
          <w:szCs w:val="22"/>
        </w:rPr>
        <w:t>realizować jednocześnie dwa sprzeczne ze sobą interesy, nie wchodząc w rolę arbitra czy mediatora między klientami, co może wywołać sytuacje sporne. Musi także zawierać wskazanie, że alternatywą jest skorzystanie z pomocy prawnej innego prawnika, a skutkiem m.in. niemożność bycia obrońcą lub pełnomocnikiem, stosownie do postanowień art. 28 KERP.</w:t>
      </w:r>
    </w:p>
    <w:p w14:paraId="0D5DC43E" w14:textId="48BA8252" w:rsidR="00301207" w:rsidRPr="008D452D" w:rsidRDefault="00DD0669" w:rsidP="00B87D54">
      <w:pPr>
        <w:pStyle w:val="Tekstpodstawowy"/>
        <w:spacing w:line="276" w:lineRule="auto"/>
        <w:ind w:right="49" w:firstLine="543"/>
        <w:jc w:val="both"/>
        <w:rPr>
          <w:sz w:val="22"/>
          <w:szCs w:val="22"/>
        </w:rPr>
      </w:pPr>
      <w:r w:rsidRPr="008D452D">
        <w:rPr>
          <w:color w:val="231F20"/>
          <w:sz w:val="22"/>
          <w:szCs w:val="22"/>
        </w:rPr>
        <w:t xml:space="preserve">W przeciwieństwie do wcześniejszego brzmienia omawianego postanowienia </w:t>
      </w:r>
      <w:r w:rsidR="00301207" w:rsidRPr="008D452D">
        <w:rPr>
          <w:color w:val="231F20"/>
          <w:sz w:val="22"/>
          <w:szCs w:val="22"/>
        </w:rPr>
        <w:t xml:space="preserve">zgoda oraz poinformowanie osób, o których w nim mowa, </w:t>
      </w:r>
      <w:r w:rsidRPr="008D452D">
        <w:rPr>
          <w:color w:val="231F20"/>
          <w:sz w:val="22"/>
          <w:szCs w:val="22"/>
        </w:rPr>
        <w:t xml:space="preserve">nie </w:t>
      </w:r>
      <w:r w:rsidR="00301207" w:rsidRPr="008D452D">
        <w:rPr>
          <w:color w:val="231F20"/>
          <w:sz w:val="22"/>
          <w:szCs w:val="22"/>
        </w:rPr>
        <w:t>muszą mieć form</w:t>
      </w:r>
      <w:r w:rsidRPr="008D452D">
        <w:rPr>
          <w:color w:val="231F20"/>
          <w:sz w:val="22"/>
          <w:szCs w:val="22"/>
        </w:rPr>
        <w:t>y</w:t>
      </w:r>
      <w:r w:rsidR="00301207" w:rsidRPr="008D452D">
        <w:rPr>
          <w:color w:val="231F20"/>
          <w:sz w:val="22"/>
          <w:szCs w:val="22"/>
        </w:rPr>
        <w:t xml:space="preserve"> pisemn</w:t>
      </w:r>
      <w:r w:rsidRPr="008D452D">
        <w:rPr>
          <w:color w:val="231F20"/>
          <w:sz w:val="22"/>
          <w:szCs w:val="22"/>
        </w:rPr>
        <w:t>ej</w:t>
      </w:r>
      <w:r w:rsidR="00301207" w:rsidRPr="008D452D">
        <w:rPr>
          <w:color w:val="231F20"/>
          <w:sz w:val="22"/>
          <w:szCs w:val="22"/>
        </w:rPr>
        <w:t xml:space="preserve">. Możliwe jest więc </w:t>
      </w:r>
      <w:commentRangeStart w:id="47"/>
      <w:r w:rsidRPr="008D452D">
        <w:rPr>
          <w:color w:val="231F20"/>
          <w:sz w:val="22"/>
          <w:szCs w:val="22"/>
        </w:rPr>
        <w:t xml:space="preserve">zarówno </w:t>
      </w:r>
      <w:commentRangeEnd w:id="47"/>
      <w:r w:rsidR="0015420E">
        <w:rPr>
          <w:rStyle w:val="Odwoaniedokomentarza"/>
        </w:rPr>
        <w:commentReference w:id="47"/>
      </w:r>
      <w:r w:rsidR="00301207" w:rsidRPr="008D452D">
        <w:rPr>
          <w:color w:val="231F20"/>
          <w:sz w:val="22"/>
          <w:szCs w:val="22"/>
        </w:rPr>
        <w:t>wystosowanie przez radcę prawnego pisma do klienta, w którym zawarte będą informacje wskazane powyżej</w:t>
      </w:r>
      <w:ins w:id="48" w:author="Paweł Skuczyński" w:date="2025-02-17T18:52:00Z" w16du:dateUtc="2025-02-17T17:52:00Z">
        <w:r w:rsidR="00A360E6">
          <w:rPr>
            <w:color w:val="231F20"/>
            <w:sz w:val="22"/>
            <w:szCs w:val="22"/>
          </w:rPr>
          <w:t xml:space="preserve"> </w:t>
        </w:r>
      </w:ins>
      <w:del w:id="49" w:author="Paweł Skuczyński" w:date="2025-02-17T18:52:00Z" w16du:dateUtc="2025-02-17T17:52:00Z">
        <w:r w:rsidR="00301207" w:rsidRPr="008D452D" w:rsidDel="00A360E6">
          <w:rPr>
            <w:color w:val="231F20"/>
            <w:sz w:val="22"/>
            <w:szCs w:val="22"/>
          </w:rPr>
          <w:delText>, oraz</w:delText>
        </w:r>
      </w:del>
      <w:ins w:id="50" w:author="Paweł Skuczyński" w:date="2025-02-17T18:52:00Z" w16du:dateUtc="2025-02-17T17:52:00Z">
        <w:r w:rsidR="00A360E6">
          <w:rPr>
            <w:color w:val="231F20"/>
            <w:sz w:val="22"/>
            <w:szCs w:val="22"/>
          </w:rPr>
          <w:t>lub</w:t>
        </w:r>
      </w:ins>
      <w:r w:rsidR="00301207" w:rsidRPr="008D452D">
        <w:rPr>
          <w:color w:val="231F20"/>
          <w:sz w:val="22"/>
          <w:szCs w:val="22"/>
        </w:rPr>
        <w:t xml:space="preserve"> sporządzenie osobnego pisma zawierającego zgodę klienta lub byłego klienta wraz z oświadczeniem, że zna on i rozumie sens owych informacji</w:t>
      </w:r>
      <w:r w:rsidRPr="008D452D">
        <w:rPr>
          <w:color w:val="231F20"/>
          <w:sz w:val="22"/>
          <w:szCs w:val="22"/>
        </w:rPr>
        <w:t xml:space="preserve">, </w:t>
      </w:r>
      <w:ins w:id="51" w:author="Paweł Skuczyński" w:date="2025-02-17T18:53:00Z" w16du:dateUtc="2025-02-17T17:53:00Z">
        <w:r w:rsidR="00A360E6">
          <w:rPr>
            <w:color w:val="231F20"/>
            <w:sz w:val="22"/>
            <w:szCs w:val="22"/>
          </w:rPr>
          <w:t>jak i</w:t>
        </w:r>
      </w:ins>
      <w:del w:id="52" w:author="Paweł Skuczyński" w:date="2025-02-17T18:53:00Z" w16du:dateUtc="2025-02-17T17:53:00Z">
        <w:r w:rsidRPr="008D452D" w:rsidDel="00A360E6">
          <w:rPr>
            <w:color w:val="231F20"/>
            <w:sz w:val="22"/>
            <w:szCs w:val="22"/>
          </w:rPr>
          <w:delText>ale</w:delText>
        </w:r>
      </w:del>
      <w:r w:rsidRPr="008D452D">
        <w:rPr>
          <w:color w:val="231F20"/>
          <w:sz w:val="22"/>
          <w:szCs w:val="22"/>
        </w:rPr>
        <w:t xml:space="preserve"> możliwe jest także odbycie z klientem rozmowy i odebranie od niego zgody w formie ustnej.</w:t>
      </w:r>
      <w:r w:rsidR="00301207" w:rsidRPr="008D452D">
        <w:rPr>
          <w:color w:val="231F20"/>
          <w:sz w:val="22"/>
          <w:szCs w:val="22"/>
        </w:rPr>
        <w:t xml:space="preserve"> </w:t>
      </w:r>
      <w:r w:rsidRPr="008D452D">
        <w:rPr>
          <w:color w:val="231F20"/>
          <w:sz w:val="22"/>
          <w:szCs w:val="22"/>
        </w:rPr>
        <w:t>Ze względów dowodowych należy jednak rekomendować formę pisemną. Ponadto z</w:t>
      </w:r>
      <w:r w:rsidR="00301207" w:rsidRPr="008D452D">
        <w:rPr>
          <w:color w:val="231F20"/>
          <w:sz w:val="22"/>
          <w:szCs w:val="22"/>
        </w:rPr>
        <w:t>e względów praktycznych możliwe jest również zawarcie informacji oraz zgody i stosownego oświadczenia w jednym dokumencie podpisanym przez radcę prawnego oraz klienta lub byłego klienta.</w:t>
      </w:r>
    </w:p>
    <w:p w14:paraId="613E2E53" w14:textId="77777777" w:rsidR="00301207" w:rsidRPr="008D452D" w:rsidRDefault="00301207" w:rsidP="00C208E7">
      <w:pPr>
        <w:pStyle w:val="Akapitzlist"/>
        <w:numPr>
          <w:ilvl w:val="0"/>
          <w:numId w:val="23"/>
        </w:numPr>
        <w:tabs>
          <w:tab w:val="left" w:pos="612"/>
        </w:tabs>
        <w:spacing w:line="276" w:lineRule="auto"/>
        <w:ind w:left="0" w:right="50" w:firstLine="226"/>
        <w:jc w:val="both"/>
      </w:pPr>
      <w:r w:rsidRPr="008D452D">
        <w:rPr>
          <w:color w:val="231F20"/>
        </w:rPr>
        <w:t>Postanowienie art. 29 KERP znajduje pełne zastosowanie również do prawników zagranicznych oraz aplikantów radcowskich.</w:t>
      </w:r>
    </w:p>
    <w:p w14:paraId="48903A55" w14:textId="58EF7797" w:rsidR="00301207" w:rsidRPr="008D452D" w:rsidRDefault="00301207" w:rsidP="00B87D54">
      <w:pPr>
        <w:pStyle w:val="Akapitzlist"/>
        <w:numPr>
          <w:ilvl w:val="0"/>
          <w:numId w:val="23"/>
        </w:numPr>
        <w:tabs>
          <w:tab w:val="left" w:pos="477"/>
        </w:tabs>
        <w:spacing w:line="276" w:lineRule="auto"/>
        <w:ind w:left="0" w:right="163" w:firstLine="226"/>
        <w:jc w:val="both"/>
      </w:pPr>
      <w:r w:rsidRPr="008D452D">
        <w:rPr>
          <w:color w:val="231F20"/>
        </w:rPr>
        <w:t>W KEA analogiczny do omawianego postanowienia jest § 22, według którego: „Adwokatowi nie wolno podjąć się prowadzenia sprawy ani udzielić pomocy prawnej, jeżeli:</w:t>
      </w:r>
      <w:r w:rsidR="000A0CEF" w:rsidRPr="008D452D">
        <w:rPr>
          <w:color w:val="231F20"/>
        </w:rPr>
        <w:t xml:space="preserve"> a) </w:t>
      </w:r>
      <w:r w:rsidRPr="008D452D">
        <w:rPr>
          <w:color w:val="231F20"/>
        </w:rPr>
        <w:t>udzielił wcześniej pomocy prawnej stronie przeciwnej w tej samej sprawie lub w sprawie z nią związanej [...] c) osoba, przeciwko której ma prowadzić sprawę, jest jego klientem, choćby w innej sprawie [...]”.</w:t>
      </w:r>
    </w:p>
    <w:p w14:paraId="77C7C388" w14:textId="77777777" w:rsidR="00301207" w:rsidRPr="008D452D" w:rsidRDefault="00301207" w:rsidP="00B87D54">
      <w:pPr>
        <w:pStyle w:val="Akapitzlist"/>
        <w:numPr>
          <w:ilvl w:val="0"/>
          <w:numId w:val="23"/>
        </w:numPr>
        <w:tabs>
          <w:tab w:val="left" w:pos="481"/>
        </w:tabs>
        <w:spacing w:before="1" w:line="276" w:lineRule="auto"/>
        <w:ind w:left="0" w:right="0" w:hanging="203"/>
        <w:jc w:val="both"/>
      </w:pPr>
      <w:r w:rsidRPr="008D452D">
        <w:rPr>
          <w:color w:val="231F20"/>
        </w:rPr>
        <w:t>Tezy z orzecznictwa</w:t>
      </w:r>
    </w:p>
    <w:p w14:paraId="45A53CCE" w14:textId="45E79F57" w:rsidR="00301207" w:rsidRPr="008D452D" w:rsidRDefault="00301207" w:rsidP="00B87D54">
      <w:pPr>
        <w:pStyle w:val="Tekstpodstawowy"/>
        <w:spacing w:before="75" w:line="276" w:lineRule="auto"/>
        <w:jc w:val="both"/>
        <w:rPr>
          <w:sz w:val="22"/>
          <w:szCs w:val="22"/>
        </w:rPr>
      </w:pPr>
      <w:r w:rsidRPr="008D452D">
        <w:rPr>
          <w:color w:val="231F20"/>
          <w:sz w:val="22"/>
          <w:szCs w:val="22"/>
        </w:rPr>
        <w:t>Orzeczenie OSD z 9</w:t>
      </w:r>
      <w:r w:rsidR="00B43ED7">
        <w:rPr>
          <w:color w:val="231F20"/>
          <w:sz w:val="22"/>
          <w:szCs w:val="22"/>
        </w:rPr>
        <w:t>.12.</w:t>
      </w:r>
      <w:r w:rsidRPr="008D452D">
        <w:rPr>
          <w:color w:val="231F20"/>
          <w:sz w:val="22"/>
          <w:szCs w:val="22"/>
        </w:rPr>
        <w:t>2016 r.</w:t>
      </w:r>
      <w:r w:rsidR="00B43ED7">
        <w:rPr>
          <w:color w:val="231F20"/>
          <w:sz w:val="22"/>
          <w:szCs w:val="22"/>
        </w:rPr>
        <w:t>,</w:t>
      </w:r>
      <w:r w:rsidRPr="008D452D">
        <w:rPr>
          <w:color w:val="231F20"/>
          <w:sz w:val="22"/>
          <w:szCs w:val="22"/>
        </w:rPr>
        <w:t xml:space="preserve"> D 24/2015:</w:t>
      </w:r>
    </w:p>
    <w:p w14:paraId="6727351B" w14:textId="3EF1CFC5" w:rsidR="00301207" w:rsidRPr="008D452D" w:rsidRDefault="00301207" w:rsidP="00B87D54">
      <w:pPr>
        <w:spacing w:before="18" w:line="276" w:lineRule="auto"/>
        <w:ind w:right="161" w:firstLine="226"/>
        <w:jc w:val="both"/>
        <w:rPr>
          <w:i/>
        </w:rPr>
      </w:pPr>
      <w:r w:rsidRPr="008D452D">
        <w:rPr>
          <w:i/>
          <w:color w:val="231F20"/>
        </w:rPr>
        <w:t xml:space="preserve">[…] działając jako radca prawny od [...] r., lecz nie później niż do dnia [...] r., będąc ustanowiona pełnomocnikiem skarżącego S., działała na jego niekorzyść poprzez reprezentowanie interesów zarówno jego, jak i jego wierzyciela – strony przeciwnej, doprowadzając do podpisania w dniu [...] r. niekorzystnej dla Skarżącego umowy doradztwa i realizacji restrukturyzacji przedsiębiorstwa wraz z przewłaszczeniem na zabezpieczenie nieruchomości będących własnością Skarżącego, co doprowadziło do przejęcia przedsiębiorstwa prowadzonego przez Skarżącego PHU R. […] Zgodnie z treścią wyjaśnień spółka M. Sp. z o.o. zaproponowała Skarżącemu, że rozmowy może poprowadzić </w:t>
      </w:r>
      <w:r w:rsidRPr="008D452D">
        <w:rPr>
          <w:i/>
          <w:color w:val="231F20"/>
        </w:rPr>
        <w:lastRenderedPageBreak/>
        <w:t>radca prawny G., na co Skarżący wyraził zgodę i podpisał w odpowiednim zakresie pełnomocnictwo. Radca prawny</w:t>
      </w:r>
      <w:r w:rsidR="000A0CEF" w:rsidRPr="008D452D">
        <w:rPr>
          <w:i/>
          <w:color w:val="231F20"/>
        </w:rPr>
        <w:t xml:space="preserve"> </w:t>
      </w:r>
      <w:r w:rsidRPr="008D452D">
        <w:rPr>
          <w:i/>
          <w:color w:val="231F20"/>
        </w:rPr>
        <w:t>G. zaznacza, że przeprowadziła negocjacje z P. (wierzycielem Skarżącego) i uzyskała prolongatę spłaty zadłużenia i częściową rezygnację z odsetek. Radca prawny G. zaznacza, że reprezentowała drugą stronę umowy restrukturyzacji tylko za zgodą Skarżącego i posiadała jego pełnomocnictwo.</w:t>
      </w:r>
    </w:p>
    <w:p w14:paraId="662D2C0A" w14:textId="4D626D03" w:rsidR="00301207" w:rsidRPr="008D452D" w:rsidRDefault="00301207" w:rsidP="00B87D54">
      <w:pPr>
        <w:pStyle w:val="Tekstpodstawowy"/>
        <w:spacing w:before="47" w:line="276" w:lineRule="auto"/>
        <w:jc w:val="both"/>
        <w:rPr>
          <w:sz w:val="22"/>
          <w:szCs w:val="22"/>
        </w:rPr>
      </w:pPr>
      <w:r w:rsidRPr="008D452D">
        <w:rPr>
          <w:color w:val="231F20"/>
          <w:sz w:val="22"/>
          <w:szCs w:val="22"/>
        </w:rPr>
        <w:t>Orzeczenie OSD z 1</w:t>
      </w:r>
      <w:r w:rsidR="00B43ED7">
        <w:rPr>
          <w:color w:val="231F20"/>
          <w:sz w:val="22"/>
          <w:szCs w:val="22"/>
        </w:rPr>
        <w:t>.03.</w:t>
      </w:r>
      <w:r w:rsidRPr="008D452D">
        <w:rPr>
          <w:color w:val="231F20"/>
          <w:sz w:val="22"/>
          <w:szCs w:val="22"/>
        </w:rPr>
        <w:t>2017 r.</w:t>
      </w:r>
      <w:r w:rsidR="00B43ED7">
        <w:rPr>
          <w:color w:val="231F20"/>
          <w:sz w:val="22"/>
          <w:szCs w:val="22"/>
        </w:rPr>
        <w:t>,</w:t>
      </w:r>
      <w:r w:rsidRPr="008D452D">
        <w:rPr>
          <w:color w:val="231F20"/>
          <w:sz w:val="22"/>
          <w:szCs w:val="22"/>
        </w:rPr>
        <w:t xml:space="preserve"> D 60/2016 (nieprawomocne):</w:t>
      </w:r>
    </w:p>
    <w:p w14:paraId="6DFF76AA" w14:textId="7D504AEF" w:rsidR="00301207" w:rsidRPr="008D452D" w:rsidRDefault="00301207" w:rsidP="00B87D54">
      <w:pPr>
        <w:spacing w:before="18" w:line="276" w:lineRule="auto"/>
        <w:ind w:right="162" w:firstLine="226"/>
        <w:jc w:val="both"/>
        <w:rPr>
          <w:i/>
        </w:rPr>
      </w:pPr>
      <w:r w:rsidRPr="008D452D">
        <w:rPr>
          <w:i/>
          <w:color w:val="231F20"/>
        </w:rPr>
        <w:t xml:space="preserve">[…] Uznaje obwinioną radcę prawnego K. […] winną tego, że […] dopuściła się działania w warunkach konfliktu interesów, polegającego na: jednoczesnym działaniu z jednej strony na rzecz A. sp. j. oraz z drugiej strony na rzecz osób związanych umowami cesji wierzytelności z A. sp. j., poprzez sporządzenie aneksów i tekstów jednolitych umów cesji zawartych pomiędzy tymi osobami, które były nieuzgodnione z A. sp. j., niepoinformowaniu A. sp. j. o tych zmianach i przedstawieniu tak zmienionych dokumentów do podpisu przedstawicielowi A. sp. j. oraz przyjęciu od osób związanych umowami cesji wierzytelności z A. sp. j. pełnomocnictw do występowania wobec A. sp. j., na rzecz którego obwiniona świadczyła wcześniej pomoc prawną oraz wystąpienie na ich podstawie w imieniu tych osób z wypowiedzeniem umów cesji i żądaniem zapłaty przez A. sp. j. kar umownych na rzecz tych osób w łącznej kwocie […] zł w celu spowodowania, aby A. sp. j. dokonał zmian w umowach cesji dotyczących m.in. świadczenia pomocy prawnej przez obwinioną w odniesieniu do dochodzenia roszczeń scedowanych między tymi osobami a </w:t>
      </w:r>
      <w:proofErr w:type="spellStart"/>
      <w:r w:rsidRPr="008D452D">
        <w:rPr>
          <w:i/>
          <w:color w:val="231F20"/>
        </w:rPr>
        <w:t>A</w:t>
      </w:r>
      <w:proofErr w:type="spellEnd"/>
      <w:r w:rsidRPr="008D452D">
        <w:rPr>
          <w:i/>
          <w:color w:val="231F20"/>
        </w:rPr>
        <w:t>. sp. j. […]. Uznaje obwinioną radcę prawnego K. […] winną tego, że dopuściła się działania w warunkach konfliktu interesów przez to, że […] w korespondencji email skierowanej do stron umów cesji z A. sp. j. udzieliła tym osobom porady prawnej w przedmiocie rekomendowanego przez obwinioną postępowania wobec A. sp. j. […]</w:t>
      </w:r>
    </w:p>
    <w:p w14:paraId="7C783B56" w14:textId="27419651" w:rsidR="00301207" w:rsidRPr="008D452D" w:rsidRDefault="00301207" w:rsidP="00B87D54">
      <w:pPr>
        <w:pStyle w:val="Tekstpodstawowy"/>
        <w:spacing w:before="43" w:line="276" w:lineRule="auto"/>
        <w:jc w:val="both"/>
        <w:rPr>
          <w:sz w:val="22"/>
          <w:szCs w:val="22"/>
        </w:rPr>
      </w:pPr>
      <w:r w:rsidRPr="008D452D">
        <w:rPr>
          <w:color w:val="231F20"/>
          <w:sz w:val="22"/>
          <w:szCs w:val="22"/>
        </w:rPr>
        <w:t>Orzeczenie OSD z 18</w:t>
      </w:r>
      <w:r w:rsidR="00B43ED7">
        <w:rPr>
          <w:color w:val="231F20"/>
          <w:sz w:val="22"/>
          <w:szCs w:val="22"/>
        </w:rPr>
        <w:t>.06.</w:t>
      </w:r>
      <w:r w:rsidRPr="008D452D">
        <w:rPr>
          <w:color w:val="231F20"/>
          <w:sz w:val="22"/>
          <w:szCs w:val="22"/>
        </w:rPr>
        <w:t>2021 r.</w:t>
      </w:r>
      <w:r w:rsidR="00B43ED7">
        <w:rPr>
          <w:color w:val="231F20"/>
          <w:sz w:val="22"/>
          <w:szCs w:val="22"/>
        </w:rPr>
        <w:t>,</w:t>
      </w:r>
      <w:r w:rsidRPr="008D452D">
        <w:rPr>
          <w:color w:val="231F20"/>
          <w:sz w:val="22"/>
          <w:szCs w:val="22"/>
        </w:rPr>
        <w:t xml:space="preserve"> D 59/20:</w:t>
      </w:r>
    </w:p>
    <w:p w14:paraId="09FD2C72" w14:textId="2F17A327" w:rsidR="00301207" w:rsidRPr="008D452D" w:rsidRDefault="00301207" w:rsidP="00B87D54">
      <w:pPr>
        <w:spacing w:before="19" w:line="276" w:lineRule="auto"/>
        <w:ind w:right="162" w:firstLine="226"/>
        <w:jc w:val="both"/>
        <w:rPr>
          <w:i/>
        </w:rPr>
      </w:pPr>
      <w:r w:rsidRPr="008D452D">
        <w:rPr>
          <w:i/>
          <w:color w:val="231F20"/>
        </w:rPr>
        <w:t>W chwili podjęcia świadczenia pomocy prawnej na rzecz Pokrzywdzonej, Obwiniona powinna dokonać oceny roszczenia zgłoszonego przez Bank, a następnie przedstawić Pokrzywdzonej wnioski, które mogły doprowadzić także do przekonania o braku zasadności</w:t>
      </w:r>
      <w:r w:rsidR="000A0CEF" w:rsidRPr="008D452D">
        <w:rPr>
          <w:i/>
        </w:rPr>
        <w:t xml:space="preserve"> </w:t>
      </w:r>
      <w:r w:rsidRPr="008D452D">
        <w:rPr>
          <w:i/>
          <w:color w:val="231F20"/>
        </w:rPr>
        <w:t>obrony w procesie i celowości dokonania rozliczenia z G. s. z o.o. Przedstawienie takiego stanowiska przez Obwinioną nie byłoby do pogodzenia z interesem G. sp. z o.o., która była zainteresowana zatrzymaniem otrzymanego czynszu oraz uzyskaniem kolejnych wpłat od Pokrzywdzonej do rąk własnych. Co więcej, w takim układzie podmiotowym Obwiniona nie mogła również wskazać Pokrzywdzonej na wątpliwości co do podmiotu uprawnionego do odbioru czynszu najmu, ponieważ godziłoby to w interes G. sp. z o.o. Przy tym podkreślić należy, że Obwiniona była świadoma wcześniejszych prób uzyskania zezwolenia na złożenie przedmiotu świadczenia do depozytu sądowego podejmowanych przez co najmniej jednego najemcę, która to próba okazała się skuteczna.</w:t>
      </w:r>
    </w:p>
    <w:p w14:paraId="7727C2A9" w14:textId="77777777" w:rsidR="00301207" w:rsidRPr="008D452D" w:rsidRDefault="00301207" w:rsidP="00B87D54">
      <w:pPr>
        <w:pStyle w:val="Tekstpodstawowy"/>
        <w:spacing w:before="13" w:line="276" w:lineRule="auto"/>
        <w:rPr>
          <w:i/>
          <w:sz w:val="22"/>
          <w:szCs w:val="22"/>
        </w:rPr>
      </w:pPr>
    </w:p>
    <w:p w14:paraId="2A635785" w14:textId="33873CB4" w:rsidR="00770790" w:rsidRPr="008D452D" w:rsidRDefault="00770790" w:rsidP="00B87D54">
      <w:pPr>
        <w:tabs>
          <w:tab w:val="left" w:pos="376"/>
        </w:tabs>
        <w:spacing w:before="24" w:line="276" w:lineRule="auto"/>
        <w:jc w:val="center"/>
        <w:rPr>
          <w:b/>
          <w:bCs/>
        </w:rPr>
      </w:pPr>
      <w:r w:rsidRPr="008D452D">
        <w:rPr>
          <w:b/>
          <w:bCs/>
        </w:rPr>
        <w:t>Art. 30.</w:t>
      </w:r>
    </w:p>
    <w:p w14:paraId="4021445C" w14:textId="77777777" w:rsidR="00770790" w:rsidRPr="008D452D" w:rsidRDefault="00770790" w:rsidP="00B87D54">
      <w:pPr>
        <w:spacing w:line="276" w:lineRule="auto"/>
        <w:ind w:hanging="284"/>
        <w:contextualSpacing/>
        <w:jc w:val="both"/>
        <w:rPr>
          <w:b/>
          <w:bCs/>
        </w:rPr>
      </w:pPr>
      <w:r w:rsidRPr="008D452D">
        <w:rPr>
          <w:b/>
          <w:bCs/>
        </w:rPr>
        <w:t>1. Radca prawny nie może świadczyć pomocy prawnej klientowi, jeżeli w danej sprawie lub sprawie z nią związanej pomiędzy klientem a radcą prawnym lub osobą mu najbliższą istnieje konflikt interesów lub znaczne ryzyko jego wystąpienia.</w:t>
      </w:r>
    </w:p>
    <w:p w14:paraId="57485C5B" w14:textId="77777777" w:rsidR="00770790" w:rsidRPr="008D452D" w:rsidRDefault="00770790" w:rsidP="00B87D54">
      <w:pPr>
        <w:spacing w:line="276" w:lineRule="auto"/>
        <w:ind w:hanging="284"/>
        <w:contextualSpacing/>
        <w:jc w:val="both"/>
        <w:rPr>
          <w:b/>
          <w:bCs/>
        </w:rPr>
      </w:pPr>
      <w:bookmarkStart w:id="53" w:name="_Hlk108101472"/>
      <w:r w:rsidRPr="008D452D">
        <w:rPr>
          <w:b/>
          <w:bCs/>
        </w:rPr>
        <w:t>2. U</w:t>
      </w:r>
      <w:bookmarkStart w:id="54" w:name="_Hlk190183092"/>
      <w:r w:rsidRPr="008D452D">
        <w:rPr>
          <w:b/>
          <w:bCs/>
        </w:rPr>
        <w:t>mowa radcy prawnego z klientem, która nie dotyczy świadczenia pomocy prawnej lub nie jest zawierana w ramach zwykłej działalności klienta</w:t>
      </w:r>
      <w:bookmarkEnd w:id="54"/>
      <w:r w:rsidRPr="008D452D">
        <w:rPr>
          <w:b/>
          <w:bCs/>
        </w:rPr>
        <w:t>, powinna być poprzedzona poinformowaniem klienta o jej istotnych elementach, tak aby klient miał możliwość skorzystania z porady innego prawnika.</w:t>
      </w:r>
    </w:p>
    <w:bookmarkEnd w:id="53"/>
    <w:p w14:paraId="589B3D2B" w14:textId="77777777" w:rsidR="00770790" w:rsidRPr="008D452D" w:rsidRDefault="00770790" w:rsidP="00B87D54">
      <w:pPr>
        <w:tabs>
          <w:tab w:val="left" w:pos="376"/>
        </w:tabs>
        <w:spacing w:before="24" w:line="276" w:lineRule="auto"/>
        <w:rPr>
          <w:b/>
        </w:rPr>
      </w:pPr>
    </w:p>
    <w:p w14:paraId="776DD309" w14:textId="4EBF6ADA" w:rsidR="00301207" w:rsidRPr="008D452D" w:rsidRDefault="00301207" w:rsidP="00B87D54">
      <w:pPr>
        <w:pStyle w:val="Akapitzlist"/>
        <w:numPr>
          <w:ilvl w:val="1"/>
          <w:numId w:val="21"/>
        </w:numPr>
        <w:tabs>
          <w:tab w:val="left" w:pos="639"/>
        </w:tabs>
        <w:spacing w:line="276" w:lineRule="auto"/>
        <w:ind w:left="0" w:firstLine="226"/>
        <w:jc w:val="both"/>
      </w:pPr>
      <w:r w:rsidRPr="008D452D">
        <w:rPr>
          <w:color w:val="231F20"/>
        </w:rPr>
        <w:t xml:space="preserve">Postanowienie to reguluje </w:t>
      </w:r>
      <w:r w:rsidRPr="008D452D">
        <w:rPr>
          <w:b/>
          <w:color w:val="231F20"/>
        </w:rPr>
        <w:t>konfigurację konfliktu interesów między klientem a radcą prawnym w zakresie wszelkich czynności zawodowych</w:t>
      </w:r>
      <w:r w:rsidRPr="008D452D">
        <w:rPr>
          <w:color w:val="231F20"/>
        </w:rPr>
        <w:t>. Określa ono ogólny standard tego konfliktu w ust. 1, natomiast w ust. 2 unormowana została szczególna sytuacja</w:t>
      </w:r>
      <w:r w:rsidR="00DD0669" w:rsidRPr="008D452D">
        <w:rPr>
          <w:color w:val="231F20"/>
        </w:rPr>
        <w:t xml:space="preserve"> zawierania przez radcę prawnego z klientem umowy, która nie dotyczy świadczenia pomocy prawnej lub nie jest zawierana w ramach </w:t>
      </w:r>
      <w:r w:rsidR="00DD0669" w:rsidRPr="008D452D">
        <w:rPr>
          <w:color w:val="231F20"/>
        </w:rPr>
        <w:lastRenderedPageBreak/>
        <w:t>zwykłej działalności klienta</w:t>
      </w:r>
      <w:r w:rsidRPr="008D452D">
        <w:rPr>
          <w:color w:val="231F20"/>
        </w:rPr>
        <w:t>.</w:t>
      </w:r>
      <w:r w:rsidR="00423D5A" w:rsidRPr="008D452D">
        <w:rPr>
          <w:color w:val="231F20"/>
        </w:rPr>
        <w:t xml:space="preserve"> Postanowienie to zostało zmienione nowelizację z 2022 r</w:t>
      </w:r>
      <w:r w:rsidR="008D452D">
        <w:rPr>
          <w:color w:val="231F20"/>
        </w:rPr>
        <w:t>.</w:t>
      </w:r>
      <w:r w:rsidR="00423D5A" w:rsidRPr="008D452D">
        <w:rPr>
          <w:color w:val="231F20"/>
        </w:rPr>
        <w:t>, jednakże istota obowiązków z niego wynikających pozostała taka sama. Podstawowe różnice między obecnym a poprzednim stanem normatywnym zostaną omówione poniżej.</w:t>
      </w:r>
    </w:p>
    <w:p w14:paraId="4B45F6E1" w14:textId="77777777" w:rsidR="00301207" w:rsidRPr="008D452D" w:rsidRDefault="00301207" w:rsidP="00B87D54">
      <w:pPr>
        <w:pStyle w:val="Tekstpodstawowy"/>
        <w:spacing w:line="276" w:lineRule="auto"/>
        <w:ind w:right="50" w:firstLine="543"/>
        <w:jc w:val="both"/>
        <w:rPr>
          <w:color w:val="231F20"/>
          <w:sz w:val="22"/>
          <w:szCs w:val="22"/>
        </w:rPr>
      </w:pPr>
      <w:r w:rsidRPr="008D452D">
        <w:rPr>
          <w:color w:val="231F20"/>
          <w:sz w:val="22"/>
          <w:szCs w:val="22"/>
        </w:rPr>
        <w:t>Należy zaznaczyć, że postanowienie to dookreśla w pewnym zakresie art. 15 u.r.pr., zgodnie z którym: „Radca prawny obowiązany jest wyłączyć się od wykonania czynności zawodowych we własnej sprawie [...]”. Dookreślenie takie zawierają również art. 27 i 28 ust. 1 i 2 KERP, które dotyczą konfiguracji konfliktu interesów za pośrednictwem osoby trzeciej oraz między aktualnymi klientami.</w:t>
      </w:r>
    </w:p>
    <w:p w14:paraId="3191D854" w14:textId="157107EB" w:rsidR="00301207" w:rsidRPr="008D452D" w:rsidRDefault="00301207" w:rsidP="00B87D54">
      <w:pPr>
        <w:pStyle w:val="Akapitzlist"/>
        <w:numPr>
          <w:ilvl w:val="0"/>
          <w:numId w:val="21"/>
        </w:numPr>
        <w:spacing w:line="276" w:lineRule="auto"/>
        <w:ind w:left="0"/>
      </w:pPr>
      <w:r w:rsidRPr="008D452D">
        <w:rPr>
          <w:color w:val="231F20"/>
        </w:rPr>
        <w:t xml:space="preserve">W odniesieniu do </w:t>
      </w:r>
      <w:r w:rsidRPr="008D452D">
        <w:rPr>
          <w:b/>
          <w:color w:val="231F20"/>
        </w:rPr>
        <w:t xml:space="preserve">ogólnego standardu konfliktu interesów </w:t>
      </w:r>
      <w:r w:rsidRPr="008D452D">
        <w:rPr>
          <w:color w:val="231F20"/>
        </w:rPr>
        <w:t xml:space="preserve">w omawianej konfiguracji ust. 1 zawiera </w:t>
      </w:r>
      <w:r w:rsidR="00DF4D22" w:rsidRPr="008D452D">
        <w:rPr>
          <w:color w:val="231F20"/>
        </w:rPr>
        <w:t>obecnie jedynie jedno</w:t>
      </w:r>
      <w:r w:rsidRPr="008D452D">
        <w:rPr>
          <w:color w:val="231F20"/>
        </w:rPr>
        <w:t xml:space="preserve"> kryteri</w:t>
      </w:r>
      <w:r w:rsidR="00DF4D22" w:rsidRPr="008D452D">
        <w:rPr>
          <w:color w:val="231F20"/>
        </w:rPr>
        <w:t>um</w:t>
      </w:r>
      <w:r w:rsidRPr="008D452D">
        <w:rPr>
          <w:color w:val="231F20"/>
        </w:rPr>
        <w:t xml:space="preserve">. </w:t>
      </w:r>
      <w:r w:rsidR="00DF4D22" w:rsidRPr="008D452D">
        <w:rPr>
          <w:color w:val="231F20"/>
        </w:rPr>
        <w:t>Mianowicie</w:t>
      </w:r>
      <w:r w:rsidRPr="008D452D">
        <w:rPr>
          <w:color w:val="231F20"/>
        </w:rPr>
        <w:t xml:space="preserve"> wyłącza on świadczenie pomocy prawnej w tej samej sprawie lub sprawie z nią związanej (na temat kryteriów tożsamości i powiązania spraw – zob. </w:t>
      </w:r>
      <w:commentRangeStart w:id="55"/>
      <w:commentRangeStart w:id="56"/>
      <w:r w:rsidRPr="008D452D">
        <w:rPr>
          <w:color w:val="231F20"/>
        </w:rPr>
        <w:t>uwaga nr 2 do art. 28 KERP</w:t>
      </w:r>
      <w:commentRangeEnd w:id="55"/>
      <w:r w:rsidR="00BE5E15">
        <w:rPr>
          <w:rStyle w:val="Odwoaniedokomentarza"/>
        </w:rPr>
        <w:commentReference w:id="55"/>
      </w:r>
      <w:commentRangeEnd w:id="56"/>
      <w:r w:rsidR="00A360E6">
        <w:rPr>
          <w:rStyle w:val="Odwoaniedokomentarza"/>
        </w:rPr>
        <w:commentReference w:id="56"/>
      </w:r>
      <w:r w:rsidRPr="008D452D">
        <w:rPr>
          <w:color w:val="231F20"/>
        </w:rPr>
        <w:t xml:space="preserve">), o ile między klientem i radcą prawnym </w:t>
      </w:r>
      <w:r w:rsidR="00DF4D22" w:rsidRPr="008D452D">
        <w:rPr>
          <w:color w:val="231F20"/>
        </w:rPr>
        <w:t xml:space="preserve">lub osobą mu najbliższą </w:t>
      </w:r>
      <w:r w:rsidRPr="008D452D">
        <w:rPr>
          <w:color w:val="231F20"/>
        </w:rPr>
        <w:t xml:space="preserve">występuje </w:t>
      </w:r>
      <w:r w:rsidR="00DD0669" w:rsidRPr="008D452D">
        <w:rPr>
          <w:color w:val="231F20"/>
        </w:rPr>
        <w:t>konflikt</w:t>
      </w:r>
      <w:r w:rsidRPr="008D452D">
        <w:rPr>
          <w:color w:val="231F20"/>
        </w:rPr>
        <w:t xml:space="preserve"> interesów</w:t>
      </w:r>
      <w:r w:rsidR="00DF4D22" w:rsidRPr="008D452D">
        <w:rPr>
          <w:color w:val="231F20"/>
        </w:rPr>
        <w:t xml:space="preserve"> lub znaczne ryzyko jego wystąpienia</w:t>
      </w:r>
      <w:r w:rsidR="00DD0669" w:rsidRPr="008D452D">
        <w:rPr>
          <w:color w:val="231F20"/>
        </w:rPr>
        <w:t xml:space="preserve">. </w:t>
      </w:r>
      <w:r w:rsidRPr="008D452D">
        <w:rPr>
          <w:color w:val="231F20"/>
        </w:rPr>
        <w:t>Ostatnie sformułowanie stanowi wyraźne podkreślenie, że omawiane postanowienie obejmuje również potencjalny konflikt interesów. W tym zakresie wymagane jest więc każdorazowe dokonywanie przez radcę prawnego oceny, czy na gruncie tych kryteriów konflikt nie zachodzi.</w:t>
      </w:r>
      <w:r w:rsidR="00DF4D22" w:rsidRPr="008D452D">
        <w:rPr>
          <w:color w:val="231F20"/>
        </w:rPr>
        <w:t xml:space="preserve"> Należy zaznaczyć, że we wcześniejszej redakcji tego postanowienia była mowa o sprzeczności, a nie </w:t>
      </w:r>
      <w:r w:rsidR="00182060">
        <w:rPr>
          <w:color w:val="231F20"/>
        </w:rPr>
        <w:t xml:space="preserve">o </w:t>
      </w:r>
      <w:r w:rsidR="00DF4D22" w:rsidRPr="008D452D">
        <w:rPr>
          <w:color w:val="231F20"/>
        </w:rPr>
        <w:t xml:space="preserve">konflikcie interesów i wydaje się, że taką interpretację należy przyjąć (na temat kryteriów sprzeczności interesów – zob. </w:t>
      </w:r>
      <w:commentRangeStart w:id="57"/>
      <w:commentRangeStart w:id="58"/>
      <w:r w:rsidR="00DF4D22" w:rsidRPr="008D452D">
        <w:rPr>
          <w:color w:val="231F20"/>
        </w:rPr>
        <w:t>uwaga nr 3 do art. 28 KERP</w:t>
      </w:r>
      <w:commentRangeEnd w:id="57"/>
      <w:r w:rsidR="00882250">
        <w:rPr>
          <w:rStyle w:val="Odwoaniedokomentarza"/>
        </w:rPr>
        <w:commentReference w:id="57"/>
      </w:r>
      <w:commentRangeEnd w:id="58"/>
      <w:r w:rsidR="00A360E6">
        <w:rPr>
          <w:rStyle w:val="Odwoaniedokomentarza"/>
        </w:rPr>
        <w:commentReference w:id="58"/>
      </w:r>
      <w:r w:rsidR="00DF4D22" w:rsidRPr="008D452D">
        <w:rPr>
          <w:color w:val="231F20"/>
        </w:rPr>
        <w:t>).</w:t>
      </w:r>
      <w:r w:rsidR="00DF4D22" w:rsidRPr="008D452D">
        <w:t xml:space="preserve"> </w:t>
      </w:r>
      <w:r w:rsidR="00DF4D22" w:rsidRPr="008D452D">
        <w:rPr>
          <w:color w:val="231F20"/>
        </w:rPr>
        <w:t>Ponadto n</w:t>
      </w:r>
      <w:r w:rsidRPr="008D452D">
        <w:rPr>
          <w:color w:val="231F20"/>
        </w:rPr>
        <w:t xml:space="preserve">ależy podkreślić, że użyte tu pojęcie osoby najbliższej zostało zdefiniowane w art. 5 pkt 7 KERP i konieczne jest przypisywanie mu znaczenia tam określonego. Jednocześnie </w:t>
      </w:r>
      <w:r w:rsidR="00DF4D22" w:rsidRPr="008D452D">
        <w:rPr>
          <w:color w:val="231F20"/>
        </w:rPr>
        <w:t>nowelizacja z 2022 r</w:t>
      </w:r>
      <w:r w:rsidR="00182060">
        <w:rPr>
          <w:color w:val="231F20"/>
        </w:rPr>
        <w:t>.</w:t>
      </w:r>
      <w:r w:rsidR="00DF4D22" w:rsidRPr="008D452D">
        <w:rPr>
          <w:color w:val="231F20"/>
        </w:rPr>
        <w:t xml:space="preserve"> zniosła </w:t>
      </w:r>
      <w:r w:rsidRPr="008D452D">
        <w:rPr>
          <w:color w:val="231F20"/>
        </w:rPr>
        <w:t>wyjątek od tego zakazu,</w:t>
      </w:r>
      <w:r w:rsidR="00DF4D22" w:rsidRPr="008D452D">
        <w:rPr>
          <w:color w:val="231F20"/>
        </w:rPr>
        <w:t xml:space="preserve"> polegający na tym, że </w:t>
      </w:r>
      <w:r w:rsidRPr="008D452D">
        <w:rPr>
          <w:color w:val="231F20"/>
        </w:rPr>
        <w:t>czynność odnosi</w:t>
      </w:r>
      <w:r w:rsidR="00DF4D22" w:rsidRPr="008D452D">
        <w:rPr>
          <w:color w:val="231F20"/>
        </w:rPr>
        <w:t>ła</w:t>
      </w:r>
      <w:r w:rsidRPr="008D452D">
        <w:rPr>
          <w:color w:val="231F20"/>
        </w:rPr>
        <w:t xml:space="preserve"> się do wspólnych z klientem roszczeń, działań lub interesów. </w:t>
      </w:r>
    </w:p>
    <w:p w14:paraId="7AFE10B3" w14:textId="190439F7" w:rsidR="00301207" w:rsidRPr="008D452D" w:rsidRDefault="00301207" w:rsidP="00B87D54">
      <w:pPr>
        <w:pStyle w:val="Akapitzlist"/>
        <w:numPr>
          <w:ilvl w:val="0"/>
          <w:numId w:val="21"/>
        </w:numPr>
        <w:tabs>
          <w:tab w:val="left" w:pos="492"/>
        </w:tabs>
        <w:spacing w:line="276" w:lineRule="auto"/>
        <w:ind w:left="0" w:right="160"/>
      </w:pPr>
      <w:r w:rsidRPr="008D452D">
        <w:rPr>
          <w:color w:val="231F20"/>
        </w:rPr>
        <w:t>W ust. 2 omawianego postanowienia uregulowano szczególną sytuację zawierania między radcą prawnym a klientem umowy</w:t>
      </w:r>
      <w:r w:rsidR="0061282A" w:rsidRPr="008D452D">
        <w:rPr>
          <w:color w:val="231F20"/>
        </w:rPr>
        <w:t xml:space="preserve">. Przed nowelizacją z 2022 </w:t>
      </w:r>
      <w:r w:rsidR="008D452D">
        <w:rPr>
          <w:color w:val="231F20"/>
        </w:rPr>
        <w:t xml:space="preserve">r. </w:t>
      </w:r>
      <w:r w:rsidR="0061282A" w:rsidRPr="008D452D">
        <w:rPr>
          <w:color w:val="231F20"/>
        </w:rPr>
        <w:t xml:space="preserve">określano ją jako </w:t>
      </w:r>
      <w:r w:rsidRPr="008D452D">
        <w:rPr>
          <w:color w:val="231F20"/>
        </w:rPr>
        <w:t>„transakcję majątkową”</w:t>
      </w:r>
      <w:r w:rsidR="0061282A" w:rsidRPr="008D452D">
        <w:rPr>
          <w:color w:val="231F20"/>
        </w:rPr>
        <w:t>, które to pojęcie należało interpretować rozszerzająco i rozumieć właśnie jako umowę. Zmianę należy zatem ocenić pozytywnie.</w:t>
      </w:r>
      <w:r w:rsidRPr="008D452D">
        <w:rPr>
          <w:color w:val="231F20"/>
        </w:rPr>
        <w:t xml:space="preserve"> </w:t>
      </w:r>
      <w:r w:rsidR="0061282A" w:rsidRPr="008D452D">
        <w:rPr>
          <w:color w:val="231F20"/>
        </w:rPr>
        <w:t>Postanowienie to n</w:t>
      </w:r>
      <w:r w:rsidRPr="008D452D">
        <w:rPr>
          <w:color w:val="231F20"/>
        </w:rPr>
        <w:t xml:space="preserve">akłada na radcę obowiązek poinformowaniem klienta o istotnych elementach przyszłej umowy, tak aby klient miał możliwość skorzystania z porady innego prawnika. Postanowienie to więc w sposób wyraźny wskazuje na cel owego dodatkowego obowiązku, którym jest umożliwienie klientowi dodatkowych konsultacji prawnych. Przygotowując projekt takiej umowy, radca prawny z istoty rzeczy musiałby jednocześnie dążyć do zrealizowania w niej interesu </w:t>
      </w:r>
      <w:r w:rsidR="00182060" w:rsidRPr="008D452D">
        <w:rPr>
          <w:color w:val="231F20"/>
        </w:rPr>
        <w:t xml:space="preserve">zarówno </w:t>
      </w:r>
      <w:r w:rsidRPr="008D452D">
        <w:rPr>
          <w:color w:val="231F20"/>
        </w:rPr>
        <w:t>klienta, jak i swojego.</w:t>
      </w:r>
    </w:p>
    <w:p w14:paraId="75270062" w14:textId="06BE6A4B" w:rsidR="00301207" w:rsidRPr="008D452D" w:rsidRDefault="00301207" w:rsidP="00B87D54">
      <w:pPr>
        <w:pStyle w:val="Tekstpodstawowy"/>
        <w:spacing w:line="276" w:lineRule="auto"/>
        <w:ind w:right="162" w:firstLine="656"/>
        <w:jc w:val="both"/>
        <w:rPr>
          <w:sz w:val="22"/>
          <w:szCs w:val="22"/>
        </w:rPr>
      </w:pPr>
      <w:r w:rsidRPr="008D452D">
        <w:rPr>
          <w:color w:val="231F20"/>
          <w:sz w:val="22"/>
          <w:szCs w:val="22"/>
        </w:rPr>
        <w:t xml:space="preserve">Należy zaznaczyć, że omawiane postanowienie przewiduje </w:t>
      </w:r>
      <w:r w:rsidR="0061282A" w:rsidRPr="008D452D">
        <w:rPr>
          <w:color w:val="231F20"/>
          <w:sz w:val="22"/>
          <w:szCs w:val="22"/>
        </w:rPr>
        <w:t xml:space="preserve">dwa </w:t>
      </w:r>
      <w:r w:rsidRPr="008D452D">
        <w:rPr>
          <w:color w:val="231F20"/>
          <w:sz w:val="22"/>
          <w:szCs w:val="22"/>
        </w:rPr>
        <w:t>wyjątk</w:t>
      </w:r>
      <w:r w:rsidR="0061282A" w:rsidRPr="008D452D">
        <w:rPr>
          <w:color w:val="231F20"/>
          <w:sz w:val="22"/>
          <w:szCs w:val="22"/>
        </w:rPr>
        <w:t xml:space="preserve">i. Po pierwsze, </w:t>
      </w:r>
      <w:r w:rsidRPr="008D452D">
        <w:rPr>
          <w:color w:val="231F20"/>
          <w:sz w:val="22"/>
          <w:szCs w:val="22"/>
        </w:rPr>
        <w:t xml:space="preserve">obowiązki powyższe nie dotyczą </w:t>
      </w:r>
      <w:r w:rsidR="0061282A" w:rsidRPr="008D452D">
        <w:rPr>
          <w:color w:val="231F20"/>
          <w:sz w:val="22"/>
          <w:szCs w:val="22"/>
        </w:rPr>
        <w:t xml:space="preserve">umów zawieranych </w:t>
      </w:r>
      <w:r w:rsidRPr="008D452D">
        <w:rPr>
          <w:color w:val="231F20"/>
          <w:sz w:val="22"/>
          <w:szCs w:val="22"/>
        </w:rPr>
        <w:t>„w ramach zwykłej działalności klienta”. Oznacza to, że jeśli klient prowadzi stałą działalność związaną z określonym typem umów, a więc można uznać, że jest w tym zakresie profesjonalistą, to dodatkowe obowiązki na radcy prawnym nie spoczywają. W szczególności chodzi o klientów będących przedsiębiorcami, którzy posługują się wzorcami umów, np. w przypadku umowy o dostawy tzw. mediów, usługi telekomunikacyjne, ale także umowę najmu lokalu zawieraną z zarządcą nieruchomości, umowę kredytową czy zwykłe zakupy w sklepie.</w:t>
      </w:r>
    </w:p>
    <w:p w14:paraId="3399041C" w14:textId="23D73974" w:rsidR="00301207" w:rsidRPr="008D452D" w:rsidRDefault="0061282A" w:rsidP="00B87D54">
      <w:pPr>
        <w:pStyle w:val="Tekstpodstawowy"/>
        <w:spacing w:line="276" w:lineRule="auto"/>
        <w:ind w:right="48" w:firstLine="543"/>
        <w:jc w:val="both"/>
        <w:rPr>
          <w:sz w:val="22"/>
          <w:szCs w:val="22"/>
        </w:rPr>
      </w:pPr>
      <w:r w:rsidRPr="008D452D">
        <w:rPr>
          <w:color w:val="231F20"/>
          <w:sz w:val="22"/>
          <w:szCs w:val="22"/>
        </w:rPr>
        <w:t xml:space="preserve">Po drugie, </w:t>
      </w:r>
      <w:r w:rsidR="00301207" w:rsidRPr="008D452D">
        <w:rPr>
          <w:color w:val="231F20"/>
          <w:sz w:val="22"/>
          <w:szCs w:val="22"/>
        </w:rPr>
        <w:t>postanowienie to nie dotyczy umowy z radcą prawnym o świadczenie pomocy prawnej. Wymagania co do takich umów opierają się co do zasady na wyższym standardzie i uregulowane są w wielu innych postanowieniach KERP, jak np. art. 36 ust. 1 nakazujący uzgodnić wysokość wynagrodzenia i sposób ponoszenia wydatków przez klienta, art. 42 ust. 2 nakazujący wskazanie organów i osób uprawnionych do zasięgania stanowiska co do prawa i zgody na czynności zawodowe w przypadku klientów będących jednostkami organizacyjnymi czy art. 43 ust. 2 nakazujący ustalić z klientem zakres usługi oraz wysokość wynagrodzenia i sposób ponoszenia wydatków przez klienta.</w:t>
      </w:r>
    </w:p>
    <w:p w14:paraId="6F91BF96" w14:textId="786C9586" w:rsidR="00301207" w:rsidRPr="008D452D" w:rsidRDefault="00301207" w:rsidP="00B87D54">
      <w:pPr>
        <w:pStyle w:val="Akapitzlist"/>
        <w:numPr>
          <w:ilvl w:val="0"/>
          <w:numId w:val="21"/>
        </w:numPr>
        <w:tabs>
          <w:tab w:val="left" w:pos="612"/>
        </w:tabs>
        <w:spacing w:line="276" w:lineRule="auto"/>
        <w:ind w:left="0" w:right="50"/>
      </w:pPr>
      <w:r w:rsidRPr="008D452D">
        <w:rPr>
          <w:color w:val="231F20"/>
        </w:rPr>
        <w:t>Postanowienie art. 30 KERP znajduje pełne zastosowanie również do prawników zagranicznych oraz aplikantów radcowskich.</w:t>
      </w:r>
    </w:p>
    <w:p w14:paraId="0D7289EF" w14:textId="00A1EEA3" w:rsidR="00301207" w:rsidRPr="008D452D" w:rsidRDefault="00301207" w:rsidP="00B87D54">
      <w:pPr>
        <w:pStyle w:val="Akapitzlist"/>
        <w:numPr>
          <w:ilvl w:val="0"/>
          <w:numId w:val="21"/>
        </w:numPr>
        <w:tabs>
          <w:tab w:val="left" w:pos="601"/>
        </w:tabs>
        <w:spacing w:before="1" w:line="276" w:lineRule="auto"/>
        <w:ind w:left="0"/>
      </w:pPr>
      <w:r w:rsidRPr="008D452D">
        <w:rPr>
          <w:color w:val="231F20"/>
        </w:rPr>
        <w:lastRenderedPageBreak/>
        <w:t>W KEA analogiczne regulacje zawierają § 21, zgodnie z którym: „Adwokatowi nie wolno podejmować się prowadzenia sprawy, której wynik może dotyczyć jego osoby lub majątku, chyba że roszczenie dotyczy członka rodziny lub jest wspólne dla niego i dla strony”, § 47 według którego: „Adwokatowi nie wolno podejmować się prowadzenia sprawy przeciwko bliskiej jemu osobie”, oraz § 48 w brzmieniu: „Adwokat nie powinien podejmować się prowadzenia sprawy przeciwko osobie, z którą ma poważny zatarg osobisty”.</w:t>
      </w:r>
    </w:p>
    <w:p w14:paraId="053A76F3" w14:textId="62CE19B5" w:rsidR="00301207" w:rsidRPr="008D452D" w:rsidRDefault="00301207" w:rsidP="00B87D54">
      <w:pPr>
        <w:pStyle w:val="Akapitzlist"/>
        <w:numPr>
          <w:ilvl w:val="0"/>
          <w:numId w:val="21"/>
        </w:numPr>
        <w:tabs>
          <w:tab w:val="left" w:pos="595"/>
        </w:tabs>
        <w:spacing w:before="1" w:line="276" w:lineRule="auto"/>
        <w:ind w:left="0" w:right="0"/>
      </w:pPr>
      <w:r w:rsidRPr="008D452D">
        <w:rPr>
          <w:color w:val="231F20"/>
        </w:rPr>
        <w:t>Tezy z orzecznictwa</w:t>
      </w:r>
    </w:p>
    <w:p w14:paraId="2EF1F935" w14:textId="26DF1CFD" w:rsidR="00301207" w:rsidRPr="008D452D" w:rsidRDefault="00301207" w:rsidP="00B87D54">
      <w:pPr>
        <w:pStyle w:val="Tekstpodstawowy"/>
        <w:spacing w:before="75" w:line="276" w:lineRule="auto"/>
        <w:jc w:val="both"/>
        <w:rPr>
          <w:sz w:val="22"/>
          <w:szCs w:val="22"/>
        </w:rPr>
      </w:pPr>
      <w:r w:rsidRPr="008D452D">
        <w:rPr>
          <w:color w:val="231F20"/>
          <w:sz w:val="22"/>
          <w:szCs w:val="22"/>
        </w:rPr>
        <w:t>Orzeczenie OSD z 12</w:t>
      </w:r>
      <w:r w:rsidR="00B01583">
        <w:rPr>
          <w:color w:val="231F20"/>
          <w:sz w:val="22"/>
          <w:szCs w:val="22"/>
        </w:rPr>
        <w:t>.09.</w:t>
      </w:r>
      <w:r w:rsidRPr="008D452D">
        <w:rPr>
          <w:color w:val="231F20"/>
          <w:sz w:val="22"/>
          <w:szCs w:val="22"/>
        </w:rPr>
        <w:t>2016 r.</w:t>
      </w:r>
      <w:r w:rsidR="00B01583">
        <w:rPr>
          <w:color w:val="231F20"/>
          <w:sz w:val="22"/>
          <w:szCs w:val="22"/>
        </w:rPr>
        <w:t>,</w:t>
      </w:r>
      <w:r w:rsidRPr="008D452D">
        <w:rPr>
          <w:color w:val="231F20"/>
          <w:sz w:val="22"/>
          <w:szCs w:val="22"/>
        </w:rPr>
        <w:t xml:space="preserve"> D 45/2016 (nieprawomocne):</w:t>
      </w:r>
    </w:p>
    <w:p w14:paraId="08DCDFDD" w14:textId="4BEDA618" w:rsidR="00301207" w:rsidRPr="008D452D" w:rsidRDefault="00301207" w:rsidP="00B87D54">
      <w:pPr>
        <w:spacing w:before="18" w:line="276" w:lineRule="auto"/>
        <w:ind w:right="49" w:firstLine="226"/>
        <w:jc w:val="both"/>
        <w:rPr>
          <w:i/>
        </w:rPr>
      </w:pPr>
      <w:r w:rsidRPr="008D452D">
        <w:rPr>
          <w:i/>
          <w:color w:val="231F20"/>
        </w:rPr>
        <w:t xml:space="preserve">Uznaje radcę prawnego C.(1), […], winnym tego, że […] będąc aplikantem radcowskim w kancelarii radcy prawnego M.(1), ułatwił M.(1) wykonującemu czynności prawne na rzecz A. popełnienie przestępstwa oszustwa w celu osiągnięcia przez M.(1) korzyści majątkowej znacznej wartości i wyrządzenia A. szkody na kwotę […] euro, w ten sposób, że postępując zgodnie z wytycznymi M.(1), jako pełnomocnik strony transakcji M.(2), doprowadził w dniu […] r. do zawarcia umowy przedwstępnej o sprzedaży nieruchomości położonej w </w:t>
      </w:r>
      <w:proofErr w:type="spellStart"/>
      <w:r w:rsidRPr="008D452D">
        <w:rPr>
          <w:i/>
          <w:color w:val="231F20"/>
        </w:rPr>
        <w:t>W</w:t>
      </w:r>
      <w:proofErr w:type="spellEnd"/>
      <w:r w:rsidRPr="008D452D">
        <w:rPr>
          <w:i/>
          <w:color w:val="231F20"/>
        </w:rPr>
        <w:t>. przy ul. […] i […] pomiędzy oferentem S. a wymienioną, po czym wyraził w jej imieniu zgodę na cofnięcie wniosków o wpis praw i roszczeń wynikających z powołanej umowy na jej rzecz i wskazał C.(2) jako uprawnionego do nabycia przedmiotu umowy za kwotę […] euro, a nadto mając świadomość, że to M.(1) jest rzeczywistym oferentem w/w nieruchomości, jako pełnomocnik zbywcy, […] r. upoważniony przez M.(1) do przeprowadzenia</w:t>
      </w:r>
      <w:r w:rsidR="000A0CEF" w:rsidRPr="008D452D">
        <w:rPr>
          <w:i/>
        </w:rPr>
        <w:t xml:space="preserve"> </w:t>
      </w:r>
      <w:r w:rsidR="000A0CEF" w:rsidRPr="008D452D">
        <w:rPr>
          <w:i/>
          <w:color w:val="231F20"/>
        </w:rPr>
        <w:t>n</w:t>
      </w:r>
      <w:r w:rsidRPr="008D452D">
        <w:rPr>
          <w:i/>
          <w:color w:val="231F20"/>
        </w:rPr>
        <w:t>egocjacji z członkami K., wynegocjował kwotę sprzedaży ww. nieruchomości na […] euro, Obwiniony wziął udział w sprawie nabycia nieruchomości działając w warunkach konfliktu interesów. Z jednej strony bowiem, działania podjęte przez Obwinionego zmierzały do realizacji interesu reprezentowanego przez radcę prawnego M.(1). Jednocześnie Obwiniony musiał zdawać sobie sprawę z tego, że działania te są sprzeczne z interesem A., na rzecz której świadczył pomoc prawną radca prawny M.(1), zatrudniający Obwinionego oraz pełniący funkcję patrona Obwinionego. W tej sytuacji Obwinionego obowiązywał nakaz powstrzymywania się od działania w warunkach konfliktu interesów wobec klienta r. pr. M.(1). Takie postępowanie Obwinionego było w oczywisty sposób nieuczciwe, a w konsekwencji godzące w godność zawodu oraz zaufanie do niego, jak i jego przedstawicieli.</w:t>
      </w:r>
    </w:p>
    <w:p w14:paraId="1C84E8D8" w14:textId="77777777" w:rsidR="00301207" w:rsidRPr="008D452D" w:rsidRDefault="00301207" w:rsidP="00B87D54">
      <w:pPr>
        <w:pStyle w:val="Tekstpodstawowy"/>
        <w:spacing w:line="276" w:lineRule="auto"/>
        <w:rPr>
          <w:i/>
          <w:sz w:val="22"/>
          <w:szCs w:val="22"/>
        </w:rPr>
      </w:pPr>
    </w:p>
    <w:p w14:paraId="53E52BD9" w14:textId="7FC9F4C1" w:rsidR="00770790" w:rsidRPr="008D452D" w:rsidRDefault="00770790" w:rsidP="00B87D54">
      <w:pPr>
        <w:spacing w:line="276" w:lineRule="auto"/>
        <w:jc w:val="center"/>
        <w:rPr>
          <w:b/>
        </w:rPr>
      </w:pPr>
      <w:r w:rsidRPr="008D452D">
        <w:rPr>
          <w:b/>
        </w:rPr>
        <w:t>Art. 30a.</w:t>
      </w:r>
    </w:p>
    <w:p w14:paraId="19D00B76" w14:textId="77777777" w:rsidR="00770790" w:rsidRPr="008D452D" w:rsidRDefault="00770790" w:rsidP="00B87D54">
      <w:pPr>
        <w:spacing w:line="276" w:lineRule="auto"/>
        <w:ind w:hanging="284"/>
        <w:contextualSpacing/>
        <w:jc w:val="both"/>
        <w:rPr>
          <w:b/>
          <w:bCs/>
        </w:rPr>
      </w:pPr>
      <w:r w:rsidRPr="008D452D">
        <w:rPr>
          <w:b/>
          <w:bCs/>
        </w:rPr>
        <w:t>1. Radca prawny przed przystąpieniem do świadczenia pomocy prawnej w danej sprawie obowiązany jest do zbadania, czy nie występuje konflikt interesów, a w przypadku jego stwierdzenia – do odmowy jej świadczenia.</w:t>
      </w:r>
    </w:p>
    <w:p w14:paraId="5D54695C" w14:textId="77777777" w:rsidR="00770790" w:rsidRPr="008D452D" w:rsidRDefault="00770790" w:rsidP="00B87D54">
      <w:pPr>
        <w:spacing w:line="276" w:lineRule="auto"/>
        <w:ind w:hanging="284"/>
        <w:contextualSpacing/>
        <w:jc w:val="both"/>
        <w:rPr>
          <w:b/>
          <w:bCs/>
        </w:rPr>
      </w:pPr>
      <w:r w:rsidRPr="008D452D">
        <w:rPr>
          <w:b/>
          <w:bCs/>
        </w:rPr>
        <w:t>2. Jeżeli konflikt interesów ujawni się w czasie świadczenia pomocy prawnej w danej sprawie, radca prawny obowiązany jest z niej zrezygnować, a w szczególności wypowiedzieć pełnomocnictwo wszystkim klientom, których dotyczy konflikt interesów.</w:t>
      </w:r>
    </w:p>
    <w:p w14:paraId="0A5AD0CE" w14:textId="77777777" w:rsidR="00770790" w:rsidRPr="008D452D" w:rsidRDefault="00770790" w:rsidP="00B87D54">
      <w:pPr>
        <w:spacing w:line="276" w:lineRule="auto"/>
        <w:ind w:hanging="284"/>
        <w:contextualSpacing/>
        <w:jc w:val="both"/>
        <w:rPr>
          <w:b/>
          <w:bCs/>
        </w:rPr>
      </w:pPr>
      <w:r w:rsidRPr="008D452D">
        <w:rPr>
          <w:b/>
          <w:bCs/>
        </w:rPr>
        <w:t>3. Obowiązek unikania konfliktu interesów odnosi się również do radcy prawnego przyjmującego pełnomocnictwo substytucyjne.</w:t>
      </w:r>
    </w:p>
    <w:p w14:paraId="63103F7F" w14:textId="77777777" w:rsidR="00684174" w:rsidRPr="008D452D" w:rsidRDefault="00684174" w:rsidP="00B87D54">
      <w:pPr>
        <w:spacing w:line="276" w:lineRule="auto"/>
      </w:pPr>
    </w:p>
    <w:p w14:paraId="04BAB939" w14:textId="22D073AE" w:rsidR="00DD23C5" w:rsidRPr="008D452D" w:rsidRDefault="00DD23C5" w:rsidP="00B87D54">
      <w:pPr>
        <w:pStyle w:val="Akapitzlist"/>
        <w:numPr>
          <w:ilvl w:val="0"/>
          <w:numId w:val="250"/>
        </w:numPr>
        <w:spacing w:line="276" w:lineRule="auto"/>
        <w:ind w:left="0" w:hanging="142"/>
      </w:pPr>
      <w:r w:rsidRPr="008D452D">
        <w:t>Postanowienie dotyczy podstawowych obowiązków radcy prawnego w zakresie zarządzania konfliktem interesów. Zostało ono dodane na mocy nowelizacji z 2022 r</w:t>
      </w:r>
      <w:r w:rsidR="005F25AF">
        <w:t>.</w:t>
      </w:r>
      <w:r w:rsidRPr="008D452D">
        <w:t xml:space="preserve">, aczkolwiek niektóre jego części stanowiły przed nowelizacją jednostki redakcyjne znajdujące się w innych postanowieniach KERP. Najlotniejszym </w:t>
      </w:r>
      <w:r w:rsidRPr="008D452D">
        <w:rPr>
          <w:i/>
          <w:iCs/>
        </w:rPr>
        <w:t xml:space="preserve">novum </w:t>
      </w:r>
      <w:r w:rsidRPr="008D452D">
        <w:t>jest wprowadzenie w</w:t>
      </w:r>
      <w:r w:rsidR="0020558A" w:rsidRPr="008D452D">
        <w:t>yraźnego obowiązku badania konfliktu interesów przed przystąpieniem do świadczenia pomocy prawnej oraz obowiązku zupełnego wycofania się ze sprawy, gdy konflikt ujawni się w toku jej świadczenia.</w:t>
      </w:r>
    </w:p>
    <w:p w14:paraId="200032A4" w14:textId="70AA00B9" w:rsidR="00CB34E4" w:rsidRPr="008D452D" w:rsidRDefault="00607987" w:rsidP="00B87D54">
      <w:pPr>
        <w:pStyle w:val="Akapitzlist"/>
        <w:numPr>
          <w:ilvl w:val="0"/>
          <w:numId w:val="250"/>
        </w:numPr>
        <w:spacing w:line="276" w:lineRule="auto"/>
        <w:ind w:left="0"/>
      </w:pPr>
      <w:r w:rsidRPr="008D452D">
        <w:t xml:space="preserve">Zgodnie z art. 30a ust. 1 KERP radca prawny przed przystąpieniem do świadczenia pomocy prawnej w danej sprawie obowiązany jest do zbadania, czy nie występuje konflikt interesów, a w przypadku jego </w:t>
      </w:r>
      <w:r w:rsidRPr="008D452D">
        <w:lastRenderedPageBreak/>
        <w:t>stwierdzenia – do odmowy jej świadczenia.</w:t>
      </w:r>
      <w:r w:rsidR="0020558A" w:rsidRPr="008D452D">
        <w:t xml:space="preserve"> </w:t>
      </w:r>
      <w:r w:rsidRPr="008D452D">
        <w:t>Badanie konfliktu interesów to zespół czynności intelektualnych i technicznych mających na celu stwierdzenie, czy udzielenie pomocy prawnej klientowi wypełniłoby przesłanki konfliktu interesów uregulowane w art. 26</w:t>
      </w:r>
      <w:r w:rsidR="005F25AF" w:rsidRPr="000C75F8">
        <w:rPr>
          <w:color w:val="231F20"/>
        </w:rPr>
        <w:t>–</w:t>
      </w:r>
      <w:r w:rsidRPr="008D452D">
        <w:t>30 KERP.</w:t>
      </w:r>
      <w:r w:rsidR="00CB34E4" w:rsidRPr="008D452D">
        <w:t xml:space="preserve"> Teoretycznie m</w:t>
      </w:r>
      <w:r w:rsidR="00CB34E4" w:rsidRPr="008D452D">
        <w:rPr>
          <w:color w:val="231F20"/>
        </w:rPr>
        <w:t xml:space="preserve">oże ono polegać przykładowo na przejrzeniu listy prowadzonych obecnie i w przeszłości spraw z uwzględnieniem ich uczestników, w szczególności przeciwników procesowych, skierowaniu odpowiedniego zapytania do innych osób, z którymi radca prawny wspólnie wykonuje zawód lub współpracuje przy jego wykonywaniu, jak również zachowaniu czujności wobec okoliczności, w jakich podejmowana lub prowadzona jest sprawa (zob. A. </w:t>
      </w:r>
      <w:proofErr w:type="spellStart"/>
      <w:r w:rsidR="00CB34E4" w:rsidRPr="008D452D">
        <w:rPr>
          <w:color w:val="231F20"/>
        </w:rPr>
        <w:t>Mednis</w:t>
      </w:r>
      <w:proofErr w:type="spellEnd"/>
      <w:r w:rsidR="00CB34E4" w:rsidRPr="008D452D">
        <w:rPr>
          <w:color w:val="231F20"/>
        </w:rPr>
        <w:t xml:space="preserve">, </w:t>
      </w:r>
      <w:r w:rsidR="00CB34E4" w:rsidRPr="008D452D">
        <w:rPr>
          <w:i/>
          <w:color w:val="231F20"/>
        </w:rPr>
        <w:t>Konflikt interesów</w:t>
      </w:r>
      <w:r w:rsidR="00CB34E4" w:rsidRPr="008D452D">
        <w:rPr>
          <w:color w:val="231F20"/>
        </w:rPr>
        <w:t xml:space="preserve"> </w:t>
      </w:r>
      <w:r w:rsidR="00A939BE">
        <w:rPr>
          <w:color w:val="231F20"/>
        </w:rPr>
        <w:t>[</w:t>
      </w:r>
      <w:r w:rsidR="00CB34E4" w:rsidRPr="008D452D">
        <w:rPr>
          <w:color w:val="231F20"/>
        </w:rPr>
        <w:t>w:</w:t>
      </w:r>
      <w:r w:rsidR="00A939BE">
        <w:rPr>
          <w:color w:val="231F20"/>
        </w:rPr>
        <w:t>]</w:t>
      </w:r>
      <w:r w:rsidR="00CB34E4" w:rsidRPr="008D452D">
        <w:rPr>
          <w:color w:val="231F20"/>
        </w:rPr>
        <w:t xml:space="preserve"> </w:t>
      </w:r>
      <w:r w:rsidR="00CB34E4" w:rsidRPr="008D452D">
        <w:rPr>
          <w:i/>
          <w:color w:val="231F20"/>
        </w:rPr>
        <w:t>Etyka zawodów prawniczych. Etyka prawnicza</w:t>
      </w:r>
      <w:r w:rsidR="00A939BE">
        <w:rPr>
          <w:color w:val="231F20"/>
        </w:rPr>
        <w:t>, red. H. Izdebski, P. Skuczyński, Warszawa 2006,</w:t>
      </w:r>
      <w:r w:rsidR="00CB34E4" w:rsidRPr="008D452D">
        <w:rPr>
          <w:color w:val="231F20"/>
        </w:rPr>
        <w:t xml:space="preserve"> s. 190–191). Jednakże KERP oraz </w:t>
      </w:r>
      <w:r w:rsidR="00BA0777">
        <w:rPr>
          <w:color w:val="231F20"/>
        </w:rPr>
        <w:t>regulamin wykonywania zawodu radcy</w:t>
      </w:r>
      <w:r w:rsidR="00BA0777" w:rsidRPr="008D452D">
        <w:rPr>
          <w:color w:val="231F20"/>
        </w:rPr>
        <w:t xml:space="preserve"> </w:t>
      </w:r>
      <w:r w:rsidR="00CB34E4" w:rsidRPr="008D452D">
        <w:rPr>
          <w:color w:val="231F20"/>
        </w:rPr>
        <w:t xml:space="preserve">wprowadzają bardzo konkretne rozwiązania w tym zakresie (zob. </w:t>
      </w:r>
      <w:r w:rsidR="00BA0777">
        <w:rPr>
          <w:color w:val="231F20"/>
        </w:rPr>
        <w:t>uwaga</w:t>
      </w:r>
      <w:r w:rsidR="00BA0777" w:rsidRPr="008D452D">
        <w:rPr>
          <w:color w:val="231F20"/>
        </w:rPr>
        <w:t xml:space="preserve"> </w:t>
      </w:r>
      <w:r w:rsidR="00CB34E4" w:rsidRPr="008D452D">
        <w:rPr>
          <w:color w:val="231F20"/>
        </w:rPr>
        <w:t>3 poniżej)</w:t>
      </w:r>
    </w:p>
    <w:p w14:paraId="31F0ABDE" w14:textId="44EA9DB0" w:rsidR="0020558A" w:rsidRPr="008D452D" w:rsidRDefault="00607987" w:rsidP="00B87D54">
      <w:pPr>
        <w:spacing w:line="276" w:lineRule="auto"/>
        <w:ind w:firstLine="708"/>
        <w:jc w:val="both"/>
      </w:pPr>
      <w:r w:rsidRPr="008D452D">
        <w:t>Jak stanowi art. 30a ust. 1 KERP</w:t>
      </w:r>
      <w:r w:rsidR="005F25AF">
        <w:t>,</w:t>
      </w:r>
      <w:r w:rsidRPr="008D452D">
        <w:t xml:space="preserve"> badanie powinno nastąpić przed przystąpieniem do świadczenia pomocy prawnej. Jednakże aby dokonać go skutecznie</w:t>
      </w:r>
      <w:r w:rsidR="00BA0777">
        <w:t>,</w:t>
      </w:r>
      <w:r w:rsidRPr="008D452D">
        <w:t xml:space="preserve"> niezbędne jest bieżące wykonywanie rutynowych czynności przygotowawczych, polegające na gromadzeniu niezbędnych danych. Dotyczą one przede wszystkim aktualnych i byłych klientów oraz prowadzonych dla nich spraw lub wykonywanych czynności. Bez pełnej wiedzy w tym zakresie nie jest bowiem możliwe stwierdzenie z całą pewnością, czy konflikt interesów zachodzi. Jest to w szczególności istotne dlatego, że postanowienia KERP nie wyznaczają żadnej granicy czasowej dotyczącej badania konfliktu interesów z udziałem tzw. byłego klienta. Poleganie w tym zakresie na pamięci radcy prawnego lub przeglądaniu za każdym razem akt podręcznych nie byłoby optymalnym rozwiązaniem.</w:t>
      </w:r>
      <w:r w:rsidR="0020558A" w:rsidRPr="008D452D">
        <w:tab/>
      </w:r>
    </w:p>
    <w:p w14:paraId="2EBE231A" w14:textId="77B032BD" w:rsidR="005F25AF" w:rsidRDefault="00607987" w:rsidP="00B87D54">
      <w:pPr>
        <w:pStyle w:val="Akapitzlist"/>
        <w:numPr>
          <w:ilvl w:val="0"/>
          <w:numId w:val="250"/>
        </w:numPr>
        <w:spacing w:line="276" w:lineRule="auto"/>
        <w:ind w:left="0"/>
      </w:pPr>
      <w:r w:rsidRPr="008D452D">
        <w:t xml:space="preserve">W konsekwencji § 6 </w:t>
      </w:r>
      <w:r w:rsidR="000C2560">
        <w:rPr>
          <w:color w:val="231F20"/>
        </w:rPr>
        <w:t>regulaminu wykonywania zawodu radcy</w:t>
      </w:r>
      <w:r w:rsidR="000C2560" w:rsidRPr="008D452D">
        <w:rPr>
          <w:color w:val="231F20"/>
        </w:rPr>
        <w:t xml:space="preserve"> </w:t>
      </w:r>
      <w:r w:rsidRPr="008D452D">
        <w:t>nakłada na radców prawnych obowiązek prowadzenia rejestru klientów, na potrzeby badania konfliktu interesów, jako wspomniane rutynowe czynności przygotowawcze polegające na gromadzeniu niezbędnych danych.</w:t>
      </w:r>
      <w:r w:rsidR="0020558A" w:rsidRPr="008D452D">
        <w:t xml:space="preserve"> </w:t>
      </w:r>
      <w:r w:rsidRPr="008D452D">
        <w:t xml:space="preserve">Postanowienie to zastrzega dodatkowo, że: </w:t>
      </w:r>
    </w:p>
    <w:p w14:paraId="197D04AA" w14:textId="77226184" w:rsidR="005F25AF" w:rsidRDefault="0020558A" w:rsidP="005F25AF">
      <w:pPr>
        <w:pStyle w:val="Akapitzlist"/>
        <w:spacing w:line="276" w:lineRule="auto"/>
        <w:ind w:left="0" w:firstLine="0"/>
      </w:pPr>
      <w:r w:rsidRPr="008D452D">
        <w:t xml:space="preserve">1) </w:t>
      </w:r>
      <w:r w:rsidR="00607987" w:rsidRPr="008D452D">
        <w:t xml:space="preserve">obowiązek prowadzenia rejestru klientów nie dotyczy radców prawnych wykonujących zawód w na podstawie stosunku pracy (§ 6 ust. 1 </w:t>
      </w:r>
      <w:r w:rsidR="006D29A1">
        <w:rPr>
          <w:color w:val="231F20"/>
        </w:rPr>
        <w:t>regulaminu wykonywania zawodu radcy</w:t>
      </w:r>
      <w:r w:rsidR="00607987" w:rsidRPr="008D452D">
        <w:t>)</w:t>
      </w:r>
      <w:r w:rsidR="00943CCA">
        <w:t>;</w:t>
      </w:r>
      <w:r w:rsidRPr="008D452D">
        <w:t xml:space="preserve"> </w:t>
      </w:r>
    </w:p>
    <w:p w14:paraId="6F5C39D8" w14:textId="5E8FFBF2" w:rsidR="005F25AF" w:rsidRDefault="0020558A" w:rsidP="005F25AF">
      <w:pPr>
        <w:pStyle w:val="Akapitzlist"/>
        <w:spacing w:line="276" w:lineRule="auto"/>
        <w:ind w:left="0" w:firstLine="0"/>
      </w:pPr>
      <w:r w:rsidRPr="008D452D">
        <w:t xml:space="preserve">2) </w:t>
      </w:r>
      <w:r w:rsidR="00607987" w:rsidRPr="008D452D">
        <w:t>w przypadku gdy radca prawny wykonuje zawód wspólnie z innymi osobami</w:t>
      </w:r>
      <w:r w:rsidR="00943CCA">
        <w:t>,</w:t>
      </w:r>
      <w:r w:rsidR="00607987" w:rsidRPr="008D452D">
        <w:t xml:space="preserve"> można prowadzić jeden rejestr klientów. </w:t>
      </w:r>
    </w:p>
    <w:p w14:paraId="020181A4" w14:textId="7D03F617" w:rsidR="00607987" w:rsidRPr="008D452D" w:rsidRDefault="00607987" w:rsidP="005F25AF">
      <w:pPr>
        <w:pStyle w:val="Akapitzlist"/>
        <w:spacing w:line="276" w:lineRule="auto"/>
        <w:ind w:left="0" w:firstLine="0"/>
      </w:pPr>
      <w:r w:rsidRPr="008D452D">
        <w:t xml:space="preserve">Rejestr klientów jest dostępny dla wszystkich osób wspólnie wykonujących zawód (§ 6 ust. 2 </w:t>
      </w:r>
      <w:r w:rsidR="006D29A1">
        <w:rPr>
          <w:color w:val="231F20"/>
        </w:rPr>
        <w:t>regulaminu wykonywania zawodu radcy</w:t>
      </w:r>
      <w:r w:rsidRPr="008D452D">
        <w:t>).</w:t>
      </w:r>
    </w:p>
    <w:p w14:paraId="6EA31DDA" w14:textId="1C04DB5A" w:rsidR="00607987" w:rsidRPr="008D452D" w:rsidRDefault="00607987" w:rsidP="00B87D54">
      <w:pPr>
        <w:spacing w:line="276" w:lineRule="auto"/>
        <w:ind w:firstLine="708"/>
        <w:jc w:val="both"/>
      </w:pPr>
      <w:r w:rsidRPr="008D452D">
        <w:t xml:space="preserve">Postanowienia </w:t>
      </w:r>
      <w:r w:rsidR="006D29A1">
        <w:rPr>
          <w:color w:val="231F20"/>
        </w:rPr>
        <w:t xml:space="preserve">regulaminu wykonywania zawodu radcy </w:t>
      </w:r>
      <w:r w:rsidRPr="008D452D">
        <w:t>dotyczące rejestru klientów zachowują daleko idącą elastyczność co do formy jego prowadzenia, zakresu danych podlegających rejestrowaniu oraz sposobu prowadzenia rejestru. Mówią one jedynie o obowiązku prowadzenia rejestru klientów na potrzeby badania konfliktu interesów. Oznacza to, że radca prawny powinien tak określić formę, treść i sposób jego prowadzenia, aby był w stanie efektywnie badać konflikt interesów i skutecznie go unikać. Decyzje dotyczące rejestru powinien podjąć więc w kontekście owych potrzeb, uwzględniając m.in. charakter swojej działalności, liczbę klientów, rodzaje prowadzonych spraw.</w:t>
      </w:r>
    </w:p>
    <w:p w14:paraId="15499620" w14:textId="40240164" w:rsidR="00607987" w:rsidRPr="008D452D" w:rsidRDefault="0020558A" w:rsidP="00B87D54">
      <w:pPr>
        <w:spacing w:line="276" w:lineRule="auto"/>
        <w:ind w:firstLine="708"/>
        <w:jc w:val="both"/>
      </w:pPr>
      <w:r w:rsidRPr="008D452D">
        <w:t>D</w:t>
      </w:r>
      <w:r w:rsidR="00607987" w:rsidRPr="008D452D">
        <w:t>opuszczalna jest każda forma prowadzenia rejestru, a więc zarówno pisemna, jak i elektroniczna. Możliwe jest wykorzystywanie w tym celu np.:</w:t>
      </w:r>
      <w:r w:rsidRPr="008D452D">
        <w:t xml:space="preserve"> </w:t>
      </w:r>
      <w:r w:rsidR="00607987" w:rsidRPr="008D452D">
        <w:t>aplikacji do prowadzenia ksiąg rachunkowych i wystawiania faktur,</w:t>
      </w:r>
      <w:r w:rsidRPr="008D452D">
        <w:t xml:space="preserve"> </w:t>
      </w:r>
      <w:r w:rsidR="00607987" w:rsidRPr="008D452D">
        <w:t>oprogramowania do zarządzania kancelarią,</w:t>
      </w:r>
      <w:r w:rsidRPr="008D452D">
        <w:t xml:space="preserve"> </w:t>
      </w:r>
      <w:r w:rsidR="00607987" w:rsidRPr="008D452D">
        <w:t>oprogramowania do zarządzania relacjami z klientami,</w:t>
      </w:r>
      <w:r w:rsidRPr="008D452D">
        <w:t xml:space="preserve"> </w:t>
      </w:r>
      <w:r w:rsidR="00607987" w:rsidRPr="008D452D">
        <w:t>rejestru czynności przetwarzania danych osobowych, zwykłego arkusza kalkulacyjnego,</w:t>
      </w:r>
      <w:r w:rsidRPr="008D452D">
        <w:t xml:space="preserve"> </w:t>
      </w:r>
      <w:r w:rsidR="00607987" w:rsidRPr="008D452D">
        <w:t>zwykłego pliku tekstowego. Innymi słowy</w:t>
      </w:r>
      <w:r w:rsidR="005F25AF">
        <w:t>,</w:t>
      </w:r>
      <w:r w:rsidR="00607987" w:rsidRPr="008D452D">
        <w:t xml:space="preserve"> za rejestr klientów może być uznana jakakolwiek baza klientów prowadzona przez radcę prawnego na inne potrzeby. Nie jest konieczna zmiana formy takiej bazy, o ile daje się ona w praktyczny sposób wykorzystać do badania konfliktu interesów. Musi więc zawierać funkcjonalną możliwość przeszukiwania jej przed przystąpieniem do świadczenia pomocy prawnej, np. sprawdzenia, czy przeciwnik procesowy klienta lub druga strona obsługiwanej transakcji nie jest lub nie był klientem radcy prawnego.</w:t>
      </w:r>
    </w:p>
    <w:p w14:paraId="266B6C2B" w14:textId="015FBD14" w:rsidR="0020558A" w:rsidRPr="008D452D" w:rsidRDefault="00607987" w:rsidP="00B87D54">
      <w:pPr>
        <w:spacing w:line="276" w:lineRule="auto"/>
        <w:ind w:firstLine="708"/>
        <w:jc w:val="both"/>
      </w:pPr>
      <w:r w:rsidRPr="008D452D">
        <w:t xml:space="preserve">Zakres danych podlegających wpisowi do rejestru, a więc jego treść, nie są określone przez </w:t>
      </w:r>
      <w:r w:rsidRPr="008D452D">
        <w:lastRenderedPageBreak/>
        <w:t xml:space="preserve">postanowienia </w:t>
      </w:r>
      <w:r w:rsidR="00BB2CAA">
        <w:rPr>
          <w:color w:val="231F20"/>
        </w:rPr>
        <w:t>regulaminu wykonywania zawodu radcy</w:t>
      </w:r>
      <w:r w:rsidRPr="008D452D">
        <w:t>. Z istoty rejestru klientów wynika, że wpisane do niego dane powinny umożliwiać taką identyfikację klientów i byłych klientów, które pozwolą sprawdzić w ramach badania konfliktu interesów, czy nie występują oni np. w przyjmowanej sprawie w roli przeciwnika procesowego.</w:t>
      </w:r>
      <w:r w:rsidR="0020558A" w:rsidRPr="008D452D">
        <w:t xml:space="preserve"> </w:t>
      </w:r>
    </w:p>
    <w:p w14:paraId="72A4E9D9" w14:textId="50E55047" w:rsidR="005F25AF" w:rsidRDefault="00607987" w:rsidP="00B87D54">
      <w:pPr>
        <w:spacing w:line="276" w:lineRule="auto"/>
        <w:ind w:firstLine="708"/>
        <w:jc w:val="both"/>
      </w:pPr>
      <w:r w:rsidRPr="008D452D">
        <w:t>Minimum danych podlegających wpisowi stanowią zatem dane identyfikacyjne klienta. Z praktycznego punktu widzenia niezbędn</w:t>
      </w:r>
      <w:r w:rsidR="001B1063">
        <w:t>y</w:t>
      </w:r>
      <w:r w:rsidRPr="008D452D">
        <w:t xml:space="preserve"> jest taki ich dobór, aby wyłączyć możliwość omyłki wynikającej np. ze zbieżności nazwiska lub nazwy (firmy), a także umożliwić identyfikację klienta, w przypadku ich zmiany. W konsekwencji minimalny zakres rejestrowanych danych powinien być następujący.</w:t>
      </w:r>
      <w:r w:rsidR="0020558A" w:rsidRPr="008D452D">
        <w:t xml:space="preserve"> </w:t>
      </w:r>
      <w:r w:rsidRPr="008D452D">
        <w:t>W przypadku osób fizycznych:</w:t>
      </w:r>
      <w:r w:rsidR="0020558A" w:rsidRPr="008D452D">
        <w:t xml:space="preserve"> </w:t>
      </w:r>
    </w:p>
    <w:p w14:paraId="554DC694" w14:textId="77777777" w:rsidR="005F25AF" w:rsidRDefault="0020558A" w:rsidP="00B87D54">
      <w:pPr>
        <w:spacing w:line="276" w:lineRule="auto"/>
        <w:ind w:firstLine="708"/>
        <w:jc w:val="both"/>
      </w:pPr>
      <w:r w:rsidRPr="008D452D">
        <w:t xml:space="preserve">1) </w:t>
      </w:r>
      <w:r w:rsidR="00607987" w:rsidRPr="008D452D">
        <w:t>imię (imiona) i nazwisko,</w:t>
      </w:r>
      <w:r w:rsidRPr="008D452D">
        <w:t xml:space="preserve"> </w:t>
      </w:r>
    </w:p>
    <w:p w14:paraId="4D00009F" w14:textId="77777777" w:rsidR="005F25AF" w:rsidRDefault="0020558A" w:rsidP="00B87D54">
      <w:pPr>
        <w:spacing w:line="276" w:lineRule="auto"/>
        <w:ind w:firstLine="708"/>
        <w:jc w:val="both"/>
      </w:pPr>
      <w:r w:rsidRPr="008D452D">
        <w:t xml:space="preserve">2) </w:t>
      </w:r>
      <w:r w:rsidR="00607987" w:rsidRPr="008D452D">
        <w:t>numer PESEL.</w:t>
      </w:r>
      <w:r w:rsidRPr="008D452D">
        <w:t xml:space="preserve"> </w:t>
      </w:r>
    </w:p>
    <w:p w14:paraId="5EF6952D" w14:textId="77777777" w:rsidR="005F25AF" w:rsidRDefault="00607987" w:rsidP="00B87D54">
      <w:pPr>
        <w:spacing w:line="276" w:lineRule="auto"/>
        <w:ind w:firstLine="708"/>
        <w:jc w:val="both"/>
      </w:pPr>
      <w:r w:rsidRPr="008D452D">
        <w:t>W przypadku jednostek organizacyjnych:</w:t>
      </w:r>
      <w:r w:rsidR="0020558A" w:rsidRPr="008D452D">
        <w:t xml:space="preserve"> </w:t>
      </w:r>
    </w:p>
    <w:p w14:paraId="2135CE69" w14:textId="77777777" w:rsidR="005F25AF" w:rsidRDefault="0020558A" w:rsidP="00B87D54">
      <w:pPr>
        <w:spacing w:line="276" w:lineRule="auto"/>
        <w:ind w:firstLine="708"/>
        <w:jc w:val="both"/>
      </w:pPr>
      <w:r w:rsidRPr="008D452D">
        <w:t xml:space="preserve">1) </w:t>
      </w:r>
      <w:r w:rsidR="00607987" w:rsidRPr="008D452D">
        <w:t>nazwa (firma),</w:t>
      </w:r>
      <w:r w:rsidRPr="008D452D">
        <w:t xml:space="preserve"> </w:t>
      </w:r>
    </w:p>
    <w:p w14:paraId="30A2D8BF" w14:textId="77777777" w:rsidR="005F25AF" w:rsidRDefault="0020558A" w:rsidP="00B87D54">
      <w:pPr>
        <w:spacing w:line="276" w:lineRule="auto"/>
        <w:ind w:firstLine="708"/>
        <w:jc w:val="both"/>
      </w:pPr>
      <w:r w:rsidRPr="008D452D">
        <w:t xml:space="preserve">2) </w:t>
      </w:r>
      <w:r w:rsidR="00607987" w:rsidRPr="008D452D">
        <w:t>forma prawna,</w:t>
      </w:r>
      <w:r w:rsidRPr="008D452D">
        <w:t xml:space="preserve"> </w:t>
      </w:r>
    </w:p>
    <w:p w14:paraId="10335499" w14:textId="283C695D" w:rsidR="0020558A" w:rsidRPr="008D452D" w:rsidRDefault="0020558A" w:rsidP="00B87D54">
      <w:pPr>
        <w:spacing w:line="276" w:lineRule="auto"/>
        <w:ind w:firstLine="708"/>
        <w:jc w:val="both"/>
      </w:pPr>
      <w:r w:rsidRPr="008D452D">
        <w:t xml:space="preserve">3) </w:t>
      </w:r>
      <w:r w:rsidR="00607987" w:rsidRPr="008D452D">
        <w:t xml:space="preserve">dane rejestrowe (rodzaj rejestru, organ prowadzący rejestr, numer w rejestrze). </w:t>
      </w:r>
    </w:p>
    <w:p w14:paraId="30FD406D" w14:textId="3A0442E8" w:rsidR="005F25AF" w:rsidRDefault="00607987" w:rsidP="00B87D54">
      <w:pPr>
        <w:spacing w:line="276" w:lineRule="auto"/>
        <w:ind w:firstLine="708"/>
        <w:jc w:val="both"/>
      </w:pPr>
      <w:r w:rsidRPr="008D452D">
        <w:t xml:space="preserve">Nie jest niezbędne, ale </w:t>
      </w:r>
      <w:r w:rsidR="00943CCA">
        <w:t xml:space="preserve">jest </w:t>
      </w:r>
      <w:r w:rsidRPr="008D452D">
        <w:t>zalecane zamieszczanie w rejestrze także następujących danych:</w:t>
      </w:r>
      <w:r w:rsidR="0020558A" w:rsidRPr="008D452D">
        <w:t xml:space="preserve"> </w:t>
      </w:r>
    </w:p>
    <w:p w14:paraId="77E8B772" w14:textId="77777777" w:rsidR="005F25AF" w:rsidRDefault="0020558A" w:rsidP="00B87D54">
      <w:pPr>
        <w:spacing w:line="276" w:lineRule="auto"/>
        <w:ind w:firstLine="708"/>
        <w:jc w:val="both"/>
      </w:pPr>
      <w:r w:rsidRPr="008D452D">
        <w:t xml:space="preserve">1) </w:t>
      </w:r>
      <w:r w:rsidR="00607987" w:rsidRPr="008D452D">
        <w:t>informacje adresowe i kontaktowe dotyczące klienta,</w:t>
      </w:r>
      <w:r w:rsidRPr="008D452D">
        <w:t xml:space="preserve"> </w:t>
      </w:r>
    </w:p>
    <w:p w14:paraId="665F790B" w14:textId="77777777" w:rsidR="005F25AF" w:rsidRDefault="0020558A" w:rsidP="00B87D54">
      <w:pPr>
        <w:spacing w:line="276" w:lineRule="auto"/>
        <w:ind w:firstLine="708"/>
        <w:jc w:val="both"/>
      </w:pPr>
      <w:r w:rsidRPr="008D452D">
        <w:t xml:space="preserve">2) </w:t>
      </w:r>
      <w:r w:rsidR="00607987" w:rsidRPr="008D452D">
        <w:t>oznaczenie prowadzonych dla klienta spraw lub wykonywanych czynności zawodowych,</w:t>
      </w:r>
      <w:r w:rsidRPr="008D452D">
        <w:t xml:space="preserve"> </w:t>
      </w:r>
    </w:p>
    <w:p w14:paraId="403066E1" w14:textId="77777777" w:rsidR="005F25AF" w:rsidRDefault="0020558A" w:rsidP="00B87D54">
      <w:pPr>
        <w:spacing w:line="276" w:lineRule="auto"/>
        <w:ind w:firstLine="708"/>
        <w:jc w:val="both"/>
      </w:pPr>
      <w:r w:rsidRPr="008D452D">
        <w:t xml:space="preserve">3) </w:t>
      </w:r>
      <w:r w:rsidR="00607987" w:rsidRPr="008D452D">
        <w:t>oznaczenie dat świadczenia pomocy prawnej na rzecz klienta, a w szczególności termin jego zakończenia.</w:t>
      </w:r>
      <w:r w:rsidRPr="008D452D">
        <w:t xml:space="preserve"> </w:t>
      </w:r>
    </w:p>
    <w:p w14:paraId="0B7F3729" w14:textId="77B39A39" w:rsidR="00607987" w:rsidRPr="008D452D" w:rsidRDefault="00607987" w:rsidP="00B87D54">
      <w:pPr>
        <w:spacing w:line="276" w:lineRule="auto"/>
        <w:ind w:firstLine="708"/>
        <w:jc w:val="both"/>
      </w:pPr>
      <w:r w:rsidRPr="008D452D">
        <w:t>Z punktu widzenia zasady unikania konfliktu interesów dane adresowe i kontaktowe klientów oraz byłych klientów mogą być przydatne w sytuacji, gdy radca prawny zamierzałby skorzystać z tych sposobów zarządzania konfliktem, które wymagają ich zgody.</w:t>
      </w:r>
    </w:p>
    <w:p w14:paraId="366FCCFB" w14:textId="77777777" w:rsidR="00607987" w:rsidRPr="008D452D" w:rsidRDefault="00607987" w:rsidP="00B87D54">
      <w:pPr>
        <w:spacing w:line="276" w:lineRule="auto"/>
        <w:ind w:firstLine="708"/>
        <w:jc w:val="both"/>
      </w:pPr>
      <w:r w:rsidRPr="008D452D">
        <w:t>Oznaczenie prowadzonych dla klienta spraw lub wykonywanych czynności zawodowych jest niezbędne w tych przypadkach badania konfliktu interesów, gdy postanowienia KERP wymagają stwierdzenia, czy zachodzi tożsamość lub związek spraw. Mimo to zamieszczanie w rejestrze danych o w prowadzonych sprawach lub wykonywanych czynnościach na rzecz klienta nie jest konieczne, o ile radca prawny ma możliwość dokonania takiego sprawdzenia na podstawie innych źródeł, np. akt sprawy lub innych dokumentów. Należy uwzględnić tu praktyczną możliwość odnalezienia takich akt lub dokumentów na podstawie danych z rejestru.</w:t>
      </w:r>
    </w:p>
    <w:p w14:paraId="7405EF25" w14:textId="713473A4" w:rsidR="00607987" w:rsidRPr="008D452D" w:rsidRDefault="00607987" w:rsidP="00B87D54">
      <w:pPr>
        <w:spacing w:line="276" w:lineRule="auto"/>
        <w:ind w:firstLine="708"/>
        <w:jc w:val="both"/>
      </w:pPr>
      <w:r w:rsidRPr="008D452D">
        <w:t>Natomiast oznaczenie dat świadczenia pomocy prawnej na rzecz klienta, a w szczególności termin</w:t>
      </w:r>
      <w:r w:rsidR="00943CCA">
        <w:t>u</w:t>
      </w:r>
      <w:r w:rsidRPr="008D452D">
        <w:t xml:space="preserve"> jego zakończenia</w:t>
      </w:r>
      <w:r w:rsidR="00943CCA">
        <w:t>,</w:t>
      </w:r>
      <w:r w:rsidRPr="008D452D">
        <w:t xml:space="preserve"> może być niezbędne do wypełnienia ustawowego obowiązku usunięcia danych osobowych klienta. Zagadnienie to związane jest ze sposobem prowadzenia rejestru.</w:t>
      </w:r>
    </w:p>
    <w:p w14:paraId="6D7215CB" w14:textId="6F519D3E" w:rsidR="0020558A" w:rsidRPr="008D452D" w:rsidRDefault="00E074A7" w:rsidP="00B87D54">
      <w:pPr>
        <w:spacing w:line="276" w:lineRule="auto"/>
        <w:ind w:firstLine="708"/>
        <w:jc w:val="both"/>
      </w:pPr>
      <w:r>
        <w:t>Regulamin</w:t>
      </w:r>
      <w:r>
        <w:rPr>
          <w:color w:val="231F20"/>
        </w:rPr>
        <w:t xml:space="preserve"> wykonywania zawodu radcy</w:t>
      </w:r>
      <w:r w:rsidRPr="008D452D">
        <w:t xml:space="preserve"> </w:t>
      </w:r>
      <w:r w:rsidR="00607987" w:rsidRPr="008D452D">
        <w:t>nie określa sposobu prowadzenia rejestru klientów. Należy zatem rekomendować, jak dokonywanie w nim wpisów oraz jego przechowywanie uczynić optymalnym.</w:t>
      </w:r>
      <w:r w:rsidR="0020558A" w:rsidRPr="008D452D">
        <w:t xml:space="preserve"> </w:t>
      </w:r>
      <w:r w:rsidR="00BA77F0">
        <w:t>Osiągnąć to można przez</w:t>
      </w:r>
      <w:r w:rsidR="00607987" w:rsidRPr="008D452D">
        <w:t xml:space="preserve"> wpisanie klienta do rejestru przed przystąpieniem do świadczenia pomocy prawnej, a więc traktowanie go jako elementu innych czynności, których dokonania wymaga KERP na tym etapie relacji z klientem. </w:t>
      </w:r>
    </w:p>
    <w:p w14:paraId="221AE8D5" w14:textId="77777777" w:rsidR="005F25AF" w:rsidRDefault="00607987" w:rsidP="00B87D54">
      <w:pPr>
        <w:spacing w:line="276" w:lineRule="auto"/>
        <w:ind w:firstLine="708"/>
        <w:jc w:val="both"/>
      </w:pPr>
      <w:r w:rsidRPr="008D452D">
        <w:t>Przed przystąpieniem do świadczenia prawnej radca prawny zatem powinien:</w:t>
      </w:r>
      <w:r w:rsidR="0020558A" w:rsidRPr="008D452D">
        <w:t xml:space="preserve"> </w:t>
      </w:r>
    </w:p>
    <w:p w14:paraId="5A6101A3" w14:textId="15395E69" w:rsidR="005F25AF" w:rsidRDefault="0020558A" w:rsidP="00B87D54">
      <w:pPr>
        <w:spacing w:line="276" w:lineRule="auto"/>
        <w:ind w:firstLine="708"/>
        <w:jc w:val="both"/>
      </w:pPr>
      <w:r w:rsidRPr="008D452D">
        <w:t xml:space="preserve">1) </w:t>
      </w:r>
      <w:r w:rsidR="00607987" w:rsidRPr="008D452D">
        <w:t>zbadać, czy nie występuje konflikt interesów, a jeśli tak, to podjąć przewidziane w KERP działania (art. 30a ust. 1 KERP)</w:t>
      </w:r>
      <w:r w:rsidR="005F25AF">
        <w:t>;</w:t>
      </w:r>
      <w:r w:rsidRPr="008D452D">
        <w:t xml:space="preserve"> </w:t>
      </w:r>
    </w:p>
    <w:p w14:paraId="55B0E03C" w14:textId="53F93FB5" w:rsidR="005F25AF" w:rsidRDefault="0020558A" w:rsidP="00B87D54">
      <w:pPr>
        <w:spacing w:line="276" w:lineRule="auto"/>
        <w:ind w:firstLine="708"/>
        <w:jc w:val="both"/>
      </w:pPr>
      <w:r w:rsidRPr="008D452D">
        <w:t xml:space="preserve">2) </w:t>
      </w:r>
      <w:r w:rsidR="00607987" w:rsidRPr="008D452D">
        <w:t>dowiedzieć się od klienta, czy w tej samej sprawie działa lub działał już na jego rzecz inny radca prawny, a jeśli tak, to podjąć przewidziane w KERP działania (art. 53 ust. 1 KERP)</w:t>
      </w:r>
      <w:r w:rsidR="005F25AF">
        <w:t>;</w:t>
      </w:r>
      <w:r w:rsidRPr="008D452D">
        <w:t xml:space="preserve"> </w:t>
      </w:r>
    </w:p>
    <w:p w14:paraId="30E74FBA" w14:textId="290A5381" w:rsidR="005F25AF" w:rsidRDefault="0020558A" w:rsidP="00B87D54">
      <w:pPr>
        <w:spacing w:line="276" w:lineRule="auto"/>
        <w:ind w:firstLine="708"/>
        <w:jc w:val="both"/>
      </w:pPr>
      <w:r w:rsidRPr="008D452D">
        <w:t xml:space="preserve">3) </w:t>
      </w:r>
      <w:r w:rsidR="00607987" w:rsidRPr="008D452D">
        <w:t>ustalić z klientem zakres usługi, wysokość wynagrodzenia lub sposób jego wyliczenia, a także zasady ponoszenia opłat i wydatków (art. 36 ust. 1 oraz art. 43 ust. 2 KERP)</w:t>
      </w:r>
      <w:r w:rsidR="005F25AF">
        <w:t>;</w:t>
      </w:r>
      <w:r w:rsidRPr="008D452D">
        <w:t xml:space="preserve"> </w:t>
      </w:r>
    </w:p>
    <w:p w14:paraId="201FCBE3" w14:textId="4F79D457" w:rsidR="005F25AF" w:rsidRDefault="0020558A" w:rsidP="00B87D54">
      <w:pPr>
        <w:spacing w:line="276" w:lineRule="auto"/>
        <w:ind w:firstLine="708"/>
        <w:jc w:val="both"/>
      </w:pPr>
      <w:r w:rsidRPr="008D452D">
        <w:t xml:space="preserve">4) </w:t>
      </w:r>
      <w:r w:rsidR="00607987" w:rsidRPr="008D452D">
        <w:t>zawrzeć z klientem umowę o świadczenie pomocy prawnej (art. 43 ust. 1 KERP)</w:t>
      </w:r>
      <w:r w:rsidR="005F25AF">
        <w:t>;</w:t>
      </w:r>
      <w:r w:rsidRPr="008D452D">
        <w:t xml:space="preserve"> </w:t>
      </w:r>
    </w:p>
    <w:p w14:paraId="13F20F67" w14:textId="0C3238A2" w:rsidR="00607987" w:rsidRPr="008D452D" w:rsidRDefault="0020558A" w:rsidP="00B87D54">
      <w:pPr>
        <w:spacing w:line="276" w:lineRule="auto"/>
        <w:ind w:firstLine="708"/>
        <w:jc w:val="both"/>
      </w:pPr>
      <w:r w:rsidRPr="008D452D">
        <w:t xml:space="preserve">5) </w:t>
      </w:r>
      <w:r w:rsidR="00607987" w:rsidRPr="008D452D">
        <w:t xml:space="preserve">wpisać dane klienta do rejestru klientów (§ 6 </w:t>
      </w:r>
      <w:r w:rsidR="00595494">
        <w:rPr>
          <w:color w:val="231F20"/>
        </w:rPr>
        <w:t>regulaminu wykonywania zawodu radcy</w:t>
      </w:r>
      <w:r w:rsidR="00607987" w:rsidRPr="008D452D">
        <w:t>).</w:t>
      </w:r>
    </w:p>
    <w:p w14:paraId="2F176500" w14:textId="294C514D" w:rsidR="00607987" w:rsidRPr="008D452D" w:rsidRDefault="00607987" w:rsidP="00B87D54">
      <w:pPr>
        <w:spacing w:line="276" w:lineRule="auto"/>
        <w:ind w:firstLine="708"/>
        <w:jc w:val="both"/>
      </w:pPr>
      <w:r w:rsidRPr="008D452D">
        <w:t xml:space="preserve">Techniczny sposób dokonania wpisu w rejestrze jest znacznej mierze determinowany przez </w:t>
      </w:r>
      <w:r w:rsidRPr="008D452D">
        <w:lastRenderedPageBreak/>
        <w:t xml:space="preserve">formę jego prowadzenia. </w:t>
      </w:r>
      <w:r w:rsidRPr="00C208E7">
        <w:rPr>
          <w:highlight w:val="yellow"/>
        </w:rPr>
        <w:t>W przypadku</w:t>
      </w:r>
      <w:r w:rsidRPr="008D452D">
        <w:t xml:space="preserve"> formy papierowej może być to dołączenie nowej karty do dotychczasowej dokumentacji</w:t>
      </w:r>
      <w:commentRangeStart w:id="59"/>
      <w:r w:rsidR="00943CCA">
        <w:t>,</w:t>
      </w:r>
      <w:r w:rsidRPr="008D452D">
        <w:t xml:space="preserve"> </w:t>
      </w:r>
      <w:r w:rsidR="00943CCA">
        <w:t xml:space="preserve">a </w:t>
      </w:r>
      <w:del w:id="60" w:author="Paweł Skuczyński" w:date="2025-02-17T18:54:00Z" w16du:dateUtc="2025-02-17T17:54:00Z">
        <w:r w:rsidR="00943CCA" w:rsidDel="00A360E6">
          <w:delText>w</w:delText>
        </w:r>
        <w:r w:rsidRPr="008D452D" w:rsidDel="00A360E6">
          <w:delText xml:space="preserve"> przypadku</w:delText>
        </w:r>
        <w:commentRangeEnd w:id="59"/>
        <w:r w:rsidR="000076B4" w:rsidDel="00A360E6">
          <w:rPr>
            <w:rStyle w:val="Odwoaniedokomentarza"/>
          </w:rPr>
          <w:commentReference w:id="59"/>
        </w:r>
      </w:del>
      <w:ins w:id="61" w:author="Paweł Skuczyński" w:date="2025-02-17T18:54:00Z" w16du:dateUtc="2025-02-17T17:54:00Z">
        <w:r w:rsidR="00A360E6">
          <w:t>przy</w:t>
        </w:r>
      </w:ins>
      <w:r w:rsidRPr="008D452D">
        <w:t xml:space="preserve"> form</w:t>
      </w:r>
      <w:ins w:id="62" w:author="Paweł Skuczyński" w:date="2025-02-17T18:54:00Z" w16du:dateUtc="2025-02-17T17:54:00Z">
        <w:r w:rsidR="00A360E6">
          <w:t>ie</w:t>
        </w:r>
      </w:ins>
      <w:del w:id="63" w:author="Paweł Skuczyński" w:date="2025-02-17T18:54:00Z" w16du:dateUtc="2025-02-17T17:54:00Z">
        <w:r w:rsidRPr="008D452D" w:rsidDel="00A360E6">
          <w:delText>y</w:delText>
        </w:r>
      </w:del>
      <w:r w:rsidRPr="008D452D">
        <w:t xml:space="preserve"> elektronicznej z wykorzystaniem specjalistycznego oprogramowania może być to zamieszczenie nowego rekordu w bazie danych. Natomiast </w:t>
      </w:r>
      <w:r w:rsidRPr="00C208E7">
        <w:rPr>
          <w:highlight w:val="yellow"/>
        </w:rPr>
        <w:t>w przypadku</w:t>
      </w:r>
      <w:r w:rsidRPr="008D452D">
        <w:t xml:space="preserve"> formy elektronicznej z wykorzystaniem zwykłego arkusza kalkulacyjnego lub edytora tekstu może być to dodanie nowego wiersza w tabeli.</w:t>
      </w:r>
    </w:p>
    <w:p w14:paraId="6F621E45" w14:textId="3143E543" w:rsidR="00607987" w:rsidRPr="008D452D" w:rsidRDefault="00CB34E4" w:rsidP="00C208E7">
      <w:pPr>
        <w:pStyle w:val="Tekstpodstawowy"/>
        <w:spacing w:line="276" w:lineRule="auto"/>
        <w:ind w:right="49" w:firstLine="226"/>
        <w:jc w:val="both"/>
      </w:pPr>
      <w:r w:rsidRPr="008D452D">
        <w:rPr>
          <w:color w:val="231F20"/>
          <w:sz w:val="22"/>
          <w:szCs w:val="22"/>
        </w:rPr>
        <w:t xml:space="preserve">Na tym tle należy zauważyć, że gromadzenie danych o klientach i ich sprawach podlega obecnie ograniczeniom ustawowym i w związku z wejściem w życie RODO wprowadzono szczególne rozwiązania dotyczące radców prawnych. Ustanawiają one różne okresy przechowywania danych osobowych w związku z działalnością organów samorządu zawodowego i prowadzonymi przez nie postępowaniami oraz w ramach wykonywania zawodu. W zakresie tego ostatniego przyjęto, że okres ten wynosi 10 lat od końca roku, w którym zakończyło się postępowanie, w którym dane osobowe zostały zgromadzone. Po upływie tego </w:t>
      </w:r>
      <w:r w:rsidR="00943CCA">
        <w:rPr>
          <w:color w:val="231F20"/>
          <w:sz w:val="22"/>
          <w:szCs w:val="22"/>
        </w:rPr>
        <w:t>czasu</w:t>
      </w:r>
      <w:r w:rsidR="00943CCA" w:rsidRPr="008D452D">
        <w:rPr>
          <w:color w:val="231F20"/>
          <w:sz w:val="22"/>
          <w:szCs w:val="22"/>
        </w:rPr>
        <w:t xml:space="preserve"> </w:t>
      </w:r>
      <w:r w:rsidRPr="008D452D">
        <w:rPr>
          <w:color w:val="231F20"/>
          <w:sz w:val="22"/>
          <w:szCs w:val="22"/>
        </w:rPr>
        <w:t>dane osobowe ulegają usunięciu (art. 5c ust. 1 pkt 2 lit. c oraz ust. 2 u.r.pr.). Oznacza to, że efektywnie badanie konfliktu interesów, w szczególności w odniesieniu do konfiguracji podmiotowej między aktualnym i byłym klientem</w:t>
      </w:r>
      <w:r w:rsidR="005509C3">
        <w:rPr>
          <w:color w:val="231F20"/>
          <w:sz w:val="22"/>
          <w:szCs w:val="22"/>
        </w:rPr>
        <w:t>,</w:t>
      </w:r>
      <w:r w:rsidRPr="008D452D">
        <w:rPr>
          <w:color w:val="231F20"/>
          <w:sz w:val="22"/>
          <w:szCs w:val="22"/>
        </w:rPr>
        <w:t xml:space="preserve"> jest ograniczon</w:t>
      </w:r>
      <w:r w:rsidR="005509C3">
        <w:rPr>
          <w:color w:val="231F20"/>
          <w:sz w:val="22"/>
          <w:szCs w:val="22"/>
        </w:rPr>
        <w:t>e</w:t>
      </w:r>
      <w:r w:rsidRPr="008D452D">
        <w:rPr>
          <w:color w:val="231F20"/>
          <w:sz w:val="22"/>
          <w:szCs w:val="22"/>
        </w:rPr>
        <w:t xml:space="preserve"> w czasie do tego okresu. Nie jest do końca jasne, czy w konsekwencji można wymagać od prawników, aby obejmował on także byłych klientów, na rzecz których świadczenie pomocy prawnej miało miejsce wcześniej. Z jednej strony dane takich osób mogą być w identyfikacji konfliktu zastępowane innymi źródłami, np. pamięcią prawnika czy informacją pochodzącą od aktualnego klienta. Z drugiej strony źródła te mogą być zawodne, a </w:t>
      </w:r>
      <w:r w:rsidRPr="008D452D">
        <w:rPr>
          <w:i/>
          <w:color w:val="231F20"/>
          <w:sz w:val="22"/>
          <w:szCs w:val="22"/>
        </w:rPr>
        <w:t xml:space="preserve">ratio legis </w:t>
      </w:r>
      <w:r w:rsidRPr="008D452D">
        <w:rPr>
          <w:color w:val="231F20"/>
          <w:sz w:val="22"/>
          <w:szCs w:val="22"/>
        </w:rPr>
        <w:t>obowiązku usuwania danych zdaje się być</w:t>
      </w:r>
      <w:r w:rsidR="005509C3">
        <w:rPr>
          <w:color w:val="231F20"/>
        </w:rPr>
        <w:t xml:space="preserve"> </w:t>
      </w:r>
      <w:r w:rsidRPr="008D452D">
        <w:rPr>
          <w:color w:val="231F20"/>
        </w:rPr>
        <w:t xml:space="preserve">„zapomnienie” o sprawie klienta. W konsekwencji należy skłaniać się do wniosku, że omawiane przepisy ograniczyły obowiązek badania konfliktu interesów do wskazanego okresu (P. Skuczyński, </w:t>
      </w:r>
      <w:r w:rsidRPr="008D452D">
        <w:rPr>
          <w:i/>
          <w:color w:val="231F20"/>
        </w:rPr>
        <w:t>Konflikt interesów w zawodach adwokata i radcy prawnego w perspektywie opartej na ryzyku</w:t>
      </w:r>
      <w:r w:rsidRPr="008D452D">
        <w:rPr>
          <w:color w:val="231F20"/>
        </w:rPr>
        <w:t xml:space="preserve"> </w:t>
      </w:r>
      <w:r w:rsidR="00313B91">
        <w:rPr>
          <w:color w:val="231F20"/>
        </w:rPr>
        <w:t>[</w:t>
      </w:r>
      <w:r w:rsidRPr="008D452D">
        <w:rPr>
          <w:color w:val="231F20"/>
        </w:rPr>
        <w:t>w:</w:t>
      </w:r>
      <w:r w:rsidR="00313B91">
        <w:rPr>
          <w:color w:val="231F20"/>
        </w:rPr>
        <w:t>]</w:t>
      </w:r>
      <w:r w:rsidRPr="008D452D">
        <w:rPr>
          <w:color w:val="231F20"/>
        </w:rPr>
        <w:t xml:space="preserve"> </w:t>
      </w:r>
      <w:r w:rsidRPr="008D452D">
        <w:rPr>
          <w:i/>
          <w:color w:val="231F20"/>
        </w:rPr>
        <w:t>Analiza ryzyka i bezpieczeństwo danych w kancelariach prawnych</w:t>
      </w:r>
      <w:r w:rsidRPr="008D452D">
        <w:rPr>
          <w:color w:val="231F20"/>
        </w:rPr>
        <w:t xml:space="preserve">, </w:t>
      </w:r>
      <w:r w:rsidR="00313B91">
        <w:rPr>
          <w:color w:val="231F20"/>
        </w:rPr>
        <w:t xml:space="preserve">red. </w:t>
      </w:r>
      <w:r w:rsidRPr="008D452D">
        <w:rPr>
          <w:color w:val="231F20"/>
        </w:rPr>
        <w:t>D. Lubasz, Warszawa 2022, s. 254–255).</w:t>
      </w:r>
      <w:r w:rsidRPr="008D452D">
        <w:t xml:space="preserve"> Ponadto należy zauważyć, że p</w:t>
      </w:r>
      <w:r w:rsidR="00607987" w:rsidRPr="008D452D">
        <w:t>rowadzenie rejestru klientów nie nakłada jednak na radców prawnych nowych obowiązków w tym zakresie poza tym, że dokonywanie zmian w rejestrze należy traktować jako czynność przetwarzania danych.</w:t>
      </w:r>
    </w:p>
    <w:p w14:paraId="2BEE1CF5" w14:textId="02350DB0" w:rsidR="00607987" w:rsidRPr="008D452D" w:rsidRDefault="00607987" w:rsidP="00B87D54">
      <w:pPr>
        <w:spacing w:line="276" w:lineRule="auto"/>
        <w:ind w:firstLine="708"/>
        <w:jc w:val="both"/>
      </w:pPr>
      <w:r w:rsidRPr="008D452D">
        <w:t xml:space="preserve">Przepisy te ustanawiają także różne okresy przechowywania danych osobowych w związku z działalnością organów samorządów zawodowych i prowadzonymi przez nie postępowaniami oraz w ramach wykonywania zawodu. W zakresie tego ostatniego przyjęto, że okres ten wynosi 10 lat od końca roku, w którym zakończyło się postępowanie, w którym dane osobowe zostały zgromadzone. Po upływie tego </w:t>
      </w:r>
      <w:r w:rsidR="000076B4">
        <w:t>czasu</w:t>
      </w:r>
      <w:r w:rsidR="000076B4" w:rsidRPr="008D452D">
        <w:t xml:space="preserve"> </w:t>
      </w:r>
      <w:r w:rsidRPr="008D452D">
        <w:t xml:space="preserve">dane osobowe ulegają usunięciu. Obowiązek taki spoczywa na radcy prawnym. Oznacza to, że w sposób regularny pod koniec każdego roku powinien on </w:t>
      </w:r>
      <w:commentRangeStart w:id="64"/>
      <w:r w:rsidRPr="008D452D">
        <w:t xml:space="preserve">usuwać </w:t>
      </w:r>
      <w:ins w:id="65" w:author="Paweł Skuczyński" w:date="2025-02-17T18:57:00Z" w16du:dateUtc="2025-02-17T17:57:00Z">
        <w:r w:rsidR="00BC1115">
          <w:t xml:space="preserve">zarówno </w:t>
        </w:r>
      </w:ins>
      <w:r w:rsidRPr="008D452D">
        <w:t>z rejestru</w:t>
      </w:r>
      <w:commentRangeEnd w:id="64"/>
      <w:r w:rsidR="000076B4">
        <w:rPr>
          <w:rStyle w:val="Odwoaniedokomentarza"/>
        </w:rPr>
        <w:commentReference w:id="64"/>
      </w:r>
      <w:r w:rsidRPr="008D452D">
        <w:t xml:space="preserve">, </w:t>
      </w:r>
      <w:ins w:id="66" w:author="Paweł Skuczyński" w:date="2025-02-17T18:57:00Z" w16du:dateUtc="2025-02-17T17:57:00Z">
        <w:r w:rsidR="00BC1115">
          <w:t xml:space="preserve">jak i </w:t>
        </w:r>
      </w:ins>
      <w:del w:id="67" w:author="Paweł Skuczyński" w:date="2025-02-17T18:57:00Z" w16du:dateUtc="2025-02-17T17:57:00Z">
        <w:r w:rsidRPr="008D452D" w:rsidDel="00BC1115">
          <w:delText xml:space="preserve">a także </w:delText>
        </w:r>
      </w:del>
      <w:r w:rsidRPr="008D452D">
        <w:t xml:space="preserve">zgromadzone w inny sposób dane osobowe klientów, których </w:t>
      </w:r>
      <w:r w:rsidR="000076B4">
        <w:t>10-</w:t>
      </w:r>
      <w:r w:rsidR="000076B4" w:rsidRPr="008D452D">
        <w:t xml:space="preserve">letni </w:t>
      </w:r>
      <w:r w:rsidRPr="008D452D">
        <w:t>okres przechowywania upłynął.</w:t>
      </w:r>
    </w:p>
    <w:p w14:paraId="7B2600C6" w14:textId="4A5E05E2" w:rsidR="00607987" w:rsidRPr="008D452D" w:rsidRDefault="00607987" w:rsidP="00B87D54">
      <w:pPr>
        <w:pStyle w:val="Akapitzlist"/>
        <w:numPr>
          <w:ilvl w:val="0"/>
          <w:numId w:val="250"/>
        </w:numPr>
        <w:spacing w:line="276" w:lineRule="auto"/>
        <w:ind w:left="0"/>
      </w:pPr>
      <w:r w:rsidRPr="008D452D">
        <w:t>Jak wspomniano, zbadanie</w:t>
      </w:r>
      <w:r w:rsidR="000076B4">
        <w:t>,</w:t>
      </w:r>
      <w:r w:rsidRPr="008D452D">
        <w:t xml:space="preserve"> czy nie występuje konflikt interesów</w:t>
      </w:r>
      <w:r w:rsidR="00D76DD6">
        <w:t>,</w:t>
      </w:r>
      <w:r w:rsidRPr="008D452D">
        <w:t xml:space="preserve"> powinno być dokonane przed przystąpieniem do świadczenia pomocy prawnej (art. 30a ust. 1 KERP). Pojęcie badania oznacza w tym kontekście obowiązek podjęcia w sposób systematyczny wszelkich czynności intelektualnych i technicznych, aby zidentyfikować sytuację będącą konfliktem interesów w rozumieniu postanowień KERP.</w:t>
      </w:r>
    </w:p>
    <w:p w14:paraId="40C2E167" w14:textId="74C95EAE" w:rsidR="007422A5" w:rsidRPr="008D452D" w:rsidRDefault="007422A5" w:rsidP="00C208E7">
      <w:pPr>
        <w:spacing w:line="276" w:lineRule="auto"/>
        <w:ind w:firstLine="360"/>
        <w:jc w:val="both"/>
      </w:pPr>
      <w:r w:rsidRPr="008D452D">
        <w:t>Aby być pewnym, że badanie konfliktu interesów zostało przeprowadzone z należytą starannością, a więc że rzeczywiście podjęto w sposób systematyczny wszelkie niezbędne czynności, należy rekomendować podejście metodyczne. Oznacza to, że najlepszym rozwiązaniem jest zbadanie kolejno wszystkich przesłanek konfliktu interesów uregulowanych w art. 26</w:t>
      </w:r>
      <w:r w:rsidR="005F25AF" w:rsidRPr="000C75F8">
        <w:rPr>
          <w:color w:val="231F20"/>
        </w:rPr>
        <w:t>–</w:t>
      </w:r>
      <w:r w:rsidRPr="008D452D">
        <w:t xml:space="preserve">30 KERP. Można w tym zakresie przyjąć różną kolejność i kierować się na przykład systematyką KERP. </w:t>
      </w:r>
    </w:p>
    <w:p w14:paraId="5F24BC4D" w14:textId="286F36EC" w:rsidR="00607987" w:rsidRPr="008D452D" w:rsidRDefault="00607987" w:rsidP="00B87D54">
      <w:pPr>
        <w:pStyle w:val="Akapitzlist"/>
        <w:numPr>
          <w:ilvl w:val="0"/>
          <w:numId w:val="250"/>
        </w:numPr>
        <w:spacing w:line="276" w:lineRule="auto"/>
        <w:ind w:left="0"/>
      </w:pPr>
      <w:r w:rsidRPr="008D452D">
        <w:t>Od badania konfliktu interesów należy odróżnić jego ujawnienie się w czasie świadczenia pomocy prawnej</w:t>
      </w:r>
      <w:r w:rsidR="00CB34E4" w:rsidRPr="008D452D">
        <w:t xml:space="preserve">, o czym mowa w </w:t>
      </w:r>
      <w:r w:rsidRPr="008D452D">
        <w:t xml:space="preserve">ust. 2 </w:t>
      </w:r>
      <w:r w:rsidR="00CB34E4" w:rsidRPr="008D452D">
        <w:t>omawianego postanowienia</w:t>
      </w:r>
      <w:r w:rsidRPr="008D452D">
        <w:t>. Może to nastąpić zarówno w sytuacji, gdy w toku wykonywania czynności zawodowych doszło do zmiany układu podmiotowego</w:t>
      </w:r>
      <w:r w:rsidR="00C7351F">
        <w:t>,</w:t>
      </w:r>
      <w:r w:rsidRPr="008D452D">
        <w:t xml:space="preserve"> np. w ramach prowadzenia danej sprawy, jak i </w:t>
      </w:r>
      <w:r w:rsidR="000076B4">
        <w:t xml:space="preserve">wtedy </w:t>
      </w:r>
      <w:r w:rsidRPr="008D452D">
        <w:t>gdy konflikt istniał od początku, lecz z jaki</w:t>
      </w:r>
      <w:r w:rsidR="00C7351F">
        <w:t>ch</w:t>
      </w:r>
      <w:r w:rsidRPr="008D452D">
        <w:t xml:space="preserve">ś przyczyn nie </w:t>
      </w:r>
      <w:r w:rsidRPr="008D452D">
        <w:lastRenderedPageBreak/>
        <w:t>został zidentyfikowany. Na radcy prawnym nie spoczywa obowiązek badania konfliktu interesów w takich sytuacjach. Wymagane jest jedynie przeprowadzenie badania przed przystąpieniem do świadczenia pomocy prawnej. Jeżeli jednak dojdzie do ujawnienia konfliktu w toku tego świadczenia, to jego skutki są takie same, jak w przypadku zidentyfikowania go przez badanie. Niedopuszczalne jest zignorowanie konfliktu interesów.</w:t>
      </w:r>
    </w:p>
    <w:p w14:paraId="04EDB9D0" w14:textId="113CAD19" w:rsidR="00233813" w:rsidRPr="008D452D" w:rsidRDefault="00233813" w:rsidP="00B87D54">
      <w:pPr>
        <w:pStyle w:val="Akapitzlist"/>
        <w:numPr>
          <w:ilvl w:val="0"/>
          <w:numId w:val="250"/>
        </w:numPr>
        <w:spacing w:line="276" w:lineRule="auto"/>
        <w:ind w:left="0"/>
      </w:pPr>
      <w:r w:rsidRPr="008D452D">
        <w:t xml:space="preserve">W obu </w:t>
      </w:r>
      <w:commentRangeStart w:id="68"/>
      <w:commentRangeStart w:id="69"/>
      <w:r w:rsidRPr="008D452D">
        <w:t>przypadkach</w:t>
      </w:r>
      <w:commentRangeEnd w:id="68"/>
      <w:r w:rsidR="000076B4">
        <w:rPr>
          <w:rStyle w:val="Odwoaniedokomentarza"/>
        </w:rPr>
        <w:commentReference w:id="68"/>
      </w:r>
      <w:commentRangeEnd w:id="69"/>
      <w:r w:rsidR="00BC1115">
        <w:rPr>
          <w:rStyle w:val="Odwoaniedokomentarza"/>
        </w:rPr>
        <w:commentReference w:id="69"/>
      </w:r>
      <w:r w:rsidR="007422A5" w:rsidRPr="008D452D">
        <w:t>, tj. zarówno zidentyfikowania konfliktu interesów wskutek jego badania przed przystąpieniem do świadczenia pomocy prawnej, jak i ujawnienia się konfliktu w toku świadczenia pomocy prawnej</w:t>
      </w:r>
      <w:r w:rsidR="00C7351F">
        <w:t>,</w:t>
      </w:r>
      <w:r w:rsidRPr="008D452D">
        <w:t xml:space="preserve"> skutki są takie same i polegają na tym, że świadczenie pomocy prawnej w danej sprawie jest niedopuszczalne. Jednakże sposób postępowania wymagany od radcy prawnego jest za każdym razem nieco inny.</w:t>
      </w:r>
    </w:p>
    <w:p w14:paraId="778BF9D3" w14:textId="0F9F3A2A" w:rsidR="00233813" w:rsidRPr="008D452D" w:rsidRDefault="00CB34E4" w:rsidP="00B87D54">
      <w:pPr>
        <w:spacing w:line="276" w:lineRule="auto"/>
        <w:ind w:firstLine="360"/>
        <w:jc w:val="both"/>
      </w:pPr>
      <w:r w:rsidRPr="008D452D">
        <w:t xml:space="preserve">Po pierwsze, zgodnie z ust. 1 omawianego postanowienia </w:t>
      </w:r>
      <w:r w:rsidR="00233813" w:rsidRPr="008D452D">
        <w:t xml:space="preserve">w przypadku </w:t>
      </w:r>
      <w:r w:rsidRPr="008D452D">
        <w:t xml:space="preserve">stwierdzenia konfliktu interesów wskutek jego badania radca prawny obowiązany jest </w:t>
      </w:r>
      <w:r w:rsidR="00233813" w:rsidRPr="008D452D">
        <w:t>do odmowy świadczenia</w:t>
      </w:r>
      <w:r w:rsidRPr="008D452D">
        <w:t xml:space="preserve"> pomocy prawnej</w:t>
      </w:r>
      <w:r w:rsidR="00233813" w:rsidRPr="008D452D">
        <w:t>.</w:t>
      </w:r>
      <w:r w:rsidRPr="008D452D">
        <w:t xml:space="preserve"> </w:t>
      </w:r>
      <w:r w:rsidR="00233813" w:rsidRPr="008D452D">
        <w:t xml:space="preserve">Ponadto § 9 ust. 1 </w:t>
      </w:r>
      <w:r w:rsidR="00C7351F">
        <w:t>regulaminu wykonywania zawodu radcy</w:t>
      </w:r>
      <w:r w:rsidR="00C7351F" w:rsidRPr="008D452D">
        <w:t xml:space="preserve"> </w:t>
      </w:r>
      <w:r w:rsidR="00233813" w:rsidRPr="008D452D">
        <w:t xml:space="preserve">stanowi, że radcy prawnemu nie wolno zawrzeć umowy o pracę lub umowy cywilnoprawnej, która ogranicza jego niezależność, narusza lub zagraża naruszeniem tajemnicy zawodowej, powoduje powstanie konfliktu interesów lub uchybia godności zawodu, a § 19 ust. 2 pkt 3 </w:t>
      </w:r>
      <w:r w:rsidR="00C7351F">
        <w:t>regulaminu wykonywania zawodu radcy</w:t>
      </w:r>
      <w:r w:rsidR="00233813" w:rsidRPr="008D452D">
        <w:t>, że celem lub skutkiem umowy o świadczenie pomocy prawnej nie może być m.in.</w:t>
      </w:r>
      <w:r w:rsidRPr="008D452D">
        <w:t xml:space="preserve"> </w:t>
      </w:r>
      <w:r w:rsidR="00233813" w:rsidRPr="008D452D">
        <w:t>wystąpienie konfliktu interesów.</w:t>
      </w:r>
      <w:r w:rsidRPr="008D452D">
        <w:t xml:space="preserve"> </w:t>
      </w:r>
      <w:r w:rsidR="00233813" w:rsidRPr="008D452D">
        <w:t xml:space="preserve">Odmowa świadczenia pomocy prawnej jest zatem w przypadku stwierdzenia konfliktu interesów obligatoryjna. Konflikt jest więc jednym z ważnych powodów odmowy udzielenia pomocy prawnej w rozumieniu art. 22 ust. 1 </w:t>
      </w:r>
      <w:r w:rsidR="00264F92">
        <w:t>u.r.pr</w:t>
      </w:r>
      <w:r w:rsidR="00233813" w:rsidRPr="008D452D">
        <w:t>.</w:t>
      </w:r>
      <w:r w:rsidRPr="008D452D">
        <w:t xml:space="preserve"> </w:t>
      </w:r>
      <w:r w:rsidR="00233813" w:rsidRPr="008D452D">
        <w:t>Obowiązek odmowy świadczenia pomocy prawnej dotyczy jedynie osoby, która o nią do radcy prawnego się zwraca. Konflikt nie wpływa zatem na możliwość dalszego świadczenia pomocy prawnej na rzecz dotychczasowego klienta, którego interesy były sprzeczne z interesami klienta zgłaszającego się.</w:t>
      </w:r>
      <w:r w:rsidRPr="008D452D">
        <w:t xml:space="preserve"> </w:t>
      </w:r>
      <w:r w:rsidR="00233813" w:rsidRPr="008D452D">
        <w:t xml:space="preserve">Nie jest wprost wymagane, lecz rekomendowane poinformowanie takiej osoby o przyczynach odmowy, jednakże z zachowaniem tajemnicy zawodowej.  </w:t>
      </w:r>
    </w:p>
    <w:p w14:paraId="152BCF79" w14:textId="723D4932" w:rsidR="00233813" w:rsidRPr="008D452D" w:rsidRDefault="00CB34E4" w:rsidP="00B87D54">
      <w:pPr>
        <w:spacing w:line="276" w:lineRule="auto"/>
        <w:ind w:firstLine="360"/>
        <w:jc w:val="both"/>
      </w:pPr>
      <w:r w:rsidRPr="008D452D">
        <w:t>Po drugie, b</w:t>
      </w:r>
      <w:r w:rsidR="00233813" w:rsidRPr="008D452D">
        <w:t>ardziej złożona jest sytuacja, o której mowa w ust. 2</w:t>
      </w:r>
      <w:r w:rsidR="00264F92">
        <w:t>,</w:t>
      </w:r>
      <w:r w:rsidR="00233813" w:rsidRPr="008D452D">
        <w:t xml:space="preserve"> stanowiącym, że jeżeli konflikt interesów ujawni się w czasie świadczenia pomocy prawnej w danej sprawie, radca prawny obowiązany jest z niej zrezygnować, a w szczególności wypowiedzieć pełnomocnictwo wszystkim klientom, których dotyczy konflikt interesów.</w:t>
      </w:r>
    </w:p>
    <w:p w14:paraId="210C8CBA" w14:textId="6A872543" w:rsidR="00233813" w:rsidRPr="008D452D" w:rsidRDefault="00233813" w:rsidP="00B87D54">
      <w:pPr>
        <w:spacing w:line="276" w:lineRule="auto"/>
        <w:ind w:firstLine="360"/>
        <w:jc w:val="both"/>
      </w:pPr>
      <w:r w:rsidRPr="008D452D">
        <w:t>Obowiązek zrezygnowania ze sprawy polega na wyłączeniu się ze sprawy, a w szczególności wypowiedzeni</w:t>
      </w:r>
      <w:r w:rsidR="00734A4B">
        <w:t>u</w:t>
      </w:r>
      <w:r w:rsidRPr="008D452D">
        <w:t xml:space="preserve"> klientowi pełnomocnictwa. Jeśli ujawniony konflikt dotyczy co najmniej dwóch aktualnych klientów, wówczas obowiązek wyłączenia się radcy prawnego dotyczy każdego z nich. Jest tak nawet wówczas, gdy współpraca z jednym z nich miała charakter stały, a z drugim jedynie incydentalny. Radca prawny nie może w takiej sytuacji dokonać wyboru klienta, na rzecz którego chciałby w dalszym ciągu świadczyć pomoc prawną. Oznaczałoby to bowiem wyraźne preferowanie interesu jednego z nich. Z tego względu jeszcze większego znaczenia nabiera wstępne badanie konfliktu interesów.</w:t>
      </w:r>
      <w:r w:rsidR="00CB34E4" w:rsidRPr="008D452D">
        <w:t xml:space="preserve"> </w:t>
      </w:r>
      <w:r w:rsidRPr="008D452D">
        <w:t xml:space="preserve">W tym przypadku również nie jest wprost wymagane, lecz rekomendowane poinformowanie klienta lub klientów o przyczynach zrezygnowania ze świadczenia pomocy prawnej w danej sprawie.  </w:t>
      </w:r>
    </w:p>
    <w:p w14:paraId="411E3A03" w14:textId="5DAD6A88" w:rsidR="00233813" w:rsidRPr="008D452D" w:rsidRDefault="00233813" w:rsidP="00B87D54">
      <w:pPr>
        <w:spacing w:line="276" w:lineRule="auto"/>
        <w:ind w:firstLine="360"/>
        <w:jc w:val="both"/>
      </w:pPr>
      <w:r w:rsidRPr="008D452D">
        <w:t xml:space="preserve">Należy pamiętać, że do wyłączenia się ze sprawy ze względu na konflikt interesów ma zastosowanie art. 22 ust. 2 </w:t>
      </w:r>
      <w:r w:rsidR="00C173E2">
        <w:t>u.r.pr.</w:t>
      </w:r>
      <w:r w:rsidRPr="008D452D">
        <w:t xml:space="preserve">, zgodnie z którym radca prawny, wypowiadając pełnomocnictwo, umowę zlecenia lub umowę o pracę, obowiązany jest wykonać wszystkie niezbędne czynności, aby okoliczność ta nie miała negatywnego wpływu na dalszy tok prowadzonych przez niego spraw. Obowiązek ten jest dookreślony przez art. 47 KERP, według którego radca prawny, </w:t>
      </w:r>
      <w:r w:rsidR="00CB34E4" w:rsidRPr="008D452D">
        <w:t>rezygnując ze świadczenia pomocy prawnej, obowiązany jest uczynić to w takim czasie, by klient dla ochrony swoich interesów mógł skorzystać z pomocy prawnej innej osoby. W takim przypadku radca prawny obowiązany jest dokonać czynności niecierpiących zwłoki, których zaniechanie wiązałoby się z nieodwracalnym uszczerbkiem dla interesu klienta</w:t>
      </w:r>
      <w:r w:rsidRPr="008D452D">
        <w:t>.</w:t>
      </w:r>
    </w:p>
    <w:p w14:paraId="64AD1BCE" w14:textId="60DCD286" w:rsidR="00965B21" w:rsidRPr="008D452D" w:rsidRDefault="00965B21" w:rsidP="00B87D54">
      <w:pPr>
        <w:pStyle w:val="Tekstpodstawowy"/>
        <w:spacing w:line="276" w:lineRule="auto"/>
        <w:ind w:right="164" w:firstLine="226"/>
        <w:jc w:val="both"/>
        <w:rPr>
          <w:sz w:val="22"/>
          <w:szCs w:val="22"/>
        </w:rPr>
      </w:pPr>
      <w:r w:rsidRPr="008D452D">
        <w:rPr>
          <w:color w:val="231F20"/>
          <w:sz w:val="22"/>
          <w:szCs w:val="22"/>
        </w:rPr>
        <w:t xml:space="preserve">Obowiązki powyższe nie dotyczą sytuacji, w których radca prawny uzyska zgodę klientów na podstawie art. 26a ust. 2 lub art. 29 ust. 2 KERP. </w:t>
      </w:r>
    </w:p>
    <w:p w14:paraId="393D28DC" w14:textId="128546D5" w:rsidR="00684174" w:rsidRPr="008D452D" w:rsidRDefault="00965B21" w:rsidP="00B87D54">
      <w:pPr>
        <w:pStyle w:val="Akapitzlist"/>
        <w:numPr>
          <w:ilvl w:val="0"/>
          <w:numId w:val="250"/>
        </w:numPr>
        <w:spacing w:line="276" w:lineRule="auto"/>
        <w:ind w:left="0"/>
      </w:pPr>
      <w:r w:rsidRPr="008D452D">
        <w:lastRenderedPageBreak/>
        <w:t>Zgodnie z ust</w:t>
      </w:r>
      <w:r w:rsidR="00707EA1">
        <w:t>.</w:t>
      </w:r>
      <w:r w:rsidRPr="008D452D">
        <w:t xml:space="preserve"> 3 omawianego postanowienia</w:t>
      </w:r>
      <w:r w:rsidR="000A0CEF" w:rsidRPr="008D452D">
        <w:t xml:space="preserve"> </w:t>
      </w:r>
      <w:r w:rsidRPr="008D452D">
        <w:t xml:space="preserve">obowiązek unikania konfliktu interesów odnosi się również do radcy prawnego przyjmującego pełnomocnictwo substytucyjne. Na substytucie zatem również ciąży obowiązek badania konfliktu interesów. </w:t>
      </w:r>
      <w:r w:rsidR="00684174" w:rsidRPr="008D452D">
        <w:rPr>
          <w:color w:val="231F20"/>
        </w:rPr>
        <w:t xml:space="preserve">Jednakże należy pamiętać, że zgodnie z art. 21 ust. 1 u.r.pr.: „Radca prawny może udzielić dalszego pełnomocnictwa (substytucji) innemu radcy prawnemu, adwokatowi, prawnikowi zagranicznemu wykonującemu stałą praktykę w zakresie wynikającym z ustawy o świadczeniu przez prawników zagranicznych pomocy prawnej w Rzeczypospolitej Polskiej”. Ze względu na fakt, że osoby wymienione w tym przepisie, które nie są radcami prawnymi, mogą być związane inaczej ukształtowanymi standardami konfliktu interesów, należy przyjąć, że radca prawny udzielający substytucji powinien upewnić się, czy osób tych nie dotyczy taki konflikt w rozumieniu KERP. Przyjęcie odmiennego rozwiązania nie tylko </w:t>
      </w:r>
      <w:r w:rsidR="000076B4" w:rsidRPr="008D452D">
        <w:rPr>
          <w:color w:val="231F20"/>
        </w:rPr>
        <w:t xml:space="preserve">byłoby </w:t>
      </w:r>
      <w:r w:rsidR="00684174" w:rsidRPr="008D452D">
        <w:rPr>
          <w:color w:val="231F20"/>
        </w:rPr>
        <w:t>niekonsekwentne, lecz także umożliwiałoby obchodzenie omawianych postanowień KERP.</w:t>
      </w:r>
    </w:p>
    <w:p w14:paraId="4AEA48C5" w14:textId="4594EC02" w:rsidR="00364EBF" w:rsidRPr="008D452D" w:rsidRDefault="00364EBF" w:rsidP="00364EBF">
      <w:pPr>
        <w:pStyle w:val="Akapitzlist"/>
        <w:numPr>
          <w:ilvl w:val="0"/>
          <w:numId w:val="250"/>
        </w:numPr>
        <w:tabs>
          <w:tab w:val="left" w:pos="499"/>
        </w:tabs>
        <w:spacing w:before="1" w:line="276" w:lineRule="auto"/>
        <w:ind w:left="0" w:right="164" w:hanging="11"/>
      </w:pPr>
      <w:r w:rsidRPr="008D452D">
        <w:rPr>
          <w:color w:val="231F20"/>
        </w:rPr>
        <w:t>Postanowienie art. 25 KERP znajduje pełne zastosowanie również do prawników zagranicznych oraz aplikantów radcowskic</w:t>
      </w:r>
      <w:commentRangeStart w:id="70"/>
      <w:commentRangeStart w:id="71"/>
      <w:r w:rsidRPr="008D452D">
        <w:rPr>
          <w:color w:val="231F20"/>
        </w:rPr>
        <w:t>h.</w:t>
      </w:r>
      <w:commentRangeEnd w:id="70"/>
      <w:r w:rsidR="000076B4">
        <w:rPr>
          <w:rStyle w:val="Odwoaniedokomentarza"/>
        </w:rPr>
        <w:commentReference w:id="70"/>
      </w:r>
      <w:commentRangeEnd w:id="71"/>
      <w:r w:rsidR="00BC1115">
        <w:rPr>
          <w:rStyle w:val="Odwoaniedokomentarza"/>
        </w:rPr>
        <w:commentReference w:id="71"/>
      </w:r>
    </w:p>
    <w:p w14:paraId="18F68B14" w14:textId="77777777" w:rsidR="00364EBF" w:rsidRPr="008D452D" w:rsidRDefault="00364EBF" w:rsidP="00364EBF">
      <w:pPr>
        <w:pStyle w:val="Tekstpodstawowy"/>
        <w:spacing w:before="16" w:line="276" w:lineRule="auto"/>
        <w:rPr>
          <w:sz w:val="22"/>
          <w:szCs w:val="22"/>
        </w:rPr>
      </w:pPr>
    </w:p>
    <w:sectPr w:rsidR="00364EBF" w:rsidRPr="008D452D" w:rsidSect="00B87D54">
      <w:type w:val="continuous"/>
      <w:pgSz w:w="11906" w:h="16838" w:code="9"/>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S" w:date="2025-02-13T08:14:00Z" w:initials="JS">
    <w:p w14:paraId="20AB4D10" w14:textId="77777777" w:rsidR="00FE36F1" w:rsidRDefault="00FE36F1" w:rsidP="00FE36F1">
      <w:pPr>
        <w:pStyle w:val="Tekstkomentarza"/>
      </w:pPr>
      <w:r>
        <w:rPr>
          <w:rStyle w:val="Odwoaniedokomentarza"/>
        </w:rPr>
        <w:annotationRef/>
      </w:r>
      <w:r>
        <w:t>Aby uniknąć powtórzenia, proponuję: modyfikacje</w:t>
      </w:r>
    </w:p>
  </w:comment>
  <w:comment w:id="2" w:author="Paweł Skuczyński" w:date="2025-02-17T18:24:00Z" w:initials="PS">
    <w:p w14:paraId="4340D2D6" w14:textId="4EC63110" w:rsidR="00346F94" w:rsidRDefault="00346F94">
      <w:pPr>
        <w:pStyle w:val="Tekstkomentarza"/>
      </w:pPr>
      <w:r>
        <w:rPr>
          <w:rStyle w:val="Odwoaniedokomentarza"/>
        </w:rPr>
        <w:annotationRef/>
      </w:r>
      <w:r>
        <w:t>Ok</w:t>
      </w:r>
    </w:p>
  </w:comment>
  <w:comment w:id="3" w:author="JS" w:date="2025-02-13T08:18:00Z" w:initials="JS">
    <w:p w14:paraId="4FD893B7" w14:textId="77777777" w:rsidR="00FE36F1" w:rsidRDefault="00FE36F1" w:rsidP="00FE36F1">
      <w:pPr>
        <w:pStyle w:val="Tekstkomentarza"/>
      </w:pPr>
      <w:r>
        <w:rPr>
          <w:rStyle w:val="Odwoaniedokomentarza"/>
        </w:rPr>
        <w:annotationRef/>
      </w:r>
      <w:r>
        <w:t>Jw.</w:t>
      </w:r>
    </w:p>
  </w:comment>
  <w:comment w:id="4" w:author="Paweł Skuczyński" w:date="2025-02-17T18:24:00Z" w:initials="PS">
    <w:p w14:paraId="61DBF71B" w14:textId="57CE7B26" w:rsidR="00346F94" w:rsidRDefault="00346F94">
      <w:pPr>
        <w:pStyle w:val="Tekstkomentarza"/>
      </w:pPr>
      <w:r>
        <w:rPr>
          <w:rStyle w:val="Odwoaniedokomentarza"/>
        </w:rPr>
        <w:annotationRef/>
      </w:r>
      <w:r>
        <w:t>Ok</w:t>
      </w:r>
    </w:p>
  </w:comment>
  <w:comment w:id="5" w:author="JS" w:date="2025-02-13T08:20:00Z" w:initials="JS">
    <w:p w14:paraId="5CD3D039" w14:textId="77777777" w:rsidR="00FE36F1" w:rsidRDefault="00FE36F1" w:rsidP="00FE36F1">
      <w:pPr>
        <w:pStyle w:val="Tekstkomentarza"/>
      </w:pPr>
      <w:r>
        <w:rPr>
          <w:rStyle w:val="Odwoaniedokomentarza"/>
        </w:rPr>
        <w:annotationRef/>
      </w:r>
      <w:r>
        <w:t>Skoro dalej tryb przypuszczający, tutaj: Byłyby. Choć proponuję zmienić formy w wyliczeniu: ograniczą, uchybią, stworzą, spowodują</w:t>
      </w:r>
    </w:p>
  </w:comment>
  <w:comment w:id="6" w:author="Paweł Skuczyński" w:date="2025-02-17T18:25:00Z" w:initials="PS">
    <w:p w14:paraId="02C9B6FA" w14:textId="4983E8EC" w:rsidR="00346F94" w:rsidRDefault="00346F94">
      <w:pPr>
        <w:pStyle w:val="Tekstkomentarza"/>
      </w:pPr>
      <w:r>
        <w:rPr>
          <w:rStyle w:val="Odwoaniedokomentarza"/>
        </w:rPr>
        <w:annotationRef/>
      </w:r>
      <w:r>
        <w:t>Ok, może być „Byłyby”, natomiast w wyliczeniu zostawmy proszę tak jak jest, ponieważ odpowiada to brzmieniu omawianego postanowienia</w:t>
      </w:r>
    </w:p>
  </w:comment>
  <w:comment w:id="9" w:author="JS" w:date="2025-02-13T08:22:00Z" w:initials="JS">
    <w:p w14:paraId="181459C0" w14:textId="77777777" w:rsidR="00FE36F1" w:rsidRDefault="00FE36F1" w:rsidP="00FE36F1">
      <w:pPr>
        <w:pStyle w:val="Tekstkomentarza"/>
      </w:pPr>
      <w:r>
        <w:rPr>
          <w:rStyle w:val="Odwoaniedokomentarza"/>
        </w:rPr>
        <w:annotationRef/>
      </w:r>
      <w:r>
        <w:t>„Zdecydowano się na” czy „zdecydowano o wprowadzeniu”?</w:t>
      </w:r>
    </w:p>
  </w:comment>
  <w:comment w:id="10" w:author="Paweł Skuczyński" w:date="2025-02-17T18:27:00Z" w:initials="PS">
    <w:p w14:paraId="4DB5EED6" w14:textId="54237CFC" w:rsidR="00346F94" w:rsidRDefault="00346F94">
      <w:pPr>
        <w:pStyle w:val="Tekstkomentarza"/>
      </w:pPr>
      <w:r>
        <w:rPr>
          <w:rStyle w:val="Odwoaniedokomentarza"/>
        </w:rPr>
        <w:annotationRef/>
      </w:r>
      <w:r>
        <w:t>Zdecydowano się na wprowadzenie</w:t>
      </w:r>
    </w:p>
  </w:comment>
  <w:comment w:id="15" w:author="JS" w:date="2025-02-13T08:35:00Z" w:initials="JS">
    <w:p w14:paraId="7650F15E" w14:textId="77777777" w:rsidR="00132A85" w:rsidRDefault="00132A85" w:rsidP="00132A85">
      <w:pPr>
        <w:pStyle w:val="Tekstkomentarza"/>
      </w:pPr>
      <w:r>
        <w:rPr>
          <w:rStyle w:val="Odwoaniedokomentarza"/>
        </w:rPr>
        <w:annotationRef/>
      </w:r>
      <w:r>
        <w:t>Sugeruję (dalej jest tryb przypuszczający): Dotyczyłoby to także sytuacji, w której</w:t>
      </w:r>
    </w:p>
  </w:comment>
  <w:comment w:id="16" w:author="Paweł Skuczyński" w:date="2025-02-17T18:29:00Z" w:initials="PS">
    <w:p w14:paraId="53FC1E24" w14:textId="55FE634D" w:rsidR="00346F94" w:rsidRDefault="00346F94">
      <w:pPr>
        <w:pStyle w:val="Tekstkomentarza"/>
      </w:pPr>
      <w:r>
        <w:rPr>
          <w:rStyle w:val="Odwoaniedokomentarza"/>
        </w:rPr>
        <w:annotationRef/>
      </w:r>
      <w:r w:rsidRPr="008D452D">
        <w:rPr>
          <w:color w:val="231F20"/>
          <w:sz w:val="22"/>
          <w:szCs w:val="22"/>
        </w:rPr>
        <w:t>Dotyczy</w:t>
      </w:r>
      <w:r>
        <w:rPr>
          <w:color w:val="231F20"/>
          <w:sz w:val="22"/>
          <w:szCs w:val="22"/>
        </w:rPr>
        <w:t>łoby</w:t>
      </w:r>
      <w:r w:rsidRPr="008D452D">
        <w:rPr>
          <w:color w:val="231F20"/>
          <w:sz w:val="22"/>
          <w:szCs w:val="22"/>
        </w:rPr>
        <w:t xml:space="preserve"> to także sytuacji, </w:t>
      </w:r>
      <w:r>
        <w:rPr>
          <w:color w:val="231F20"/>
          <w:sz w:val="22"/>
          <w:szCs w:val="22"/>
        </w:rPr>
        <w:t>w której</w:t>
      </w:r>
      <w:r>
        <w:rPr>
          <w:rStyle w:val="Odwoaniedokomentarza"/>
        </w:rPr>
        <w:annotationRef/>
      </w:r>
      <w:r>
        <w:rPr>
          <w:rStyle w:val="Odwoaniedokomentarza"/>
        </w:rPr>
        <w:annotationRef/>
      </w:r>
      <w:r w:rsidRPr="008D452D">
        <w:rPr>
          <w:color w:val="231F20"/>
          <w:sz w:val="22"/>
          <w:szCs w:val="22"/>
        </w:rPr>
        <w:t xml:space="preserve"> </w:t>
      </w:r>
      <w:r>
        <w:rPr>
          <w:color w:val="231F20"/>
          <w:sz w:val="22"/>
          <w:szCs w:val="22"/>
        </w:rPr>
        <w:t xml:space="preserve">spółka </w:t>
      </w:r>
      <w:r w:rsidRPr="008D452D">
        <w:rPr>
          <w:color w:val="231F20"/>
          <w:sz w:val="22"/>
          <w:szCs w:val="22"/>
        </w:rPr>
        <w:t>upoważniła</w:t>
      </w:r>
      <w:r>
        <w:rPr>
          <w:color w:val="231F20"/>
          <w:sz w:val="22"/>
          <w:szCs w:val="22"/>
        </w:rPr>
        <w:t>by</w:t>
      </w:r>
      <w:r w:rsidRPr="008D452D">
        <w:rPr>
          <w:color w:val="231F20"/>
          <w:sz w:val="22"/>
          <w:szCs w:val="22"/>
        </w:rPr>
        <w:t xml:space="preserve"> do ich wykonywania klienta, ponieważ takie upoważnienie </w:t>
      </w:r>
      <w:r w:rsidRPr="00346F94">
        <w:rPr>
          <w:color w:val="231F20"/>
          <w:sz w:val="22"/>
          <w:szCs w:val="22"/>
        </w:rPr>
        <w:t>mogłaby</w:t>
      </w:r>
      <w:r w:rsidRPr="008D452D">
        <w:rPr>
          <w:color w:val="231F20"/>
          <w:sz w:val="22"/>
          <w:szCs w:val="22"/>
        </w:rPr>
        <w:t xml:space="preserve"> w każdej chwili cofnąć</w:t>
      </w:r>
    </w:p>
  </w:comment>
  <w:comment w:id="17" w:author="Red" w:date="2025-02-12T11:32:00Z" w:initials="Red">
    <w:p w14:paraId="504E1419" w14:textId="77777777" w:rsidR="00132A85" w:rsidRDefault="00285AA9" w:rsidP="00132A85">
      <w:pPr>
        <w:pStyle w:val="Tekstkomentarza"/>
      </w:pPr>
      <w:r>
        <w:rPr>
          <w:rStyle w:val="Odwoaniedokomentarza"/>
        </w:rPr>
        <w:annotationRef/>
      </w:r>
      <w:r w:rsidR="00132A85">
        <w:t xml:space="preserve">Zdanie niejasne. Chodzi o to, że </w:t>
      </w:r>
      <w:r w:rsidR="00132A85">
        <w:rPr>
          <w:b/>
          <w:bCs/>
        </w:rPr>
        <w:t xml:space="preserve">Nie można przyjąć </w:t>
      </w:r>
      <w:r w:rsidR="00132A85">
        <w:t xml:space="preserve">błędnego założenia…? </w:t>
      </w:r>
      <w:r w:rsidR="00132A85">
        <w:br/>
        <w:t xml:space="preserve">Czy może po prostu, </w:t>
      </w:r>
      <w:r w:rsidR="00132A85">
        <w:rPr>
          <w:b/>
          <w:bCs/>
        </w:rPr>
        <w:t>Błędne jest założenie, że nawet...</w:t>
      </w:r>
    </w:p>
  </w:comment>
  <w:comment w:id="19" w:author="Red" w:date="2025-02-12T11:38:00Z" w:initials="Red">
    <w:p w14:paraId="45F75DD1" w14:textId="77777777" w:rsidR="00C1680D" w:rsidRDefault="00C1680D" w:rsidP="00C1680D">
      <w:pPr>
        <w:pStyle w:val="Tekstkomentarza"/>
      </w:pPr>
      <w:r>
        <w:rPr>
          <w:rStyle w:val="Odwoaniedokomentarza"/>
        </w:rPr>
        <w:annotationRef/>
      </w:r>
      <w:r>
        <w:t>Obecnie dodano tam też pkt 22a - proszę o weryfikację</w:t>
      </w:r>
    </w:p>
  </w:comment>
  <w:comment w:id="28" w:author="JS" w:date="2025-02-13T08:47:00Z" w:initials="JS">
    <w:p w14:paraId="272D4F9C" w14:textId="77777777" w:rsidR="00DB347B" w:rsidRDefault="00DB347B" w:rsidP="00DB347B">
      <w:pPr>
        <w:pStyle w:val="Tekstkomentarza"/>
      </w:pPr>
      <w:r>
        <w:rPr>
          <w:rStyle w:val="Odwoaniedokomentarza"/>
        </w:rPr>
        <w:annotationRef/>
      </w:r>
      <w:r>
        <w:t>Aby uniknąć powtórzenia, proponuję: podpisywanymi</w:t>
      </w:r>
    </w:p>
  </w:comment>
  <w:comment w:id="29" w:author="Paweł Skuczyński" w:date="2025-02-17T18:41:00Z" w:initials="PS">
    <w:p w14:paraId="4AB208DD" w14:textId="5C019C05" w:rsidR="00181328" w:rsidRDefault="00181328">
      <w:pPr>
        <w:pStyle w:val="Tekstkomentarza"/>
      </w:pPr>
      <w:r>
        <w:rPr>
          <w:rStyle w:val="Odwoaniedokomentarza"/>
        </w:rPr>
        <w:annotationRef/>
      </w:r>
      <w:r>
        <w:t>Zostawmy, a dalej dajmy „określa”</w:t>
      </w:r>
    </w:p>
  </w:comment>
  <w:comment w:id="32" w:author="Red" w:date="2025-02-12T11:47:00Z" w:initials="Red">
    <w:p w14:paraId="2436DF09" w14:textId="77777777" w:rsidR="00DB347B" w:rsidRDefault="00AE0BDA" w:rsidP="00DB347B">
      <w:pPr>
        <w:pStyle w:val="Tekstkomentarza"/>
      </w:pPr>
      <w:r>
        <w:rPr>
          <w:rStyle w:val="Odwoaniedokomentarza"/>
        </w:rPr>
        <w:annotationRef/>
      </w:r>
      <w:r w:rsidR="00DB347B">
        <w:t>Czy nie chodzi raczej o art. 11 ust. 3? Wydaje się bardziej pasować do kontekstu</w:t>
      </w:r>
    </w:p>
  </w:comment>
  <w:comment w:id="33" w:author="Paweł Skuczyński" w:date="2025-02-17T18:47:00Z" w:initials="PS">
    <w:p w14:paraId="38503871" w14:textId="7D71390E" w:rsidR="00A360E6" w:rsidRDefault="00A360E6">
      <w:pPr>
        <w:pStyle w:val="Tekstkomentarza"/>
      </w:pPr>
      <w:r>
        <w:rPr>
          <w:rStyle w:val="Odwoaniedokomentarza"/>
        </w:rPr>
        <w:annotationRef/>
      </w:r>
      <w:r>
        <w:t>Tak, art. 11 ust. 3</w:t>
      </w:r>
    </w:p>
  </w:comment>
  <w:comment w:id="34" w:author="JS" w:date="2025-02-13T09:00:00Z" w:initials="JS">
    <w:p w14:paraId="21931820" w14:textId="77777777" w:rsidR="00006165" w:rsidRDefault="00006165" w:rsidP="00006165">
      <w:pPr>
        <w:pStyle w:val="Tekstkomentarza"/>
      </w:pPr>
      <w:r>
        <w:rPr>
          <w:rStyle w:val="Odwoaniedokomentarza"/>
        </w:rPr>
        <w:annotationRef/>
      </w:r>
      <w:r>
        <w:t>Poprawnie: jeden radca prawny, czy większa ich liczba</w:t>
      </w:r>
    </w:p>
  </w:comment>
  <w:comment w:id="35" w:author="Paweł Skuczyński" w:date="2025-02-17T18:48:00Z" w:initials="PS">
    <w:p w14:paraId="44A3D197" w14:textId="13D116DE" w:rsidR="00A360E6" w:rsidRDefault="00A360E6">
      <w:pPr>
        <w:pStyle w:val="Tekstkomentarza"/>
      </w:pPr>
      <w:r>
        <w:rPr>
          <w:rStyle w:val="Odwoaniedokomentarza"/>
        </w:rPr>
        <w:annotationRef/>
      </w:r>
      <w:r>
        <w:t>Ok</w:t>
      </w:r>
    </w:p>
  </w:comment>
  <w:comment w:id="37" w:author="JS" w:date="2025-02-13T10:36:00Z" w:initials="JS">
    <w:p w14:paraId="433B5386" w14:textId="77777777" w:rsidR="00E714D8" w:rsidRDefault="00E714D8" w:rsidP="00E714D8">
      <w:pPr>
        <w:pStyle w:val="Tekstkomentarza"/>
      </w:pPr>
      <w:r>
        <w:rPr>
          <w:rStyle w:val="Odwoaniedokomentarza"/>
        </w:rPr>
        <w:annotationRef/>
      </w:r>
      <w:r>
        <w:t>Aby uniknąć powtórzenia, proponuję: wyjątkowy</w:t>
      </w:r>
    </w:p>
  </w:comment>
  <w:comment w:id="38" w:author="Paweł Skuczyński" w:date="2025-02-17T18:49:00Z" w:initials="PS">
    <w:p w14:paraId="60CA8F2D" w14:textId="14F75354" w:rsidR="00A360E6" w:rsidRDefault="00A360E6">
      <w:pPr>
        <w:pStyle w:val="Tekstkomentarza"/>
      </w:pPr>
      <w:r>
        <w:rPr>
          <w:rStyle w:val="Odwoaniedokomentarza"/>
        </w:rPr>
        <w:annotationRef/>
      </w:r>
      <w:r>
        <w:t>Proszę o pozostawienie powtórzenia</w:t>
      </w:r>
    </w:p>
  </w:comment>
  <w:comment w:id="39" w:author="JS" w:date="2025-02-13T10:39:00Z" w:initials="JS">
    <w:p w14:paraId="507CFC73" w14:textId="77777777" w:rsidR="00E714D8" w:rsidRDefault="00E714D8" w:rsidP="00E714D8">
      <w:pPr>
        <w:pStyle w:val="Tekstkomentarza"/>
      </w:pPr>
      <w:r>
        <w:rPr>
          <w:rStyle w:val="Odwoaniedokomentarza"/>
        </w:rPr>
        <w:annotationRef/>
      </w:r>
      <w:r>
        <w:t>Aby uniknąć powtórzenia, proponuję: wyłącznie/tylko</w:t>
      </w:r>
    </w:p>
  </w:comment>
  <w:comment w:id="40" w:author="Paweł Skuczyński" w:date="2025-02-17T18:49:00Z" w:initials="PS">
    <w:p w14:paraId="1ACD031A" w14:textId="0F1FC847" w:rsidR="00A360E6" w:rsidRDefault="00A360E6">
      <w:pPr>
        <w:pStyle w:val="Tekstkomentarza"/>
      </w:pPr>
      <w:r>
        <w:rPr>
          <w:rStyle w:val="Odwoaniedokomentarza"/>
        </w:rPr>
        <w:annotationRef/>
      </w:r>
      <w:r>
        <w:t>Ok</w:t>
      </w:r>
    </w:p>
  </w:comment>
  <w:comment w:id="41" w:author="Red" w:date="2025-02-12T13:11:00Z" w:initials="Red">
    <w:p w14:paraId="642B5A76" w14:textId="1E34E6AA" w:rsidR="00E9294E" w:rsidRDefault="00E9294E" w:rsidP="00E9294E">
      <w:pPr>
        <w:pStyle w:val="Tekstkomentarza"/>
      </w:pPr>
      <w:r>
        <w:rPr>
          <w:rStyle w:val="Odwoaniedokomentarza"/>
        </w:rPr>
        <w:annotationRef/>
      </w:r>
      <w:r>
        <w:t>Proszę o weryfikację odesłania</w:t>
      </w:r>
    </w:p>
  </w:comment>
  <w:comment w:id="42" w:author="Paweł Skuczyński" w:date="2025-02-17T18:51:00Z" w:initials="PS">
    <w:p w14:paraId="018176CA" w14:textId="374CCDDE" w:rsidR="00A360E6" w:rsidRDefault="00A360E6">
      <w:pPr>
        <w:pStyle w:val="Tekstkomentarza"/>
      </w:pPr>
      <w:r>
        <w:rPr>
          <w:rStyle w:val="Odwoaniedokomentarza"/>
        </w:rPr>
        <w:annotationRef/>
      </w:r>
      <w:r>
        <w:t>Jest ok</w:t>
      </w:r>
    </w:p>
  </w:comment>
  <w:comment w:id="43" w:author="Red" w:date="2025-02-12T13:11:00Z" w:initials="Red">
    <w:p w14:paraId="177FA293" w14:textId="663077EB" w:rsidR="00B177D7" w:rsidRDefault="00B177D7" w:rsidP="00B177D7">
      <w:pPr>
        <w:pStyle w:val="Tekstkomentarza"/>
      </w:pPr>
      <w:r>
        <w:rPr>
          <w:rStyle w:val="Odwoaniedokomentarza"/>
        </w:rPr>
        <w:annotationRef/>
      </w:r>
      <w:r>
        <w:t>Proszę o weryfikację odesłania</w:t>
      </w:r>
    </w:p>
  </w:comment>
  <w:comment w:id="44" w:author="Paweł Skuczyński" w:date="2025-02-17T18:51:00Z" w:initials="PS">
    <w:p w14:paraId="3A8A3A58" w14:textId="4B9637C3" w:rsidR="00A360E6" w:rsidRDefault="00A360E6">
      <w:pPr>
        <w:pStyle w:val="Tekstkomentarza"/>
      </w:pPr>
      <w:r>
        <w:rPr>
          <w:rStyle w:val="Odwoaniedokomentarza"/>
        </w:rPr>
        <w:annotationRef/>
      </w:r>
      <w:r>
        <w:t>Jest ok</w:t>
      </w:r>
    </w:p>
  </w:comment>
  <w:comment w:id="45" w:author="Red" w:date="2025-02-12T13:12:00Z" w:initials="Red">
    <w:p w14:paraId="3FBA4853" w14:textId="77777777" w:rsidR="00E9294E" w:rsidRDefault="00E9294E" w:rsidP="00E9294E">
      <w:pPr>
        <w:pStyle w:val="Tekstkomentarza"/>
      </w:pPr>
      <w:r>
        <w:rPr>
          <w:rStyle w:val="Odwoaniedokomentarza"/>
        </w:rPr>
        <w:annotationRef/>
      </w:r>
      <w:r>
        <w:t>Jw.</w:t>
      </w:r>
    </w:p>
  </w:comment>
  <w:comment w:id="46" w:author="Paweł Skuczyński" w:date="2025-02-17T18:51:00Z" w:initials="PS">
    <w:p w14:paraId="521934A6" w14:textId="52D4ECFC" w:rsidR="00A360E6" w:rsidRDefault="00A360E6">
      <w:pPr>
        <w:pStyle w:val="Tekstkomentarza"/>
      </w:pPr>
      <w:r>
        <w:rPr>
          <w:rStyle w:val="Odwoaniedokomentarza"/>
        </w:rPr>
        <w:annotationRef/>
      </w:r>
      <w:r>
        <w:t>Jest ok</w:t>
      </w:r>
    </w:p>
  </w:comment>
  <w:comment w:id="47" w:author="JS" w:date="2025-02-13T10:43:00Z" w:initials="JS">
    <w:p w14:paraId="56018EFF" w14:textId="77777777" w:rsidR="0015420E" w:rsidRDefault="0015420E" w:rsidP="0015420E">
      <w:pPr>
        <w:pStyle w:val="Tekstkomentarza"/>
      </w:pPr>
      <w:r>
        <w:rPr>
          <w:rStyle w:val="Odwoaniedokomentarza"/>
        </w:rPr>
        <w:annotationRef/>
      </w:r>
      <w:r>
        <w:t>Skoro tutaj jest „zarówno”, dalej powinno być „jak i” - proszę o weryfikację konstrukcji zdania</w:t>
      </w:r>
    </w:p>
  </w:comment>
  <w:comment w:id="55" w:author="Red" w:date="2025-02-12T13:36:00Z" w:initials="Red">
    <w:p w14:paraId="7EC6420A" w14:textId="745A5C83" w:rsidR="00BE5E15" w:rsidRDefault="00BE5E15" w:rsidP="00BE5E15">
      <w:pPr>
        <w:pStyle w:val="Tekstkomentarza"/>
      </w:pPr>
      <w:r>
        <w:rPr>
          <w:rStyle w:val="Odwoaniedokomentarza"/>
        </w:rPr>
        <w:annotationRef/>
      </w:r>
      <w:r>
        <w:t>Proszę o weryfikację odesłania</w:t>
      </w:r>
    </w:p>
  </w:comment>
  <w:comment w:id="56" w:author="Paweł Skuczyński" w:date="2025-02-17T18:53:00Z" w:initials="PS">
    <w:p w14:paraId="681F34FD" w14:textId="25FD86CF" w:rsidR="00A360E6" w:rsidRDefault="00A360E6">
      <w:pPr>
        <w:pStyle w:val="Tekstkomentarza"/>
      </w:pPr>
      <w:r>
        <w:rPr>
          <w:rStyle w:val="Odwoaniedokomentarza"/>
        </w:rPr>
        <w:annotationRef/>
      </w:r>
      <w:r>
        <w:t>Jest ok</w:t>
      </w:r>
    </w:p>
  </w:comment>
  <w:comment w:id="57" w:author="Red" w:date="2025-02-12T13:36:00Z" w:initials="Red">
    <w:p w14:paraId="24463A61" w14:textId="77777777" w:rsidR="00882250" w:rsidRDefault="00882250" w:rsidP="00882250">
      <w:pPr>
        <w:pStyle w:val="Tekstkomentarza"/>
      </w:pPr>
      <w:r>
        <w:rPr>
          <w:rStyle w:val="Odwoaniedokomentarza"/>
        </w:rPr>
        <w:annotationRef/>
      </w:r>
      <w:r>
        <w:t>Proszę o weryfikację odesłania</w:t>
      </w:r>
    </w:p>
  </w:comment>
  <w:comment w:id="58" w:author="Paweł Skuczyński" w:date="2025-02-17T18:53:00Z" w:initials="PS">
    <w:p w14:paraId="678031ED" w14:textId="2B39747E" w:rsidR="00A360E6" w:rsidRDefault="00A360E6">
      <w:pPr>
        <w:pStyle w:val="Tekstkomentarza"/>
      </w:pPr>
      <w:r>
        <w:rPr>
          <w:rStyle w:val="Odwoaniedokomentarza"/>
        </w:rPr>
        <w:annotationRef/>
      </w:r>
      <w:r>
        <w:t>Jest ok</w:t>
      </w:r>
    </w:p>
  </w:comment>
  <w:comment w:id="59" w:author="JS" w:date="2025-02-13T10:51:00Z" w:initials="JS">
    <w:p w14:paraId="4B020F0E" w14:textId="77777777" w:rsidR="000076B4" w:rsidRDefault="000076B4" w:rsidP="000076B4">
      <w:pPr>
        <w:pStyle w:val="Tekstkomentarza"/>
      </w:pPr>
      <w:r>
        <w:rPr>
          <w:rStyle w:val="Odwoaniedokomentarza"/>
        </w:rPr>
        <w:annotationRef/>
      </w:r>
      <w:r>
        <w:t>Aby uniknąć powtórzenia, proponuję: , a przy wykorzystaniu/użyciu</w:t>
      </w:r>
    </w:p>
  </w:comment>
  <w:comment w:id="64" w:author="JS" w:date="2025-02-13T10:51:00Z" w:initials="JS">
    <w:p w14:paraId="10774DA4" w14:textId="77777777" w:rsidR="000076B4" w:rsidRDefault="000076B4" w:rsidP="000076B4">
      <w:pPr>
        <w:pStyle w:val="Tekstkomentarza"/>
      </w:pPr>
      <w:r>
        <w:rPr>
          <w:rStyle w:val="Odwoaniedokomentarza"/>
        </w:rPr>
        <w:annotationRef/>
      </w:r>
      <w:r>
        <w:t>Usuwać z rejestru te dane? Proszę o doprecyzowanie</w:t>
      </w:r>
    </w:p>
  </w:comment>
  <w:comment w:id="68" w:author="JS" w:date="2025-02-13T10:52:00Z" w:initials="JS">
    <w:p w14:paraId="51338396" w14:textId="77777777" w:rsidR="000076B4" w:rsidRDefault="000076B4" w:rsidP="000076B4">
      <w:pPr>
        <w:pStyle w:val="Tekstkomentarza"/>
      </w:pPr>
      <w:r>
        <w:rPr>
          <w:rStyle w:val="Odwoaniedokomentarza"/>
        </w:rPr>
        <w:annotationRef/>
      </w:r>
      <w:r>
        <w:t>Omawianych przypadkach?</w:t>
      </w:r>
    </w:p>
  </w:comment>
  <w:comment w:id="69" w:author="Paweł Skuczyński" w:date="2025-02-17T18:58:00Z" w:initials="PS">
    <w:p w14:paraId="271AD6D7" w14:textId="6347DBD2" w:rsidR="00BC1115" w:rsidRDefault="00BC1115">
      <w:pPr>
        <w:pStyle w:val="Tekstkomentarza"/>
      </w:pPr>
      <w:r>
        <w:rPr>
          <w:rStyle w:val="Odwoaniedokomentarza"/>
        </w:rPr>
        <w:annotationRef/>
      </w:r>
      <w:r>
        <w:t>W obydwu omawianych przypadkach</w:t>
      </w:r>
    </w:p>
  </w:comment>
  <w:comment w:id="70" w:author="JS" w:date="2025-02-13T10:54:00Z" w:initials="JS">
    <w:p w14:paraId="17E6CD79" w14:textId="77777777" w:rsidR="000076B4" w:rsidRDefault="000076B4" w:rsidP="000076B4">
      <w:pPr>
        <w:pStyle w:val="Tekstkomentarza"/>
      </w:pPr>
      <w:r>
        <w:rPr>
          <w:rStyle w:val="Odwoaniedokomentarza"/>
        </w:rPr>
        <w:annotationRef/>
      </w:r>
      <w:r>
        <w:t>Tutaj bez tez z orzecznictwa?</w:t>
      </w:r>
    </w:p>
  </w:comment>
  <w:comment w:id="71" w:author="Paweł Skuczyński" w:date="2025-02-17T18:58:00Z" w:initials="PS">
    <w:p w14:paraId="16029BB1" w14:textId="1994B753" w:rsidR="00BC1115" w:rsidRDefault="00BC1115">
      <w:pPr>
        <w:pStyle w:val="Tekstkomentarza"/>
      </w:pPr>
      <w:r>
        <w:rPr>
          <w:rStyle w:val="Odwoaniedokomentarza"/>
        </w:rPr>
        <w:annotationRef/>
      </w:r>
      <w:r>
        <w:t>Tak, zostawmy bez</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AB4D10" w15:done="0"/>
  <w15:commentEx w15:paraId="4340D2D6" w15:paraIdParent="20AB4D10" w15:done="0"/>
  <w15:commentEx w15:paraId="4FD893B7" w15:done="0"/>
  <w15:commentEx w15:paraId="61DBF71B" w15:paraIdParent="4FD893B7" w15:done="0"/>
  <w15:commentEx w15:paraId="5CD3D039" w15:done="0"/>
  <w15:commentEx w15:paraId="02C9B6FA" w15:paraIdParent="5CD3D039" w15:done="0"/>
  <w15:commentEx w15:paraId="181459C0" w15:done="0"/>
  <w15:commentEx w15:paraId="4DB5EED6" w15:paraIdParent="181459C0" w15:done="0"/>
  <w15:commentEx w15:paraId="7650F15E" w15:done="0"/>
  <w15:commentEx w15:paraId="53FC1E24" w15:paraIdParent="7650F15E" w15:done="0"/>
  <w15:commentEx w15:paraId="504E1419" w15:done="0"/>
  <w15:commentEx w15:paraId="45F75DD1" w15:done="0"/>
  <w15:commentEx w15:paraId="272D4F9C" w15:done="0"/>
  <w15:commentEx w15:paraId="4AB208DD" w15:paraIdParent="272D4F9C" w15:done="0"/>
  <w15:commentEx w15:paraId="2436DF09" w15:done="0"/>
  <w15:commentEx w15:paraId="38503871" w15:paraIdParent="2436DF09" w15:done="0"/>
  <w15:commentEx w15:paraId="21931820" w15:done="0"/>
  <w15:commentEx w15:paraId="44A3D197" w15:paraIdParent="21931820" w15:done="0"/>
  <w15:commentEx w15:paraId="433B5386" w15:done="0"/>
  <w15:commentEx w15:paraId="60CA8F2D" w15:paraIdParent="433B5386" w15:done="0"/>
  <w15:commentEx w15:paraId="507CFC73" w15:done="0"/>
  <w15:commentEx w15:paraId="1ACD031A" w15:paraIdParent="507CFC73" w15:done="0"/>
  <w15:commentEx w15:paraId="642B5A76" w15:done="0"/>
  <w15:commentEx w15:paraId="018176CA" w15:paraIdParent="642B5A76" w15:done="0"/>
  <w15:commentEx w15:paraId="177FA293" w15:done="0"/>
  <w15:commentEx w15:paraId="3A8A3A58" w15:paraIdParent="177FA293" w15:done="0"/>
  <w15:commentEx w15:paraId="3FBA4853" w15:done="0"/>
  <w15:commentEx w15:paraId="521934A6" w15:paraIdParent="3FBA4853" w15:done="0"/>
  <w15:commentEx w15:paraId="56018EFF" w15:done="0"/>
  <w15:commentEx w15:paraId="7EC6420A" w15:done="0"/>
  <w15:commentEx w15:paraId="681F34FD" w15:paraIdParent="7EC6420A" w15:done="0"/>
  <w15:commentEx w15:paraId="24463A61" w15:done="0"/>
  <w15:commentEx w15:paraId="678031ED" w15:paraIdParent="24463A61" w15:done="0"/>
  <w15:commentEx w15:paraId="4B020F0E" w15:done="0"/>
  <w15:commentEx w15:paraId="10774DA4" w15:done="0"/>
  <w15:commentEx w15:paraId="51338396" w15:done="0"/>
  <w15:commentEx w15:paraId="271AD6D7" w15:paraIdParent="51338396" w15:done="0"/>
  <w15:commentEx w15:paraId="17E6CD79" w15:done="0"/>
  <w15:commentEx w15:paraId="16029BB1" w15:paraIdParent="17E6CD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D9A9D7" w16cex:dateUtc="2025-02-13T07:14:00Z"/>
  <w16cex:commentExtensible w16cex:durableId="61C9D8C4" w16cex:dateUtc="2025-02-17T17:24:00Z"/>
  <w16cex:commentExtensible w16cex:durableId="0FE255E3" w16cex:dateUtc="2025-02-13T07:18:00Z"/>
  <w16cex:commentExtensible w16cex:durableId="2BE3208D" w16cex:dateUtc="2025-02-17T17:24:00Z"/>
  <w16cex:commentExtensible w16cex:durableId="0DE0CA10" w16cex:dateUtc="2025-02-13T07:20:00Z"/>
  <w16cex:commentExtensible w16cex:durableId="5626C3DF" w16cex:dateUtc="2025-02-17T17:25:00Z"/>
  <w16cex:commentExtensible w16cex:durableId="0390C9FF" w16cex:dateUtc="2025-02-13T07:22:00Z"/>
  <w16cex:commentExtensible w16cex:durableId="32B4D92F" w16cex:dateUtc="2025-02-17T17:27:00Z"/>
  <w16cex:commentExtensible w16cex:durableId="2D5BE0BA" w16cex:dateUtc="2025-02-13T07:35:00Z"/>
  <w16cex:commentExtensible w16cex:durableId="2424BA0F" w16cex:dateUtc="2025-02-17T17:29:00Z"/>
  <w16cex:commentExtensible w16cex:durableId="074E8F85" w16cex:dateUtc="2025-02-12T10:32:00Z"/>
  <w16cex:commentExtensible w16cex:durableId="7AE368E5" w16cex:dateUtc="2025-02-12T10:38:00Z"/>
  <w16cex:commentExtensible w16cex:durableId="557C3C3F" w16cex:dateUtc="2025-02-13T07:47:00Z"/>
  <w16cex:commentExtensible w16cex:durableId="4330D483" w16cex:dateUtc="2025-02-17T17:41:00Z"/>
  <w16cex:commentExtensible w16cex:durableId="5421DA70" w16cex:dateUtc="2025-02-12T10:47:00Z"/>
  <w16cex:commentExtensible w16cex:durableId="2BBBFB11" w16cex:dateUtc="2025-02-17T17:47:00Z"/>
  <w16cex:commentExtensible w16cex:durableId="02CBA3C7" w16cex:dateUtc="2025-02-13T08:00:00Z"/>
  <w16cex:commentExtensible w16cex:durableId="1BA47EF3" w16cex:dateUtc="2025-02-17T17:48:00Z"/>
  <w16cex:commentExtensible w16cex:durableId="71848E84" w16cex:dateUtc="2025-02-13T09:36:00Z"/>
  <w16cex:commentExtensible w16cex:durableId="2BBD1822" w16cex:dateUtc="2025-02-17T17:49:00Z"/>
  <w16cex:commentExtensible w16cex:durableId="1C82212D" w16cex:dateUtc="2025-02-13T09:39:00Z"/>
  <w16cex:commentExtensible w16cex:durableId="64438D26" w16cex:dateUtc="2025-02-17T17:49:00Z"/>
  <w16cex:commentExtensible w16cex:durableId="7A12CC9F" w16cex:dateUtc="2025-02-12T12:11:00Z"/>
  <w16cex:commentExtensible w16cex:durableId="46CB4A34" w16cex:dateUtc="2025-02-17T17:51:00Z"/>
  <w16cex:commentExtensible w16cex:durableId="733AF6D5" w16cex:dateUtc="2025-02-12T12:11:00Z"/>
  <w16cex:commentExtensible w16cex:durableId="4DF1BBB6" w16cex:dateUtc="2025-02-17T17:51:00Z"/>
  <w16cex:commentExtensible w16cex:durableId="3D359443" w16cex:dateUtc="2025-02-12T12:12:00Z"/>
  <w16cex:commentExtensible w16cex:durableId="2913DE10" w16cex:dateUtc="2025-02-17T17:51:00Z"/>
  <w16cex:commentExtensible w16cex:durableId="1E126649" w16cex:dateUtc="2025-02-13T09:43:00Z"/>
  <w16cex:commentExtensible w16cex:durableId="44ADE3C4" w16cex:dateUtc="2025-02-12T12:36:00Z"/>
  <w16cex:commentExtensible w16cex:durableId="6D7F2A98" w16cex:dateUtc="2025-02-17T17:53:00Z"/>
  <w16cex:commentExtensible w16cex:durableId="480C6508" w16cex:dateUtc="2025-02-12T12:36:00Z"/>
  <w16cex:commentExtensible w16cex:durableId="4CCE7D34" w16cex:dateUtc="2025-02-17T17:53:00Z"/>
  <w16cex:commentExtensible w16cex:durableId="2940335A" w16cex:dateUtc="2025-02-13T09:51:00Z"/>
  <w16cex:commentExtensible w16cex:durableId="44D10F0E" w16cex:dateUtc="2025-02-13T09:51:00Z"/>
  <w16cex:commentExtensible w16cex:durableId="15AB5BAC" w16cex:dateUtc="2025-02-13T09:52:00Z"/>
  <w16cex:commentExtensible w16cex:durableId="235CC4E4" w16cex:dateUtc="2025-02-17T17:58:00Z"/>
  <w16cex:commentExtensible w16cex:durableId="2979F2D1" w16cex:dateUtc="2025-02-13T09:54:00Z"/>
  <w16cex:commentExtensible w16cex:durableId="5066BC83" w16cex:dateUtc="2025-02-17T17: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AB4D10" w16cid:durableId="2BD9A9D7"/>
  <w16cid:commentId w16cid:paraId="4340D2D6" w16cid:durableId="61C9D8C4"/>
  <w16cid:commentId w16cid:paraId="4FD893B7" w16cid:durableId="0FE255E3"/>
  <w16cid:commentId w16cid:paraId="61DBF71B" w16cid:durableId="2BE3208D"/>
  <w16cid:commentId w16cid:paraId="5CD3D039" w16cid:durableId="0DE0CA10"/>
  <w16cid:commentId w16cid:paraId="02C9B6FA" w16cid:durableId="5626C3DF"/>
  <w16cid:commentId w16cid:paraId="181459C0" w16cid:durableId="0390C9FF"/>
  <w16cid:commentId w16cid:paraId="4DB5EED6" w16cid:durableId="32B4D92F"/>
  <w16cid:commentId w16cid:paraId="7650F15E" w16cid:durableId="2D5BE0BA"/>
  <w16cid:commentId w16cid:paraId="53FC1E24" w16cid:durableId="2424BA0F"/>
  <w16cid:commentId w16cid:paraId="504E1419" w16cid:durableId="074E8F85"/>
  <w16cid:commentId w16cid:paraId="45F75DD1" w16cid:durableId="7AE368E5"/>
  <w16cid:commentId w16cid:paraId="272D4F9C" w16cid:durableId="557C3C3F"/>
  <w16cid:commentId w16cid:paraId="4AB208DD" w16cid:durableId="4330D483"/>
  <w16cid:commentId w16cid:paraId="2436DF09" w16cid:durableId="5421DA70"/>
  <w16cid:commentId w16cid:paraId="38503871" w16cid:durableId="2BBBFB11"/>
  <w16cid:commentId w16cid:paraId="21931820" w16cid:durableId="02CBA3C7"/>
  <w16cid:commentId w16cid:paraId="44A3D197" w16cid:durableId="1BA47EF3"/>
  <w16cid:commentId w16cid:paraId="433B5386" w16cid:durableId="71848E84"/>
  <w16cid:commentId w16cid:paraId="60CA8F2D" w16cid:durableId="2BBD1822"/>
  <w16cid:commentId w16cid:paraId="507CFC73" w16cid:durableId="1C82212D"/>
  <w16cid:commentId w16cid:paraId="1ACD031A" w16cid:durableId="64438D26"/>
  <w16cid:commentId w16cid:paraId="642B5A76" w16cid:durableId="7A12CC9F"/>
  <w16cid:commentId w16cid:paraId="018176CA" w16cid:durableId="46CB4A34"/>
  <w16cid:commentId w16cid:paraId="177FA293" w16cid:durableId="733AF6D5"/>
  <w16cid:commentId w16cid:paraId="3A8A3A58" w16cid:durableId="4DF1BBB6"/>
  <w16cid:commentId w16cid:paraId="3FBA4853" w16cid:durableId="3D359443"/>
  <w16cid:commentId w16cid:paraId="521934A6" w16cid:durableId="2913DE10"/>
  <w16cid:commentId w16cid:paraId="56018EFF" w16cid:durableId="1E126649"/>
  <w16cid:commentId w16cid:paraId="7EC6420A" w16cid:durableId="44ADE3C4"/>
  <w16cid:commentId w16cid:paraId="681F34FD" w16cid:durableId="6D7F2A98"/>
  <w16cid:commentId w16cid:paraId="24463A61" w16cid:durableId="480C6508"/>
  <w16cid:commentId w16cid:paraId="678031ED" w16cid:durableId="4CCE7D34"/>
  <w16cid:commentId w16cid:paraId="4B020F0E" w16cid:durableId="2940335A"/>
  <w16cid:commentId w16cid:paraId="10774DA4" w16cid:durableId="44D10F0E"/>
  <w16cid:commentId w16cid:paraId="51338396" w16cid:durableId="15AB5BAC"/>
  <w16cid:commentId w16cid:paraId="271AD6D7" w16cid:durableId="235CC4E4"/>
  <w16cid:commentId w16cid:paraId="17E6CD79" w16cid:durableId="2979F2D1"/>
  <w16cid:commentId w16cid:paraId="16029BB1" w16cid:durableId="5066BC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14088" w14:textId="77777777" w:rsidR="00581B89" w:rsidRDefault="00581B89" w:rsidP="00770790">
      <w:r>
        <w:separator/>
      </w:r>
    </w:p>
  </w:endnote>
  <w:endnote w:type="continuationSeparator" w:id="0">
    <w:p w14:paraId="23CAF8DC" w14:textId="77777777" w:rsidR="00581B89" w:rsidRDefault="00581B89" w:rsidP="007707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C1E66" w14:textId="77777777" w:rsidR="00581B89" w:rsidRDefault="00581B89" w:rsidP="00770790">
      <w:r>
        <w:separator/>
      </w:r>
    </w:p>
  </w:footnote>
  <w:footnote w:type="continuationSeparator" w:id="0">
    <w:p w14:paraId="69DCFC35" w14:textId="77777777" w:rsidR="00581B89" w:rsidRDefault="00581B89" w:rsidP="007707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3DD2"/>
    <w:multiLevelType w:val="hybridMultilevel"/>
    <w:tmpl w:val="ACFCAC48"/>
    <w:lvl w:ilvl="0" w:tplc="FA10C5F2">
      <w:start w:val="2"/>
      <w:numFmt w:val="decimal"/>
      <w:lvlText w:val="%1."/>
      <w:lvlJc w:val="left"/>
      <w:pPr>
        <w:ind w:left="52" w:hanging="199"/>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1" w:tplc="48C4F3AC">
      <w:numFmt w:val="bullet"/>
      <w:lvlText w:val="•"/>
      <w:lvlJc w:val="left"/>
      <w:pPr>
        <w:ind w:left="812" w:hanging="199"/>
      </w:pPr>
      <w:rPr>
        <w:rFonts w:hint="default"/>
        <w:lang w:val="pl-PL" w:eastAsia="en-US" w:bidi="ar-SA"/>
      </w:rPr>
    </w:lvl>
    <w:lvl w:ilvl="2" w:tplc="C0122DD2">
      <w:numFmt w:val="bullet"/>
      <w:lvlText w:val="•"/>
      <w:lvlJc w:val="left"/>
      <w:pPr>
        <w:ind w:left="1565" w:hanging="199"/>
      </w:pPr>
      <w:rPr>
        <w:rFonts w:hint="default"/>
        <w:lang w:val="pl-PL" w:eastAsia="en-US" w:bidi="ar-SA"/>
      </w:rPr>
    </w:lvl>
    <w:lvl w:ilvl="3" w:tplc="493279BC">
      <w:numFmt w:val="bullet"/>
      <w:lvlText w:val="•"/>
      <w:lvlJc w:val="left"/>
      <w:pPr>
        <w:ind w:left="2318" w:hanging="199"/>
      </w:pPr>
      <w:rPr>
        <w:rFonts w:hint="default"/>
        <w:lang w:val="pl-PL" w:eastAsia="en-US" w:bidi="ar-SA"/>
      </w:rPr>
    </w:lvl>
    <w:lvl w:ilvl="4" w:tplc="7C241080">
      <w:numFmt w:val="bullet"/>
      <w:lvlText w:val="•"/>
      <w:lvlJc w:val="left"/>
      <w:pPr>
        <w:ind w:left="3071" w:hanging="199"/>
      </w:pPr>
      <w:rPr>
        <w:rFonts w:hint="default"/>
        <w:lang w:val="pl-PL" w:eastAsia="en-US" w:bidi="ar-SA"/>
      </w:rPr>
    </w:lvl>
    <w:lvl w:ilvl="5" w:tplc="824884DC">
      <w:numFmt w:val="bullet"/>
      <w:lvlText w:val="•"/>
      <w:lvlJc w:val="left"/>
      <w:pPr>
        <w:ind w:left="3823" w:hanging="199"/>
      </w:pPr>
      <w:rPr>
        <w:rFonts w:hint="default"/>
        <w:lang w:val="pl-PL" w:eastAsia="en-US" w:bidi="ar-SA"/>
      </w:rPr>
    </w:lvl>
    <w:lvl w:ilvl="6" w:tplc="8102A876">
      <w:numFmt w:val="bullet"/>
      <w:lvlText w:val="•"/>
      <w:lvlJc w:val="left"/>
      <w:pPr>
        <w:ind w:left="4576" w:hanging="199"/>
      </w:pPr>
      <w:rPr>
        <w:rFonts w:hint="default"/>
        <w:lang w:val="pl-PL" w:eastAsia="en-US" w:bidi="ar-SA"/>
      </w:rPr>
    </w:lvl>
    <w:lvl w:ilvl="7" w:tplc="36109160">
      <w:numFmt w:val="bullet"/>
      <w:lvlText w:val="•"/>
      <w:lvlJc w:val="left"/>
      <w:pPr>
        <w:ind w:left="5329" w:hanging="199"/>
      </w:pPr>
      <w:rPr>
        <w:rFonts w:hint="default"/>
        <w:lang w:val="pl-PL" w:eastAsia="en-US" w:bidi="ar-SA"/>
      </w:rPr>
    </w:lvl>
    <w:lvl w:ilvl="8" w:tplc="74A2CAD0">
      <w:numFmt w:val="bullet"/>
      <w:lvlText w:val="•"/>
      <w:lvlJc w:val="left"/>
      <w:pPr>
        <w:ind w:left="6082" w:hanging="199"/>
      </w:pPr>
      <w:rPr>
        <w:rFonts w:hint="default"/>
        <w:lang w:val="pl-PL" w:eastAsia="en-US" w:bidi="ar-SA"/>
      </w:rPr>
    </w:lvl>
  </w:abstractNum>
  <w:abstractNum w:abstractNumId="1" w15:restartNumberingAfterBreak="0">
    <w:nsid w:val="009A540D"/>
    <w:multiLevelType w:val="hybridMultilevel"/>
    <w:tmpl w:val="6CB868B0"/>
    <w:lvl w:ilvl="0" w:tplc="AA1EB9AE">
      <w:start w:val="1"/>
      <w:numFmt w:val="decimal"/>
      <w:lvlText w:val="%1."/>
      <w:lvlJc w:val="left"/>
      <w:pPr>
        <w:ind w:left="165" w:hanging="226"/>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B77E029C">
      <w:numFmt w:val="bullet"/>
      <w:lvlText w:val="•"/>
      <w:lvlJc w:val="left"/>
      <w:pPr>
        <w:ind w:left="902" w:hanging="226"/>
      </w:pPr>
      <w:rPr>
        <w:rFonts w:hint="default"/>
        <w:lang w:val="pl-PL" w:eastAsia="en-US" w:bidi="ar-SA"/>
      </w:rPr>
    </w:lvl>
    <w:lvl w:ilvl="2" w:tplc="83C2084E">
      <w:numFmt w:val="bullet"/>
      <w:lvlText w:val="•"/>
      <w:lvlJc w:val="left"/>
      <w:pPr>
        <w:ind w:left="1645" w:hanging="226"/>
      </w:pPr>
      <w:rPr>
        <w:rFonts w:hint="default"/>
        <w:lang w:val="pl-PL" w:eastAsia="en-US" w:bidi="ar-SA"/>
      </w:rPr>
    </w:lvl>
    <w:lvl w:ilvl="3" w:tplc="06265292">
      <w:numFmt w:val="bullet"/>
      <w:lvlText w:val="•"/>
      <w:lvlJc w:val="left"/>
      <w:pPr>
        <w:ind w:left="2388" w:hanging="226"/>
      </w:pPr>
      <w:rPr>
        <w:rFonts w:hint="default"/>
        <w:lang w:val="pl-PL" w:eastAsia="en-US" w:bidi="ar-SA"/>
      </w:rPr>
    </w:lvl>
    <w:lvl w:ilvl="4" w:tplc="14F8B4F0">
      <w:numFmt w:val="bullet"/>
      <w:lvlText w:val="•"/>
      <w:lvlJc w:val="left"/>
      <w:pPr>
        <w:ind w:left="3131" w:hanging="226"/>
      </w:pPr>
      <w:rPr>
        <w:rFonts w:hint="default"/>
        <w:lang w:val="pl-PL" w:eastAsia="en-US" w:bidi="ar-SA"/>
      </w:rPr>
    </w:lvl>
    <w:lvl w:ilvl="5" w:tplc="F6CA27DA">
      <w:numFmt w:val="bullet"/>
      <w:lvlText w:val="•"/>
      <w:lvlJc w:val="left"/>
      <w:pPr>
        <w:ind w:left="3873" w:hanging="226"/>
      </w:pPr>
      <w:rPr>
        <w:rFonts w:hint="default"/>
        <w:lang w:val="pl-PL" w:eastAsia="en-US" w:bidi="ar-SA"/>
      </w:rPr>
    </w:lvl>
    <w:lvl w:ilvl="6" w:tplc="4D065E02">
      <w:numFmt w:val="bullet"/>
      <w:lvlText w:val="•"/>
      <w:lvlJc w:val="left"/>
      <w:pPr>
        <w:ind w:left="4616" w:hanging="226"/>
      </w:pPr>
      <w:rPr>
        <w:rFonts w:hint="default"/>
        <w:lang w:val="pl-PL" w:eastAsia="en-US" w:bidi="ar-SA"/>
      </w:rPr>
    </w:lvl>
    <w:lvl w:ilvl="7" w:tplc="EA7644A2">
      <w:numFmt w:val="bullet"/>
      <w:lvlText w:val="•"/>
      <w:lvlJc w:val="left"/>
      <w:pPr>
        <w:ind w:left="5359" w:hanging="226"/>
      </w:pPr>
      <w:rPr>
        <w:rFonts w:hint="default"/>
        <w:lang w:val="pl-PL" w:eastAsia="en-US" w:bidi="ar-SA"/>
      </w:rPr>
    </w:lvl>
    <w:lvl w:ilvl="8" w:tplc="77767B98">
      <w:numFmt w:val="bullet"/>
      <w:lvlText w:val="•"/>
      <w:lvlJc w:val="left"/>
      <w:pPr>
        <w:ind w:left="6102" w:hanging="226"/>
      </w:pPr>
      <w:rPr>
        <w:rFonts w:hint="default"/>
        <w:lang w:val="pl-PL" w:eastAsia="en-US" w:bidi="ar-SA"/>
      </w:rPr>
    </w:lvl>
  </w:abstractNum>
  <w:abstractNum w:abstractNumId="2" w15:restartNumberingAfterBreak="0">
    <w:nsid w:val="00BB2E81"/>
    <w:multiLevelType w:val="hybridMultilevel"/>
    <w:tmpl w:val="A0927D14"/>
    <w:lvl w:ilvl="0" w:tplc="FB709514">
      <w:start w:val="1"/>
      <w:numFmt w:val="decimal"/>
      <w:lvlText w:val="%1."/>
      <w:lvlJc w:val="left"/>
      <w:pPr>
        <w:ind w:left="165" w:hanging="204"/>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9A08B796">
      <w:numFmt w:val="bullet"/>
      <w:lvlText w:val="•"/>
      <w:lvlJc w:val="left"/>
      <w:pPr>
        <w:ind w:left="902" w:hanging="204"/>
      </w:pPr>
      <w:rPr>
        <w:rFonts w:hint="default"/>
        <w:lang w:val="pl-PL" w:eastAsia="en-US" w:bidi="ar-SA"/>
      </w:rPr>
    </w:lvl>
    <w:lvl w:ilvl="2" w:tplc="ACD6267E">
      <w:numFmt w:val="bullet"/>
      <w:lvlText w:val="•"/>
      <w:lvlJc w:val="left"/>
      <w:pPr>
        <w:ind w:left="1645" w:hanging="204"/>
      </w:pPr>
      <w:rPr>
        <w:rFonts w:hint="default"/>
        <w:lang w:val="pl-PL" w:eastAsia="en-US" w:bidi="ar-SA"/>
      </w:rPr>
    </w:lvl>
    <w:lvl w:ilvl="3" w:tplc="32D47A90">
      <w:numFmt w:val="bullet"/>
      <w:lvlText w:val="•"/>
      <w:lvlJc w:val="left"/>
      <w:pPr>
        <w:ind w:left="2388" w:hanging="204"/>
      </w:pPr>
      <w:rPr>
        <w:rFonts w:hint="default"/>
        <w:lang w:val="pl-PL" w:eastAsia="en-US" w:bidi="ar-SA"/>
      </w:rPr>
    </w:lvl>
    <w:lvl w:ilvl="4" w:tplc="73A02296">
      <w:numFmt w:val="bullet"/>
      <w:lvlText w:val="•"/>
      <w:lvlJc w:val="left"/>
      <w:pPr>
        <w:ind w:left="3131" w:hanging="204"/>
      </w:pPr>
      <w:rPr>
        <w:rFonts w:hint="default"/>
        <w:lang w:val="pl-PL" w:eastAsia="en-US" w:bidi="ar-SA"/>
      </w:rPr>
    </w:lvl>
    <w:lvl w:ilvl="5" w:tplc="38C0AE06">
      <w:numFmt w:val="bullet"/>
      <w:lvlText w:val="•"/>
      <w:lvlJc w:val="left"/>
      <w:pPr>
        <w:ind w:left="3873" w:hanging="204"/>
      </w:pPr>
      <w:rPr>
        <w:rFonts w:hint="default"/>
        <w:lang w:val="pl-PL" w:eastAsia="en-US" w:bidi="ar-SA"/>
      </w:rPr>
    </w:lvl>
    <w:lvl w:ilvl="6" w:tplc="BDFC0C4A">
      <w:numFmt w:val="bullet"/>
      <w:lvlText w:val="•"/>
      <w:lvlJc w:val="left"/>
      <w:pPr>
        <w:ind w:left="4616" w:hanging="204"/>
      </w:pPr>
      <w:rPr>
        <w:rFonts w:hint="default"/>
        <w:lang w:val="pl-PL" w:eastAsia="en-US" w:bidi="ar-SA"/>
      </w:rPr>
    </w:lvl>
    <w:lvl w:ilvl="7" w:tplc="C8D0723C">
      <w:numFmt w:val="bullet"/>
      <w:lvlText w:val="•"/>
      <w:lvlJc w:val="left"/>
      <w:pPr>
        <w:ind w:left="5359" w:hanging="204"/>
      </w:pPr>
      <w:rPr>
        <w:rFonts w:hint="default"/>
        <w:lang w:val="pl-PL" w:eastAsia="en-US" w:bidi="ar-SA"/>
      </w:rPr>
    </w:lvl>
    <w:lvl w:ilvl="8" w:tplc="EEDE6172">
      <w:numFmt w:val="bullet"/>
      <w:lvlText w:val="•"/>
      <w:lvlJc w:val="left"/>
      <w:pPr>
        <w:ind w:left="6102" w:hanging="204"/>
      </w:pPr>
      <w:rPr>
        <w:rFonts w:hint="default"/>
        <w:lang w:val="pl-PL" w:eastAsia="en-US" w:bidi="ar-SA"/>
      </w:rPr>
    </w:lvl>
  </w:abstractNum>
  <w:abstractNum w:abstractNumId="3" w15:restartNumberingAfterBreak="0">
    <w:nsid w:val="016A0146"/>
    <w:multiLevelType w:val="hybridMultilevel"/>
    <w:tmpl w:val="203849CE"/>
    <w:lvl w:ilvl="0" w:tplc="BC9EAC0A">
      <w:start w:val="1"/>
      <w:numFmt w:val="decimal"/>
      <w:lvlText w:val="%1)"/>
      <w:lvlJc w:val="left"/>
      <w:pPr>
        <w:ind w:left="278" w:hanging="227"/>
        <w:jc w:val="right"/>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1" w:tplc="A910591E">
      <w:start w:val="1"/>
      <w:numFmt w:val="decimal"/>
      <w:lvlText w:val="%2."/>
      <w:lvlJc w:val="left"/>
      <w:pPr>
        <w:ind w:left="165" w:hanging="178"/>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2" w:tplc="4F224066">
      <w:numFmt w:val="bullet"/>
      <w:lvlText w:val="•"/>
      <w:lvlJc w:val="left"/>
      <w:pPr>
        <w:ind w:left="1091" w:hanging="178"/>
      </w:pPr>
      <w:rPr>
        <w:rFonts w:hint="default"/>
        <w:lang w:val="pl-PL" w:eastAsia="en-US" w:bidi="ar-SA"/>
      </w:rPr>
    </w:lvl>
    <w:lvl w:ilvl="3" w:tplc="F7DE81EA">
      <w:numFmt w:val="bullet"/>
      <w:lvlText w:val="•"/>
      <w:lvlJc w:val="left"/>
      <w:pPr>
        <w:ind w:left="1903" w:hanging="178"/>
      </w:pPr>
      <w:rPr>
        <w:rFonts w:hint="default"/>
        <w:lang w:val="pl-PL" w:eastAsia="en-US" w:bidi="ar-SA"/>
      </w:rPr>
    </w:lvl>
    <w:lvl w:ilvl="4" w:tplc="4C583A0C">
      <w:numFmt w:val="bullet"/>
      <w:lvlText w:val="•"/>
      <w:lvlJc w:val="left"/>
      <w:pPr>
        <w:ind w:left="2715" w:hanging="178"/>
      </w:pPr>
      <w:rPr>
        <w:rFonts w:hint="default"/>
        <w:lang w:val="pl-PL" w:eastAsia="en-US" w:bidi="ar-SA"/>
      </w:rPr>
    </w:lvl>
    <w:lvl w:ilvl="5" w:tplc="4C4A0D76">
      <w:numFmt w:val="bullet"/>
      <w:lvlText w:val="•"/>
      <w:lvlJc w:val="left"/>
      <w:pPr>
        <w:ind w:left="3527" w:hanging="178"/>
      </w:pPr>
      <w:rPr>
        <w:rFonts w:hint="default"/>
        <w:lang w:val="pl-PL" w:eastAsia="en-US" w:bidi="ar-SA"/>
      </w:rPr>
    </w:lvl>
    <w:lvl w:ilvl="6" w:tplc="DD9E837C">
      <w:numFmt w:val="bullet"/>
      <w:lvlText w:val="•"/>
      <w:lvlJc w:val="left"/>
      <w:pPr>
        <w:ind w:left="4339" w:hanging="178"/>
      </w:pPr>
      <w:rPr>
        <w:rFonts w:hint="default"/>
        <w:lang w:val="pl-PL" w:eastAsia="en-US" w:bidi="ar-SA"/>
      </w:rPr>
    </w:lvl>
    <w:lvl w:ilvl="7" w:tplc="998C39C8">
      <w:numFmt w:val="bullet"/>
      <w:lvlText w:val="•"/>
      <w:lvlJc w:val="left"/>
      <w:pPr>
        <w:ind w:left="5151" w:hanging="178"/>
      </w:pPr>
      <w:rPr>
        <w:rFonts w:hint="default"/>
        <w:lang w:val="pl-PL" w:eastAsia="en-US" w:bidi="ar-SA"/>
      </w:rPr>
    </w:lvl>
    <w:lvl w:ilvl="8" w:tplc="082CB902">
      <w:numFmt w:val="bullet"/>
      <w:lvlText w:val="•"/>
      <w:lvlJc w:val="left"/>
      <w:pPr>
        <w:ind w:left="5963" w:hanging="178"/>
      </w:pPr>
      <w:rPr>
        <w:rFonts w:hint="default"/>
        <w:lang w:val="pl-PL" w:eastAsia="en-US" w:bidi="ar-SA"/>
      </w:rPr>
    </w:lvl>
  </w:abstractNum>
  <w:abstractNum w:abstractNumId="4" w15:restartNumberingAfterBreak="0">
    <w:nsid w:val="01E2572E"/>
    <w:multiLevelType w:val="hybridMultilevel"/>
    <w:tmpl w:val="770A4360"/>
    <w:lvl w:ilvl="0" w:tplc="219CA0A6">
      <w:start w:val="2"/>
      <w:numFmt w:val="decimal"/>
      <w:lvlText w:val="%1."/>
      <w:lvlJc w:val="left"/>
      <w:pPr>
        <w:ind w:left="52" w:hanging="170"/>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1" w:tplc="7F484C28">
      <w:numFmt w:val="bullet"/>
      <w:lvlText w:val="•"/>
      <w:lvlJc w:val="left"/>
      <w:pPr>
        <w:ind w:left="812" w:hanging="170"/>
      </w:pPr>
      <w:rPr>
        <w:rFonts w:hint="default"/>
        <w:lang w:val="pl-PL" w:eastAsia="en-US" w:bidi="ar-SA"/>
      </w:rPr>
    </w:lvl>
    <w:lvl w:ilvl="2" w:tplc="2F425ED8">
      <w:numFmt w:val="bullet"/>
      <w:lvlText w:val="•"/>
      <w:lvlJc w:val="left"/>
      <w:pPr>
        <w:ind w:left="1565" w:hanging="170"/>
      </w:pPr>
      <w:rPr>
        <w:rFonts w:hint="default"/>
        <w:lang w:val="pl-PL" w:eastAsia="en-US" w:bidi="ar-SA"/>
      </w:rPr>
    </w:lvl>
    <w:lvl w:ilvl="3" w:tplc="E99812B2">
      <w:numFmt w:val="bullet"/>
      <w:lvlText w:val="•"/>
      <w:lvlJc w:val="left"/>
      <w:pPr>
        <w:ind w:left="2318" w:hanging="170"/>
      </w:pPr>
      <w:rPr>
        <w:rFonts w:hint="default"/>
        <w:lang w:val="pl-PL" w:eastAsia="en-US" w:bidi="ar-SA"/>
      </w:rPr>
    </w:lvl>
    <w:lvl w:ilvl="4" w:tplc="8ED4FAFE">
      <w:numFmt w:val="bullet"/>
      <w:lvlText w:val="•"/>
      <w:lvlJc w:val="left"/>
      <w:pPr>
        <w:ind w:left="3071" w:hanging="170"/>
      </w:pPr>
      <w:rPr>
        <w:rFonts w:hint="default"/>
        <w:lang w:val="pl-PL" w:eastAsia="en-US" w:bidi="ar-SA"/>
      </w:rPr>
    </w:lvl>
    <w:lvl w:ilvl="5" w:tplc="964C8838">
      <w:numFmt w:val="bullet"/>
      <w:lvlText w:val="•"/>
      <w:lvlJc w:val="left"/>
      <w:pPr>
        <w:ind w:left="3823" w:hanging="170"/>
      </w:pPr>
      <w:rPr>
        <w:rFonts w:hint="default"/>
        <w:lang w:val="pl-PL" w:eastAsia="en-US" w:bidi="ar-SA"/>
      </w:rPr>
    </w:lvl>
    <w:lvl w:ilvl="6" w:tplc="4E5EE32C">
      <w:numFmt w:val="bullet"/>
      <w:lvlText w:val="•"/>
      <w:lvlJc w:val="left"/>
      <w:pPr>
        <w:ind w:left="4576" w:hanging="170"/>
      </w:pPr>
      <w:rPr>
        <w:rFonts w:hint="default"/>
        <w:lang w:val="pl-PL" w:eastAsia="en-US" w:bidi="ar-SA"/>
      </w:rPr>
    </w:lvl>
    <w:lvl w:ilvl="7" w:tplc="BC5CCAC2">
      <w:numFmt w:val="bullet"/>
      <w:lvlText w:val="•"/>
      <w:lvlJc w:val="left"/>
      <w:pPr>
        <w:ind w:left="5329" w:hanging="170"/>
      </w:pPr>
      <w:rPr>
        <w:rFonts w:hint="default"/>
        <w:lang w:val="pl-PL" w:eastAsia="en-US" w:bidi="ar-SA"/>
      </w:rPr>
    </w:lvl>
    <w:lvl w:ilvl="8" w:tplc="128A7EB0">
      <w:numFmt w:val="bullet"/>
      <w:lvlText w:val="•"/>
      <w:lvlJc w:val="left"/>
      <w:pPr>
        <w:ind w:left="6082" w:hanging="170"/>
      </w:pPr>
      <w:rPr>
        <w:rFonts w:hint="default"/>
        <w:lang w:val="pl-PL" w:eastAsia="en-US" w:bidi="ar-SA"/>
      </w:rPr>
    </w:lvl>
  </w:abstractNum>
  <w:abstractNum w:abstractNumId="5" w15:restartNumberingAfterBreak="0">
    <w:nsid w:val="034479AB"/>
    <w:multiLevelType w:val="hybridMultilevel"/>
    <w:tmpl w:val="B756D4F6"/>
    <w:lvl w:ilvl="0" w:tplc="7A86E3EA">
      <w:start w:val="1"/>
      <w:numFmt w:val="decimal"/>
      <w:lvlText w:val="%1."/>
      <w:lvlJc w:val="left"/>
      <w:pPr>
        <w:ind w:left="52" w:hanging="224"/>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1" w:tplc="0A4A2596">
      <w:numFmt w:val="bullet"/>
      <w:lvlText w:val="•"/>
      <w:lvlJc w:val="left"/>
      <w:pPr>
        <w:ind w:left="812" w:hanging="224"/>
      </w:pPr>
      <w:rPr>
        <w:rFonts w:hint="default"/>
        <w:lang w:val="pl-PL" w:eastAsia="en-US" w:bidi="ar-SA"/>
      </w:rPr>
    </w:lvl>
    <w:lvl w:ilvl="2" w:tplc="61404004">
      <w:numFmt w:val="bullet"/>
      <w:lvlText w:val="•"/>
      <w:lvlJc w:val="left"/>
      <w:pPr>
        <w:ind w:left="1565" w:hanging="224"/>
      </w:pPr>
      <w:rPr>
        <w:rFonts w:hint="default"/>
        <w:lang w:val="pl-PL" w:eastAsia="en-US" w:bidi="ar-SA"/>
      </w:rPr>
    </w:lvl>
    <w:lvl w:ilvl="3" w:tplc="65889A5A">
      <w:numFmt w:val="bullet"/>
      <w:lvlText w:val="•"/>
      <w:lvlJc w:val="left"/>
      <w:pPr>
        <w:ind w:left="2318" w:hanging="224"/>
      </w:pPr>
      <w:rPr>
        <w:rFonts w:hint="default"/>
        <w:lang w:val="pl-PL" w:eastAsia="en-US" w:bidi="ar-SA"/>
      </w:rPr>
    </w:lvl>
    <w:lvl w:ilvl="4" w:tplc="F6BE6C70">
      <w:numFmt w:val="bullet"/>
      <w:lvlText w:val="•"/>
      <w:lvlJc w:val="left"/>
      <w:pPr>
        <w:ind w:left="3071" w:hanging="224"/>
      </w:pPr>
      <w:rPr>
        <w:rFonts w:hint="default"/>
        <w:lang w:val="pl-PL" w:eastAsia="en-US" w:bidi="ar-SA"/>
      </w:rPr>
    </w:lvl>
    <w:lvl w:ilvl="5" w:tplc="9162F44C">
      <w:numFmt w:val="bullet"/>
      <w:lvlText w:val="•"/>
      <w:lvlJc w:val="left"/>
      <w:pPr>
        <w:ind w:left="3823" w:hanging="224"/>
      </w:pPr>
      <w:rPr>
        <w:rFonts w:hint="default"/>
        <w:lang w:val="pl-PL" w:eastAsia="en-US" w:bidi="ar-SA"/>
      </w:rPr>
    </w:lvl>
    <w:lvl w:ilvl="6" w:tplc="C2D4DD6E">
      <w:numFmt w:val="bullet"/>
      <w:lvlText w:val="•"/>
      <w:lvlJc w:val="left"/>
      <w:pPr>
        <w:ind w:left="4576" w:hanging="224"/>
      </w:pPr>
      <w:rPr>
        <w:rFonts w:hint="default"/>
        <w:lang w:val="pl-PL" w:eastAsia="en-US" w:bidi="ar-SA"/>
      </w:rPr>
    </w:lvl>
    <w:lvl w:ilvl="7" w:tplc="4A423CA8">
      <w:numFmt w:val="bullet"/>
      <w:lvlText w:val="•"/>
      <w:lvlJc w:val="left"/>
      <w:pPr>
        <w:ind w:left="5329" w:hanging="224"/>
      </w:pPr>
      <w:rPr>
        <w:rFonts w:hint="default"/>
        <w:lang w:val="pl-PL" w:eastAsia="en-US" w:bidi="ar-SA"/>
      </w:rPr>
    </w:lvl>
    <w:lvl w:ilvl="8" w:tplc="71F66FA6">
      <w:numFmt w:val="bullet"/>
      <w:lvlText w:val="•"/>
      <w:lvlJc w:val="left"/>
      <w:pPr>
        <w:ind w:left="6082" w:hanging="224"/>
      </w:pPr>
      <w:rPr>
        <w:rFonts w:hint="default"/>
        <w:lang w:val="pl-PL" w:eastAsia="en-US" w:bidi="ar-SA"/>
      </w:rPr>
    </w:lvl>
  </w:abstractNum>
  <w:abstractNum w:abstractNumId="6" w15:restartNumberingAfterBreak="0">
    <w:nsid w:val="04956E72"/>
    <w:multiLevelType w:val="hybridMultilevel"/>
    <w:tmpl w:val="97C04C8C"/>
    <w:lvl w:ilvl="0" w:tplc="FBA0CDF8">
      <w:start w:val="2"/>
      <w:numFmt w:val="decimal"/>
      <w:lvlText w:val="%1."/>
      <w:lvlJc w:val="left"/>
      <w:pPr>
        <w:ind w:left="52" w:hanging="189"/>
        <w:jc w:val="right"/>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1" w:tplc="42CC0F3A">
      <w:numFmt w:val="bullet"/>
      <w:lvlText w:val="•"/>
      <w:lvlJc w:val="left"/>
      <w:pPr>
        <w:ind w:left="812" w:hanging="189"/>
      </w:pPr>
      <w:rPr>
        <w:rFonts w:hint="default"/>
        <w:lang w:val="pl-PL" w:eastAsia="en-US" w:bidi="ar-SA"/>
      </w:rPr>
    </w:lvl>
    <w:lvl w:ilvl="2" w:tplc="9B800C50">
      <w:numFmt w:val="bullet"/>
      <w:lvlText w:val="•"/>
      <w:lvlJc w:val="left"/>
      <w:pPr>
        <w:ind w:left="1565" w:hanging="189"/>
      </w:pPr>
      <w:rPr>
        <w:rFonts w:hint="default"/>
        <w:lang w:val="pl-PL" w:eastAsia="en-US" w:bidi="ar-SA"/>
      </w:rPr>
    </w:lvl>
    <w:lvl w:ilvl="3" w:tplc="CFF0B4F8">
      <w:numFmt w:val="bullet"/>
      <w:lvlText w:val="•"/>
      <w:lvlJc w:val="left"/>
      <w:pPr>
        <w:ind w:left="2318" w:hanging="189"/>
      </w:pPr>
      <w:rPr>
        <w:rFonts w:hint="default"/>
        <w:lang w:val="pl-PL" w:eastAsia="en-US" w:bidi="ar-SA"/>
      </w:rPr>
    </w:lvl>
    <w:lvl w:ilvl="4" w:tplc="229C2E32">
      <w:numFmt w:val="bullet"/>
      <w:lvlText w:val="•"/>
      <w:lvlJc w:val="left"/>
      <w:pPr>
        <w:ind w:left="3071" w:hanging="189"/>
      </w:pPr>
      <w:rPr>
        <w:rFonts w:hint="default"/>
        <w:lang w:val="pl-PL" w:eastAsia="en-US" w:bidi="ar-SA"/>
      </w:rPr>
    </w:lvl>
    <w:lvl w:ilvl="5" w:tplc="BCF0CDE4">
      <w:numFmt w:val="bullet"/>
      <w:lvlText w:val="•"/>
      <w:lvlJc w:val="left"/>
      <w:pPr>
        <w:ind w:left="3823" w:hanging="189"/>
      </w:pPr>
      <w:rPr>
        <w:rFonts w:hint="default"/>
        <w:lang w:val="pl-PL" w:eastAsia="en-US" w:bidi="ar-SA"/>
      </w:rPr>
    </w:lvl>
    <w:lvl w:ilvl="6" w:tplc="4B406372">
      <w:numFmt w:val="bullet"/>
      <w:lvlText w:val="•"/>
      <w:lvlJc w:val="left"/>
      <w:pPr>
        <w:ind w:left="4576" w:hanging="189"/>
      </w:pPr>
      <w:rPr>
        <w:rFonts w:hint="default"/>
        <w:lang w:val="pl-PL" w:eastAsia="en-US" w:bidi="ar-SA"/>
      </w:rPr>
    </w:lvl>
    <w:lvl w:ilvl="7" w:tplc="964094DE">
      <w:numFmt w:val="bullet"/>
      <w:lvlText w:val="•"/>
      <w:lvlJc w:val="left"/>
      <w:pPr>
        <w:ind w:left="5329" w:hanging="189"/>
      </w:pPr>
      <w:rPr>
        <w:rFonts w:hint="default"/>
        <w:lang w:val="pl-PL" w:eastAsia="en-US" w:bidi="ar-SA"/>
      </w:rPr>
    </w:lvl>
    <w:lvl w:ilvl="8" w:tplc="B1267228">
      <w:numFmt w:val="bullet"/>
      <w:lvlText w:val="•"/>
      <w:lvlJc w:val="left"/>
      <w:pPr>
        <w:ind w:left="6082" w:hanging="189"/>
      </w:pPr>
      <w:rPr>
        <w:rFonts w:hint="default"/>
        <w:lang w:val="pl-PL" w:eastAsia="en-US" w:bidi="ar-SA"/>
      </w:rPr>
    </w:lvl>
  </w:abstractNum>
  <w:abstractNum w:abstractNumId="7" w15:restartNumberingAfterBreak="0">
    <w:nsid w:val="05096384"/>
    <w:multiLevelType w:val="hybridMultilevel"/>
    <w:tmpl w:val="11D452F6"/>
    <w:lvl w:ilvl="0" w:tplc="1A8E200C">
      <w:start w:val="1"/>
      <w:numFmt w:val="decimal"/>
      <w:lvlText w:val="%1)"/>
      <w:lvlJc w:val="left"/>
      <w:pPr>
        <w:ind w:left="278" w:hanging="227"/>
        <w:jc w:val="right"/>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1" w:tplc="BCBC29F8">
      <w:numFmt w:val="bullet"/>
      <w:lvlText w:val="•"/>
      <w:lvlJc w:val="left"/>
      <w:pPr>
        <w:ind w:left="1010" w:hanging="227"/>
      </w:pPr>
      <w:rPr>
        <w:rFonts w:hint="default"/>
        <w:lang w:val="pl-PL" w:eastAsia="en-US" w:bidi="ar-SA"/>
      </w:rPr>
    </w:lvl>
    <w:lvl w:ilvl="2" w:tplc="66A08E3A">
      <w:numFmt w:val="bullet"/>
      <w:lvlText w:val="•"/>
      <w:lvlJc w:val="left"/>
      <w:pPr>
        <w:ind w:left="1741" w:hanging="227"/>
      </w:pPr>
      <w:rPr>
        <w:rFonts w:hint="default"/>
        <w:lang w:val="pl-PL" w:eastAsia="en-US" w:bidi="ar-SA"/>
      </w:rPr>
    </w:lvl>
    <w:lvl w:ilvl="3" w:tplc="D5B64AD8">
      <w:numFmt w:val="bullet"/>
      <w:lvlText w:val="•"/>
      <w:lvlJc w:val="left"/>
      <w:pPr>
        <w:ind w:left="2472" w:hanging="227"/>
      </w:pPr>
      <w:rPr>
        <w:rFonts w:hint="default"/>
        <w:lang w:val="pl-PL" w:eastAsia="en-US" w:bidi="ar-SA"/>
      </w:rPr>
    </w:lvl>
    <w:lvl w:ilvl="4" w:tplc="C868DBE4">
      <w:numFmt w:val="bullet"/>
      <w:lvlText w:val="•"/>
      <w:lvlJc w:val="left"/>
      <w:pPr>
        <w:ind w:left="3203" w:hanging="227"/>
      </w:pPr>
      <w:rPr>
        <w:rFonts w:hint="default"/>
        <w:lang w:val="pl-PL" w:eastAsia="en-US" w:bidi="ar-SA"/>
      </w:rPr>
    </w:lvl>
    <w:lvl w:ilvl="5" w:tplc="740A408E">
      <w:numFmt w:val="bullet"/>
      <w:lvlText w:val="•"/>
      <w:lvlJc w:val="left"/>
      <w:pPr>
        <w:ind w:left="3933" w:hanging="227"/>
      </w:pPr>
      <w:rPr>
        <w:rFonts w:hint="default"/>
        <w:lang w:val="pl-PL" w:eastAsia="en-US" w:bidi="ar-SA"/>
      </w:rPr>
    </w:lvl>
    <w:lvl w:ilvl="6" w:tplc="F4DE6F14">
      <w:numFmt w:val="bullet"/>
      <w:lvlText w:val="•"/>
      <w:lvlJc w:val="left"/>
      <w:pPr>
        <w:ind w:left="4664" w:hanging="227"/>
      </w:pPr>
      <w:rPr>
        <w:rFonts w:hint="default"/>
        <w:lang w:val="pl-PL" w:eastAsia="en-US" w:bidi="ar-SA"/>
      </w:rPr>
    </w:lvl>
    <w:lvl w:ilvl="7" w:tplc="E668AB7E">
      <w:numFmt w:val="bullet"/>
      <w:lvlText w:val="•"/>
      <w:lvlJc w:val="left"/>
      <w:pPr>
        <w:ind w:left="5395" w:hanging="227"/>
      </w:pPr>
      <w:rPr>
        <w:rFonts w:hint="default"/>
        <w:lang w:val="pl-PL" w:eastAsia="en-US" w:bidi="ar-SA"/>
      </w:rPr>
    </w:lvl>
    <w:lvl w:ilvl="8" w:tplc="6E36901E">
      <w:numFmt w:val="bullet"/>
      <w:lvlText w:val="•"/>
      <w:lvlJc w:val="left"/>
      <w:pPr>
        <w:ind w:left="6126" w:hanging="227"/>
      </w:pPr>
      <w:rPr>
        <w:rFonts w:hint="default"/>
        <w:lang w:val="pl-PL" w:eastAsia="en-US" w:bidi="ar-SA"/>
      </w:rPr>
    </w:lvl>
  </w:abstractNum>
  <w:abstractNum w:abstractNumId="8" w15:restartNumberingAfterBreak="0">
    <w:nsid w:val="05CE4CF3"/>
    <w:multiLevelType w:val="hybridMultilevel"/>
    <w:tmpl w:val="7BE21980"/>
    <w:lvl w:ilvl="0" w:tplc="C6C2A294">
      <w:start w:val="1"/>
      <w:numFmt w:val="decimal"/>
      <w:lvlText w:val="%1."/>
      <w:lvlJc w:val="left"/>
      <w:pPr>
        <w:ind w:left="165" w:hanging="234"/>
      </w:pPr>
      <w:rPr>
        <w:rFonts w:ascii="Times New Roman" w:eastAsia="Times New Roman" w:hAnsi="Times New Roman" w:cs="Times New Roman" w:hint="default"/>
        <w:b/>
        <w:bCs/>
        <w:i w:val="0"/>
        <w:iCs w:val="0"/>
        <w:color w:val="231F20"/>
        <w:spacing w:val="-1"/>
        <w:w w:val="100"/>
        <w:sz w:val="21"/>
        <w:szCs w:val="21"/>
        <w:lang w:val="pl-PL" w:eastAsia="en-US" w:bidi="ar-SA"/>
      </w:rPr>
    </w:lvl>
    <w:lvl w:ilvl="1" w:tplc="9E08153A">
      <w:start w:val="1"/>
      <w:numFmt w:val="decimal"/>
      <w:lvlText w:val="%2."/>
      <w:lvlJc w:val="left"/>
      <w:pPr>
        <w:ind w:left="165" w:hanging="208"/>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2" w:tplc="AF0E24B8">
      <w:numFmt w:val="bullet"/>
      <w:lvlText w:val="•"/>
      <w:lvlJc w:val="left"/>
      <w:pPr>
        <w:ind w:left="1645" w:hanging="208"/>
      </w:pPr>
      <w:rPr>
        <w:rFonts w:hint="default"/>
        <w:lang w:val="pl-PL" w:eastAsia="en-US" w:bidi="ar-SA"/>
      </w:rPr>
    </w:lvl>
    <w:lvl w:ilvl="3" w:tplc="F6D4D248">
      <w:numFmt w:val="bullet"/>
      <w:lvlText w:val="•"/>
      <w:lvlJc w:val="left"/>
      <w:pPr>
        <w:ind w:left="2388" w:hanging="208"/>
      </w:pPr>
      <w:rPr>
        <w:rFonts w:hint="default"/>
        <w:lang w:val="pl-PL" w:eastAsia="en-US" w:bidi="ar-SA"/>
      </w:rPr>
    </w:lvl>
    <w:lvl w:ilvl="4" w:tplc="906C246C">
      <w:numFmt w:val="bullet"/>
      <w:lvlText w:val="•"/>
      <w:lvlJc w:val="left"/>
      <w:pPr>
        <w:ind w:left="3131" w:hanging="208"/>
      </w:pPr>
      <w:rPr>
        <w:rFonts w:hint="default"/>
        <w:lang w:val="pl-PL" w:eastAsia="en-US" w:bidi="ar-SA"/>
      </w:rPr>
    </w:lvl>
    <w:lvl w:ilvl="5" w:tplc="C234FB32">
      <w:numFmt w:val="bullet"/>
      <w:lvlText w:val="•"/>
      <w:lvlJc w:val="left"/>
      <w:pPr>
        <w:ind w:left="3873" w:hanging="208"/>
      </w:pPr>
      <w:rPr>
        <w:rFonts w:hint="default"/>
        <w:lang w:val="pl-PL" w:eastAsia="en-US" w:bidi="ar-SA"/>
      </w:rPr>
    </w:lvl>
    <w:lvl w:ilvl="6" w:tplc="393AC04C">
      <w:numFmt w:val="bullet"/>
      <w:lvlText w:val="•"/>
      <w:lvlJc w:val="left"/>
      <w:pPr>
        <w:ind w:left="4616" w:hanging="208"/>
      </w:pPr>
      <w:rPr>
        <w:rFonts w:hint="default"/>
        <w:lang w:val="pl-PL" w:eastAsia="en-US" w:bidi="ar-SA"/>
      </w:rPr>
    </w:lvl>
    <w:lvl w:ilvl="7" w:tplc="B3C415DE">
      <w:numFmt w:val="bullet"/>
      <w:lvlText w:val="•"/>
      <w:lvlJc w:val="left"/>
      <w:pPr>
        <w:ind w:left="5359" w:hanging="208"/>
      </w:pPr>
      <w:rPr>
        <w:rFonts w:hint="default"/>
        <w:lang w:val="pl-PL" w:eastAsia="en-US" w:bidi="ar-SA"/>
      </w:rPr>
    </w:lvl>
    <w:lvl w:ilvl="8" w:tplc="65062B70">
      <w:numFmt w:val="bullet"/>
      <w:lvlText w:val="•"/>
      <w:lvlJc w:val="left"/>
      <w:pPr>
        <w:ind w:left="6102" w:hanging="208"/>
      </w:pPr>
      <w:rPr>
        <w:rFonts w:hint="default"/>
        <w:lang w:val="pl-PL" w:eastAsia="en-US" w:bidi="ar-SA"/>
      </w:rPr>
    </w:lvl>
  </w:abstractNum>
  <w:abstractNum w:abstractNumId="9" w15:restartNumberingAfterBreak="0">
    <w:nsid w:val="063A1075"/>
    <w:multiLevelType w:val="hybridMultilevel"/>
    <w:tmpl w:val="0788409A"/>
    <w:lvl w:ilvl="0" w:tplc="AB0EAE58">
      <w:start w:val="1"/>
      <w:numFmt w:val="decimal"/>
      <w:lvlText w:val="%1."/>
      <w:lvlJc w:val="left"/>
      <w:pPr>
        <w:ind w:left="52" w:hanging="190"/>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1" w:tplc="E60CF61C">
      <w:numFmt w:val="bullet"/>
      <w:lvlText w:val="•"/>
      <w:lvlJc w:val="left"/>
      <w:pPr>
        <w:ind w:left="812" w:hanging="190"/>
      </w:pPr>
      <w:rPr>
        <w:rFonts w:hint="default"/>
        <w:lang w:val="pl-PL" w:eastAsia="en-US" w:bidi="ar-SA"/>
      </w:rPr>
    </w:lvl>
    <w:lvl w:ilvl="2" w:tplc="4CA498B8">
      <w:numFmt w:val="bullet"/>
      <w:lvlText w:val="•"/>
      <w:lvlJc w:val="left"/>
      <w:pPr>
        <w:ind w:left="1565" w:hanging="190"/>
      </w:pPr>
      <w:rPr>
        <w:rFonts w:hint="default"/>
        <w:lang w:val="pl-PL" w:eastAsia="en-US" w:bidi="ar-SA"/>
      </w:rPr>
    </w:lvl>
    <w:lvl w:ilvl="3" w:tplc="7980A448">
      <w:numFmt w:val="bullet"/>
      <w:lvlText w:val="•"/>
      <w:lvlJc w:val="left"/>
      <w:pPr>
        <w:ind w:left="2318" w:hanging="190"/>
      </w:pPr>
      <w:rPr>
        <w:rFonts w:hint="default"/>
        <w:lang w:val="pl-PL" w:eastAsia="en-US" w:bidi="ar-SA"/>
      </w:rPr>
    </w:lvl>
    <w:lvl w:ilvl="4" w:tplc="CBCE3982">
      <w:numFmt w:val="bullet"/>
      <w:lvlText w:val="•"/>
      <w:lvlJc w:val="left"/>
      <w:pPr>
        <w:ind w:left="3071" w:hanging="190"/>
      </w:pPr>
      <w:rPr>
        <w:rFonts w:hint="default"/>
        <w:lang w:val="pl-PL" w:eastAsia="en-US" w:bidi="ar-SA"/>
      </w:rPr>
    </w:lvl>
    <w:lvl w:ilvl="5" w:tplc="A98CDDBA">
      <w:numFmt w:val="bullet"/>
      <w:lvlText w:val="•"/>
      <w:lvlJc w:val="left"/>
      <w:pPr>
        <w:ind w:left="3823" w:hanging="190"/>
      </w:pPr>
      <w:rPr>
        <w:rFonts w:hint="default"/>
        <w:lang w:val="pl-PL" w:eastAsia="en-US" w:bidi="ar-SA"/>
      </w:rPr>
    </w:lvl>
    <w:lvl w:ilvl="6" w:tplc="DDFEDC86">
      <w:numFmt w:val="bullet"/>
      <w:lvlText w:val="•"/>
      <w:lvlJc w:val="left"/>
      <w:pPr>
        <w:ind w:left="4576" w:hanging="190"/>
      </w:pPr>
      <w:rPr>
        <w:rFonts w:hint="default"/>
        <w:lang w:val="pl-PL" w:eastAsia="en-US" w:bidi="ar-SA"/>
      </w:rPr>
    </w:lvl>
    <w:lvl w:ilvl="7" w:tplc="935832E2">
      <w:numFmt w:val="bullet"/>
      <w:lvlText w:val="•"/>
      <w:lvlJc w:val="left"/>
      <w:pPr>
        <w:ind w:left="5329" w:hanging="190"/>
      </w:pPr>
      <w:rPr>
        <w:rFonts w:hint="default"/>
        <w:lang w:val="pl-PL" w:eastAsia="en-US" w:bidi="ar-SA"/>
      </w:rPr>
    </w:lvl>
    <w:lvl w:ilvl="8" w:tplc="4FDE7DE0">
      <w:numFmt w:val="bullet"/>
      <w:lvlText w:val="•"/>
      <w:lvlJc w:val="left"/>
      <w:pPr>
        <w:ind w:left="6082" w:hanging="190"/>
      </w:pPr>
      <w:rPr>
        <w:rFonts w:hint="default"/>
        <w:lang w:val="pl-PL" w:eastAsia="en-US" w:bidi="ar-SA"/>
      </w:rPr>
    </w:lvl>
  </w:abstractNum>
  <w:abstractNum w:abstractNumId="10" w15:restartNumberingAfterBreak="0">
    <w:nsid w:val="068418C8"/>
    <w:multiLevelType w:val="hybridMultilevel"/>
    <w:tmpl w:val="A830D1A4"/>
    <w:lvl w:ilvl="0" w:tplc="F58208BC">
      <w:start w:val="1"/>
      <w:numFmt w:val="decimal"/>
      <w:lvlText w:val="%1."/>
      <w:lvlJc w:val="left"/>
      <w:pPr>
        <w:ind w:left="52" w:hanging="233"/>
      </w:pPr>
      <w:rPr>
        <w:rFonts w:ascii="Times New Roman" w:eastAsia="Times New Roman" w:hAnsi="Times New Roman" w:cs="Times New Roman" w:hint="default"/>
        <w:b/>
        <w:bCs/>
        <w:i w:val="0"/>
        <w:iCs w:val="0"/>
        <w:color w:val="231F20"/>
        <w:spacing w:val="-1"/>
        <w:w w:val="100"/>
        <w:sz w:val="21"/>
        <w:szCs w:val="21"/>
        <w:lang w:val="pl-PL" w:eastAsia="en-US" w:bidi="ar-SA"/>
      </w:rPr>
    </w:lvl>
    <w:lvl w:ilvl="1" w:tplc="5148B624">
      <w:start w:val="1"/>
      <w:numFmt w:val="decimal"/>
      <w:lvlText w:val="%2."/>
      <w:lvlJc w:val="left"/>
      <w:pPr>
        <w:ind w:left="52" w:hanging="233"/>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2" w:tplc="FC061582">
      <w:numFmt w:val="bullet"/>
      <w:lvlText w:val="•"/>
      <w:lvlJc w:val="left"/>
      <w:pPr>
        <w:ind w:left="1565" w:hanging="233"/>
      </w:pPr>
      <w:rPr>
        <w:rFonts w:hint="default"/>
        <w:lang w:val="pl-PL" w:eastAsia="en-US" w:bidi="ar-SA"/>
      </w:rPr>
    </w:lvl>
    <w:lvl w:ilvl="3" w:tplc="8EEA28A0">
      <w:numFmt w:val="bullet"/>
      <w:lvlText w:val="•"/>
      <w:lvlJc w:val="left"/>
      <w:pPr>
        <w:ind w:left="2318" w:hanging="233"/>
      </w:pPr>
      <w:rPr>
        <w:rFonts w:hint="default"/>
        <w:lang w:val="pl-PL" w:eastAsia="en-US" w:bidi="ar-SA"/>
      </w:rPr>
    </w:lvl>
    <w:lvl w:ilvl="4" w:tplc="F728574E">
      <w:numFmt w:val="bullet"/>
      <w:lvlText w:val="•"/>
      <w:lvlJc w:val="left"/>
      <w:pPr>
        <w:ind w:left="3071" w:hanging="233"/>
      </w:pPr>
      <w:rPr>
        <w:rFonts w:hint="default"/>
        <w:lang w:val="pl-PL" w:eastAsia="en-US" w:bidi="ar-SA"/>
      </w:rPr>
    </w:lvl>
    <w:lvl w:ilvl="5" w:tplc="D8C45F0A">
      <w:numFmt w:val="bullet"/>
      <w:lvlText w:val="•"/>
      <w:lvlJc w:val="left"/>
      <w:pPr>
        <w:ind w:left="3823" w:hanging="233"/>
      </w:pPr>
      <w:rPr>
        <w:rFonts w:hint="default"/>
        <w:lang w:val="pl-PL" w:eastAsia="en-US" w:bidi="ar-SA"/>
      </w:rPr>
    </w:lvl>
    <w:lvl w:ilvl="6" w:tplc="8D00E09E">
      <w:numFmt w:val="bullet"/>
      <w:lvlText w:val="•"/>
      <w:lvlJc w:val="left"/>
      <w:pPr>
        <w:ind w:left="4576" w:hanging="233"/>
      </w:pPr>
      <w:rPr>
        <w:rFonts w:hint="default"/>
        <w:lang w:val="pl-PL" w:eastAsia="en-US" w:bidi="ar-SA"/>
      </w:rPr>
    </w:lvl>
    <w:lvl w:ilvl="7" w:tplc="B48E2D12">
      <w:numFmt w:val="bullet"/>
      <w:lvlText w:val="•"/>
      <w:lvlJc w:val="left"/>
      <w:pPr>
        <w:ind w:left="5329" w:hanging="233"/>
      </w:pPr>
      <w:rPr>
        <w:rFonts w:hint="default"/>
        <w:lang w:val="pl-PL" w:eastAsia="en-US" w:bidi="ar-SA"/>
      </w:rPr>
    </w:lvl>
    <w:lvl w:ilvl="8" w:tplc="7E2CFD5C">
      <w:numFmt w:val="bullet"/>
      <w:lvlText w:val="•"/>
      <w:lvlJc w:val="left"/>
      <w:pPr>
        <w:ind w:left="6082" w:hanging="233"/>
      </w:pPr>
      <w:rPr>
        <w:rFonts w:hint="default"/>
        <w:lang w:val="pl-PL" w:eastAsia="en-US" w:bidi="ar-SA"/>
      </w:rPr>
    </w:lvl>
  </w:abstractNum>
  <w:abstractNum w:abstractNumId="11" w15:restartNumberingAfterBreak="0">
    <w:nsid w:val="078B21F9"/>
    <w:multiLevelType w:val="hybridMultilevel"/>
    <w:tmpl w:val="2FBEF2EC"/>
    <w:lvl w:ilvl="0" w:tplc="F66AF9AE">
      <w:start w:val="1"/>
      <w:numFmt w:val="decimal"/>
      <w:lvlText w:val="%1)"/>
      <w:lvlJc w:val="left"/>
      <w:pPr>
        <w:ind w:left="278" w:hanging="227"/>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1" w:tplc="16C2749C">
      <w:start w:val="1"/>
      <w:numFmt w:val="decimal"/>
      <w:lvlText w:val="%2)"/>
      <w:lvlJc w:val="left"/>
      <w:pPr>
        <w:ind w:left="392" w:hanging="227"/>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2" w:tplc="0DFCC030">
      <w:numFmt w:val="bullet"/>
      <w:lvlText w:val="•"/>
      <w:lvlJc w:val="left"/>
      <w:pPr>
        <w:ind w:left="1198" w:hanging="227"/>
      </w:pPr>
      <w:rPr>
        <w:rFonts w:hint="default"/>
        <w:lang w:val="pl-PL" w:eastAsia="en-US" w:bidi="ar-SA"/>
      </w:rPr>
    </w:lvl>
    <w:lvl w:ilvl="3" w:tplc="8FA64C38">
      <w:numFmt w:val="bullet"/>
      <w:lvlText w:val="•"/>
      <w:lvlJc w:val="left"/>
      <w:pPr>
        <w:ind w:left="1997" w:hanging="227"/>
      </w:pPr>
      <w:rPr>
        <w:rFonts w:hint="default"/>
        <w:lang w:val="pl-PL" w:eastAsia="en-US" w:bidi="ar-SA"/>
      </w:rPr>
    </w:lvl>
    <w:lvl w:ilvl="4" w:tplc="79483A1A">
      <w:numFmt w:val="bullet"/>
      <w:lvlText w:val="•"/>
      <w:lvlJc w:val="left"/>
      <w:pPr>
        <w:ind w:left="2795" w:hanging="227"/>
      </w:pPr>
      <w:rPr>
        <w:rFonts w:hint="default"/>
        <w:lang w:val="pl-PL" w:eastAsia="en-US" w:bidi="ar-SA"/>
      </w:rPr>
    </w:lvl>
    <w:lvl w:ilvl="5" w:tplc="44805BC8">
      <w:numFmt w:val="bullet"/>
      <w:lvlText w:val="•"/>
      <w:lvlJc w:val="left"/>
      <w:pPr>
        <w:ind w:left="3594" w:hanging="227"/>
      </w:pPr>
      <w:rPr>
        <w:rFonts w:hint="default"/>
        <w:lang w:val="pl-PL" w:eastAsia="en-US" w:bidi="ar-SA"/>
      </w:rPr>
    </w:lvl>
    <w:lvl w:ilvl="6" w:tplc="8AA688E8">
      <w:numFmt w:val="bullet"/>
      <w:lvlText w:val="•"/>
      <w:lvlJc w:val="left"/>
      <w:pPr>
        <w:ind w:left="4393" w:hanging="227"/>
      </w:pPr>
      <w:rPr>
        <w:rFonts w:hint="default"/>
        <w:lang w:val="pl-PL" w:eastAsia="en-US" w:bidi="ar-SA"/>
      </w:rPr>
    </w:lvl>
    <w:lvl w:ilvl="7" w:tplc="BCFA78F6">
      <w:numFmt w:val="bullet"/>
      <w:lvlText w:val="•"/>
      <w:lvlJc w:val="left"/>
      <w:pPr>
        <w:ind w:left="5191" w:hanging="227"/>
      </w:pPr>
      <w:rPr>
        <w:rFonts w:hint="default"/>
        <w:lang w:val="pl-PL" w:eastAsia="en-US" w:bidi="ar-SA"/>
      </w:rPr>
    </w:lvl>
    <w:lvl w:ilvl="8" w:tplc="1BEC75B2">
      <w:numFmt w:val="bullet"/>
      <w:lvlText w:val="•"/>
      <w:lvlJc w:val="left"/>
      <w:pPr>
        <w:ind w:left="5990" w:hanging="227"/>
      </w:pPr>
      <w:rPr>
        <w:rFonts w:hint="default"/>
        <w:lang w:val="pl-PL" w:eastAsia="en-US" w:bidi="ar-SA"/>
      </w:rPr>
    </w:lvl>
  </w:abstractNum>
  <w:abstractNum w:abstractNumId="12" w15:restartNumberingAfterBreak="0">
    <w:nsid w:val="081F4140"/>
    <w:multiLevelType w:val="hybridMultilevel"/>
    <w:tmpl w:val="EC46BB34"/>
    <w:lvl w:ilvl="0" w:tplc="41B4EBEA">
      <w:start w:val="2"/>
      <w:numFmt w:val="decimal"/>
      <w:lvlText w:val="%1."/>
      <w:lvlJc w:val="left"/>
      <w:pPr>
        <w:ind w:left="570" w:hanging="178"/>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1" w:tplc="03C62D04">
      <w:numFmt w:val="bullet"/>
      <w:lvlText w:val="•"/>
      <w:lvlJc w:val="left"/>
      <w:pPr>
        <w:ind w:left="1280" w:hanging="178"/>
      </w:pPr>
      <w:rPr>
        <w:rFonts w:hint="default"/>
        <w:lang w:val="pl-PL" w:eastAsia="en-US" w:bidi="ar-SA"/>
      </w:rPr>
    </w:lvl>
    <w:lvl w:ilvl="2" w:tplc="6100D860">
      <w:numFmt w:val="bullet"/>
      <w:lvlText w:val="•"/>
      <w:lvlJc w:val="left"/>
      <w:pPr>
        <w:ind w:left="1981" w:hanging="178"/>
      </w:pPr>
      <w:rPr>
        <w:rFonts w:hint="default"/>
        <w:lang w:val="pl-PL" w:eastAsia="en-US" w:bidi="ar-SA"/>
      </w:rPr>
    </w:lvl>
    <w:lvl w:ilvl="3" w:tplc="82C423C0">
      <w:numFmt w:val="bullet"/>
      <w:lvlText w:val="•"/>
      <w:lvlJc w:val="left"/>
      <w:pPr>
        <w:ind w:left="2682" w:hanging="178"/>
      </w:pPr>
      <w:rPr>
        <w:rFonts w:hint="default"/>
        <w:lang w:val="pl-PL" w:eastAsia="en-US" w:bidi="ar-SA"/>
      </w:rPr>
    </w:lvl>
    <w:lvl w:ilvl="4" w:tplc="F36ADC6C">
      <w:numFmt w:val="bullet"/>
      <w:lvlText w:val="•"/>
      <w:lvlJc w:val="left"/>
      <w:pPr>
        <w:ind w:left="3383" w:hanging="178"/>
      </w:pPr>
      <w:rPr>
        <w:rFonts w:hint="default"/>
        <w:lang w:val="pl-PL" w:eastAsia="en-US" w:bidi="ar-SA"/>
      </w:rPr>
    </w:lvl>
    <w:lvl w:ilvl="5" w:tplc="C89C8606">
      <w:numFmt w:val="bullet"/>
      <w:lvlText w:val="•"/>
      <w:lvlJc w:val="left"/>
      <w:pPr>
        <w:ind w:left="4083" w:hanging="178"/>
      </w:pPr>
      <w:rPr>
        <w:rFonts w:hint="default"/>
        <w:lang w:val="pl-PL" w:eastAsia="en-US" w:bidi="ar-SA"/>
      </w:rPr>
    </w:lvl>
    <w:lvl w:ilvl="6" w:tplc="29645C2A">
      <w:numFmt w:val="bullet"/>
      <w:lvlText w:val="•"/>
      <w:lvlJc w:val="left"/>
      <w:pPr>
        <w:ind w:left="4784" w:hanging="178"/>
      </w:pPr>
      <w:rPr>
        <w:rFonts w:hint="default"/>
        <w:lang w:val="pl-PL" w:eastAsia="en-US" w:bidi="ar-SA"/>
      </w:rPr>
    </w:lvl>
    <w:lvl w:ilvl="7" w:tplc="344A7AAA">
      <w:numFmt w:val="bullet"/>
      <w:lvlText w:val="•"/>
      <w:lvlJc w:val="left"/>
      <w:pPr>
        <w:ind w:left="5485" w:hanging="178"/>
      </w:pPr>
      <w:rPr>
        <w:rFonts w:hint="default"/>
        <w:lang w:val="pl-PL" w:eastAsia="en-US" w:bidi="ar-SA"/>
      </w:rPr>
    </w:lvl>
    <w:lvl w:ilvl="8" w:tplc="29AAD67C">
      <w:numFmt w:val="bullet"/>
      <w:lvlText w:val="•"/>
      <w:lvlJc w:val="left"/>
      <w:pPr>
        <w:ind w:left="6186" w:hanging="178"/>
      </w:pPr>
      <w:rPr>
        <w:rFonts w:hint="default"/>
        <w:lang w:val="pl-PL" w:eastAsia="en-US" w:bidi="ar-SA"/>
      </w:rPr>
    </w:lvl>
  </w:abstractNum>
  <w:abstractNum w:abstractNumId="13" w15:restartNumberingAfterBreak="0">
    <w:nsid w:val="09D0313B"/>
    <w:multiLevelType w:val="hybridMultilevel"/>
    <w:tmpl w:val="B71C3ABA"/>
    <w:lvl w:ilvl="0" w:tplc="6C30FC22">
      <w:start w:val="1"/>
      <w:numFmt w:val="decimal"/>
      <w:lvlText w:val="%1."/>
      <w:lvlJc w:val="left"/>
      <w:pPr>
        <w:ind w:left="52" w:hanging="203"/>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585640D8">
      <w:numFmt w:val="bullet"/>
      <w:lvlText w:val="•"/>
      <w:lvlJc w:val="left"/>
      <w:pPr>
        <w:ind w:left="812" w:hanging="203"/>
      </w:pPr>
      <w:rPr>
        <w:rFonts w:hint="default"/>
        <w:lang w:val="pl-PL" w:eastAsia="en-US" w:bidi="ar-SA"/>
      </w:rPr>
    </w:lvl>
    <w:lvl w:ilvl="2" w:tplc="EE0A8ABC">
      <w:numFmt w:val="bullet"/>
      <w:lvlText w:val="•"/>
      <w:lvlJc w:val="left"/>
      <w:pPr>
        <w:ind w:left="1565" w:hanging="203"/>
      </w:pPr>
      <w:rPr>
        <w:rFonts w:hint="default"/>
        <w:lang w:val="pl-PL" w:eastAsia="en-US" w:bidi="ar-SA"/>
      </w:rPr>
    </w:lvl>
    <w:lvl w:ilvl="3" w:tplc="B2E22E8A">
      <w:numFmt w:val="bullet"/>
      <w:lvlText w:val="•"/>
      <w:lvlJc w:val="left"/>
      <w:pPr>
        <w:ind w:left="2318" w:hanging="203"/>
      </w:pPr>
      <w:rPr>
        <w:rFonts w:hint="default"/>
        <w:lang w:val="pl-PL" w:eastAsia="en-US" w:bidi="ar-SA"/>
      </w:rPr>
    </w:lvl>
    <w:lvl w:ilvl="4" w:tplc="E0523252">
      <w:numFmt w:val="bullet"/>
      <w:lvlText w:val="•"/>
      <w:lvlJc w:val="left"/>
      <w:pPr>
        <w:ind w:left="3071" w:hanging="203"/>
      </w:pPr>
      <w:rPr>
        <w:rFonts w:hint="default"/>
        <w:lang w:val="pl-PL" w:eastAsia="en-US" w:bidi="ar-SA"/>
      </w:rPr>
    </w:lvl>
    <w:lvl w:ilvl="5" w:tplc="FE9EA4A4">
      <w:numFmt w:val="bullet"/>
      <w:lvlText w:val="•"/>
      <w:lvlJc w:val="left"/>
      <w:pPr>
        <w:ind w:left="3823" w:hanging="203"/>
      </w:pPr>
      <w:rPr>
        <w:rFonts w:hint="default"/>
        <w:lang w:val="pl-PL" w:eastAsia="en-US" w:bidi="ar-SA"/>
      </w:rPr>
    </w:lvl>
    <w:lvl w:ilvl="6" w:tplc="CAE0A794">
      <w:numFmt w:val="bullet"/>
      <w:lvlText w:val="•"/>
      <w:lvlJc w:val="left"/>
      <w:pPr>
        <w:ind w:left="4576" w:hanging="203"/>
      </w:pPr>
      <w:rPr>
        <w:rFonts w:hint="default"/>
        <w:lang w:val="pl-PL" w:eastAsia="en-US" w:bidi="ar-SA"/>
      </w:rPr>
    </w:lvl>
    <w:lvl w:ilvl="7" w:tplc="5E9E3BA0">
      <w:numFmt w:val="bullet"/>
      <w:lvlText w:val="•"/>
      <w:lvlJc w:val="left"/>
      <w:pPr>
        <w:ind w:left="5329" w:hanging="203"/>
      </w:pPr>
      <w:rPr>
        <w:rFonts w:hint="default"/>
        <w:lang w:val="pl-PL" w:eastAsia="en-US" w:bidi="ar-SA"/>
      </w:rPr>
    </w:lvl>
    <w:lvl w:ilvl="8" w:tplc="DAAED4A2">
      <w:numFmt w:val="bullet"/>
      <w:lvlText w:val="•"/>
      <w:lvlJc w:val="left"/>
      <w:pPr>
        <w:ind w:left="6082" w:hanging="203"/>
      </w:pPr>
      <w:rPr>
        <w:rFonts w:hint="default"/>
        <w:lang w:val="pl-PL" w:eastAsia="en-US" w:bidi="ar-SA"/>
      </w:rPr>
    </w:lvl>
  </w:abstractNum>
  <w:abstractNum w:abstractNumId="14" w15:restartNumberingAfterBreak="0">
    <w:nsid w:val="0A0518A4"/>
    <w:multiLevelType w:val="hybridMultilevel"/>
    <w:tmpl w:val="DE5E3764"/>
    <w:lvl w:ilvl="0" w:tplc="40D20AA6">
      <w:start w:val="1"/>
      <w:numFmt w:val="lowerLetter"/>
      <w:lvlText w:val="%1)"/>
      <w:lvlJc w:val="left"/>
      <w:pPr>
        <w:ind w:left="52" w:hanging="213"/>
        <w:jc w:val="right"/>
      </w:pPr>
      <w:rPr>
        <w:rFonts w:ascii="Times New Roman" w:eastAsia="Times New Roman" w:hAnsi="Times New Roman" w:cs="Times New Roman" w:hint="default"/>
        <w:b w:val="0"/>
        <w:bCs w:val="0"/>
        <w:i w:val="0"/>
        <w:iCs w:val="0"/>
        <w:color w:val="231F20"/>
        <w:spacing w:val="-1"/>
        <w:w w:val="101"/>
        <w:sz w:val="21"/>
        <w:szCs w:val="21"/>
        <w:lang w:val="pl-PL" w:eastAsia="en-US" w:bidi="ar-SA"/>
      </w:rPr>
    </w:lvl>
    <w:lvl w:ilvl="1" w:tplc="F64A2B26">
      <w:numFmt w:val="bullet"/>
      <w:lvlText w:val="•"/>
      <w:lvlJc w:val="left"/>
      <w:pPr>
        <w:ind w:left="812" w:hanging="213"/>
      </w:pPr>
      <w:rPr>
        <w:rFonts w:hint="default"/>
        <w:lang w:val="pl-PL" w:eastAsia="en-US" w:bidi="ar-SA"/>
      </w:rPr>
    </w:lvl>
    <w:lvl w:ilvl="2" w:tplc="B688EC44">
      <w:numFmt w:val="bullet"/>
      <w:lvlText w:val="•"/>
      <w:lvlJc w:val="left"/>
      <w:pPr>
        <w:ind w:left="1565" w:hanging="213"/>
      </w:pPr>
      <w:rPr>
        <w:rFonts w:hint="default"/>
        <w:lang w:val="pl-PL" w:eastAsia="en-US" w:bidi="ar-SA"/>
      </w:rPr>
    </w:lvl>
    <w:lvl w:ilvl="3" w:tplc="A642A3E0">
      <w:numFmt w:val="bullet"/>
      <w:lvlText w:val="•"/>
      <w:lvlJc w:val="left"/>
      <w:pPr>
        <w:ind w:left="2318" w:hanging="213"/>
      </w:pPr>
      <w:rPr>
        <w:rFonts w:hint="default"/>
        <w:lang w:val="pl-PL" w:eastAsia="en-US" w:bidi="ar-SA"/>
      </w:rPr>
    </w:lvl>
    <w:lvl w:ilvl="4" w:tplc="6B784202">
      <w:numFmt w:val="bullet"/>
      <w:lvlText w:val="•"/>
      <w:lvlJc w:val="left"/>
      <w:pPr>
        <w:ind w:left="3071" w:hanging="213"/>
      </w:pPr>
      <w:rPr>
        <w:rFonts w:hint="default"/>
        <w:lang w:val="pl-PL" w:eastAsia="en-US" w:bidi="ar-SA"/>
      </w:rPr>
    </w:lvl>
    <w:lvl w:ilvl="5" w:tplc="CAE8C5C8">
      <w:numFmt w:val="bullet"/>
      <w:lvlText w:val="•"/>
      <w:lvlJc w:val="left"/>
      <w:pPr>
        <w:ind w:left="3823" w:hanging="213"/>
      </w:pPr>
      <w:rPr>
        <w:rFonts w:hint="default"/>
        <w:lang w:val="pl-PL" w:eastAsia="en-US" w:bidi="ar-SA"/>
      </w:rPr>
    </w:lvl>
    <w:lvl w:ilvl="6" w:tplc="21286CA0">
      <w:numFmt w:val="bullet"/>
      <w:lvlText w:val="•"/>
      <w:lvlJc w:val="left"/>
      <w:pPr>
        <w:ind w:left="4576" w:hanging="213"/>
      </w:pPr>
      <w:rPr>
        <w:rFonts w:hint="default"/>
        <w:lang w:val="pl-PL" w:eastAsia="en-US" w:bidi="ar-SA"/>
      </w:rPr>
    </w:lvl>
    <w:lvl w:ilvl="7" w:tplc="A02C373E">
      <w:numFmt w:val="bullet"/>
      <w:lvlText w:val="•"/>
      <w:lvlJc w:val="left"/>
      <w:pPr>
        <w:ind w:left="5329" w:hanging="213"/>
      </w:pPr>
      <w:rPr>
        <w:rFonts w:hint="default"/>
        <w:lang w:val="pl-PL" w:eastAsia="en-US" w:bidi="ar-SA"/>
      </w:rPr>
    </w:lvl>
    <w:lvl w:ilvl="8" w:tplc="C472CC92">
      <w:numFmt w:val="bullet"/>
      <w:lvlText w:val="•"/>
      <w:lvlJc w:val="left"/>
      <w:pPr>
        <w:ind w:left="6082" w:hanging="213"/>
      </w:pPr>
      <w:rPr>
        <w:rFonts w:hint="default"/>
        <w:lang w:val="pl-PL" w:eastAsia="en-US" w:bidi="ar-SA"/>
      </w:rPr>
    </w:lvl>
  </w:abstractNum>
  <w:abstractNum w:abstractNumId="15" w15:restartNumberingAfterBreak="0">
    <w:nsid w:val="0B4F7BA5"/>
    <w:multiLevelType w:val="hybridMultilevel"/>
    <w:tmpl w:val="602CF732"/>
    <w:lvl w:ilvl="0" w:tplc="CA0A877A">
      <w:start w:val="1"/>
      <w:numFmt w:val="decimal"/>
      <w:lvlText w:val="%1."/>
      <w:lvlJc w:val="left"/>
      <w:pPr>
        <w:ind w:left="52" w:hanging="197"/>
      </w:pPr>
      <w:rPr>
        <w:rFonts w:ascii="Times New Roman" w:eastAsia="Times New Roman" w:hAnsi="Times New Roman" w:cs="Times New Roman" w:hint="default"/>
        <w:b/>
        <w:bCs/>
        <w:i w:val="0"/>
        <w:iCs w:val="0"/>
        <w:color w:val="231F20"/>
        <w:spacing w:val="-1"/>
        <w:w w:val="100"/>
        <w:sz w:val="21"/>
        <w:szCs w:val="21"/>
        <w:lang w:val="pl-PL" w:eastAsia="en-US" w:bidi="ar-SA"/>
      </w:rPr>
    </w:lvl>
    <w:lvl w:ilvl="1" w:tplc="E07457AC">
      <w:start w:val="1"/>
      <w:numFmt w:val="decimal"/>
      <w:lvlText w:val="%2."/>
      <w:lvlJc w:val="left"/>
      <w:pPr>
        <w:ind w:left="52" w:hanging="229"/>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2" w:tplc="E48C5946">
      <w:numFmt w:val="bullet"/>
      <w:lvlText w:val="•"/>
      <w:lvlJc w:val="left"/>
      <w:pPr>
        <w:ind w:left="1565" w:hanging="229"/>
      </w:pPr>
      <w:rPr>
        <w:rFonts w:hint="default"/>
        <w:lang w:val="pl-PL" w:eastAsia="en-US" w:bidi="ar-SA"/>
      </w:rPr>
    </w:lvl>
    <w:lvl w:ilvl="3" w:tplc="3D2E85F0">
      <w:numFmt w:val="bullet"/>
      <w:lvlText w:val="•"/>
      <w:lvlJc w:val="left"/>
      <w:pPr>
        <w:ind w:left="2318" w:hanging="229"/>
      </w:pPr>
      <w:rPr>
        <w:rFonts w:hint="default"/>
        <w:lang w:val="pl-PL" w:eastAsia="en-US" w:bidi="ar-SA"/>
      </w:rPr>
    </w:lvl>
    <w:lvl w:ilvl="4" w:tplc="D5F6BCAC">
      <w:numFmt w:val="bullet"/>
      <w:lvlText w:val="•"/>
      <w:lvlJc w:val="left"/>
      <w:pPr>
        <w:ind w:left="3071" w:hanging="229"/>
      </w:pPr>
      <w:rPr>
        <w:rFonts w:hint="default"/>
        <w:lang w:val="pl-PL" w:eastAsia="en-US" w:bidi="ar-SA"/>
      </w:rPr>
    </w:lvl>
    <w:lvl w:ilvl="5" w:tplc="9E70AA6E">
      <w:numFmt w:val="bullet"/>
      <w:lvlText w:val="•"/>
      <w:lvlJc w:val="left"/>
      <w:pPr>
        <w:ind w:left="3823" w:hanging="229"/>
      </w:pPr>
      <w:rPr>
        <w:rFonts w:hint="default"/>
        <w:lang w:val="pl-PL" w:eastAsia="en-US" w:bidi="ar-SA"/>
      </w:rPr>
    </w:lvl>
    <w:lvl w:ilvl="6" w:tplc="C7324020">
      <w:numFmt w:val="bullet"/>
      <w:lvlText w:val="•"/>
      <w:lvlJc w:val="left"/>
      <w:pPr>
        <w:ind w:left="4576" w:hanging="229"/>
      </w:pPr>
      <w:rPr>
        <w:rFonts w:hint="default"/>
        <w:lang w:val="pl-PL" w:eastAsia="en-US" w:bidi="ar-SA"/>
      </w:rPr>
    </w:lvl>
    <w:lvl w:ilvl="7" w:tplc="6ECE454A">
      <w:numFmt w:val="bullet"/>
      <w:lvlText w:val="•"/>
      <w:lvlJc w:val="left"/>
      <w:pPr>
        <w:ind w:left="5329" w:hanging="229"/>
      </w:pPr>
      <w:rPr>
        <w:rFonts w:hint="default"/>
        <w:lang w:val="pl-PL" w:eastAsia="en-US" w:bidi="ar-SA"/>
      </w:rPr>
    </w:lvl>
    <w:lvl w:ilvl="8" w:tplc="9BE88D56">
      <w:numFmt w:val="bullet"/>
      <w:lvlText w:val="•"/>
      <w:lvlJc w:val="left"/>
      <w:pPr>
        <w:ind w:left="6082" w:hanging="229"/>
      </w:pPr>
      <w:rPr>
        <w:rFonts w:hint="default"/>
        <w:lang w:val="pl-PL" w:eastAsia="en-US" w:bidi="ar-SA"/>
      </w:rPr>
    </w:lvl>
  </w:abstractNum>
  <w:abstractNum w:abstractNumId="16" w15:restartNumberingAfterBreak="0">
    <w:nsid w:val="0B711491"/>
    <w:multiLevelType w:val="hybridMultilevel"/>
    <w:tmpl w:val="5E8811B4"/>
    <w:lvl w:ilvl="0" w:tplc="7F72A9F8">
      <w:start w:val="1"/>
      <w:numFmt w:val="decimal"/>
      <w:lvlText w:val="%1)"/>
      <w:lvlJc w:val="left"/>
      <w:pPr>
        <w:ind w:left="392" w:hanging="227"/>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1" w:tplc="025E12B6">
      <w:numFmt w:val="bullet"/>
      <w:lvlText w:val="•"/>
      <w:lvlJc w:val="left"/>
      <w:pPr>
        <w:ind w:left="1118" w:hanging="227"/>
      </w:pPr>
      <w:rPr>
        <w:rFonts w:hint="default"/>
        <w:lang w:val="pl-PL" w:eastAsia="en-US" w:bidi="ar-SA"/>
      </w:rPr>
    </w:lvl>
    <w:lvl w:ilvl="2" w:tplc="12D02E2C">
      <w:numFmt w:val="bullet"/>
      <w:lvlText w:val="•"/>
      <w:lvlJc w:val="left"/>
      <w:pPr>
        <w:ind w:left="1837" w:hanging="227"/>
      </w:pPr>
      <w:rPr>
        <w:rFonts w:hint="default"/>
        <w:lang w:val="pl-PL" w:eastAsia="en-US" w:bidi="ar-SA"/>
      </w:rPr>
    </w:lvl>
    <w:lvl w:ilvl="3" w:tplc="CF6E3816">
      <w:numFmt w:val="bullet"/>
      <w:lvlText w:val="•"/>
      <w:lvlJc w:val="left"/>
      <w:pPr>
        <w:ind w:left="2556" w:hanging="227"/>
      </w:pPr>
      <w:rPr>
        <w:rFonts w:hint="default"/>
        <w:lang w:val="pl-PL" w:eastAsia="en-US" w:bidi="ar-SA"/>
      </w:rPr>
    </w:lvl>
    <w:lvl w:ilvl="4" w:tplc="34EA3CC4">
      <w:numFmt w:val="bullet"/>
      <w:lvlText w:val="•"/>
      <w:lvlJc w:val="left"/>
      <w:pPr>
        <w:ind w:left="3275" w:hanging="227"/>
      </w:pPr>
      <w:rPr>
        <w:rFonts w:hint="default"/>
        <w:lang w:val="pl-PL" w:eastAsia="en-US" w:bidi="ar-SA"/>
      </w:rPr>
    </w:lvl>
    <w:lvl w:ilvl="5" w:tplc="B9244DCC">
      <w:numFmt w:val="bullet"/>
      <w:lvlText w:val="•"/>
      <w:lvlJc w:val="left"/>
      <w:pPr>
        <w:ind w:left="3993" w:hanging="227"/>
      </w:pPr>
      <w:rPr>
        <w:rFonts w:hint="default"/>
        <w:lang w:val="pl-PL" w:eastAsia="en-US" w:bidi="ar-SA"/>
      </w:rPr>
    </w:lvl>
    <w:lvl w:ilvl="6" w:tplc="FE5235DA">
      <w:numFmt w:val="bullet"/>
      <w:lvlText w:val="•"/>
      <w:lvlJc w:val="left"/>
      <w:pPr>
        <w:ind w:left="4712" w:hanging="227"/>
      </w:pPr>
      <w:rPr>
        <w:rFonts w:hint="default"/>
        <w:lang w:val="pl-PL" w:eastAsia="en-US" w:bidi="ar-SA"/>
      </w:rPr>
    </w:lvl>
    <w:lvl w:ilvl="7" w:tplc="476A2028">
      <w:numFmt w:val="bullet"/>
      <w:lvlText w:val="•"/>
      <w:lvlJc w:val="left"/>
      <w:pPr>
        <w:ind w:left="5431" w:hanging="227"/>
      </w:pPr>
      <w:rPr>
        <w:rFonts w:hint="default"/>
        <w:lang w:val="pl-PL" w:eastAsia="en-US" w:bidi="ar-SA"/>
      </w:rPr>
    </w:lvl>
    <w:lvl w:ilvl="8" w:tplc="11C86728">
      <w:numFmt w:val="bullet"/>
      <w:lvlText w:val="•"/>
      <w:lvlJc w:val="left"/>
      <w:pPr>
        <w:ind w:left="6150" w:hanging="227"/>
      </w:pPr>
      <w:rPr>
        <w:rFonts w:hint="default"/>
        <w:lang w:val="pl-PL" w:eastAsia="en-US" w:bidi="ar-SA"/>
      </w:rPr>
    </w:lvl>
  </w:abstractNum>
  <w:abstractNum w:abstractNumId="17" w15:restartNumberingAfterBreak="0">
    <w:nsid w:val="0C5C59C0"/>
    <w:multiLevelType w:val="hybridMultilevel"/>
    <w:tmpl w:val="E74E212C"/>
    <w:lvl w:ilvl="0" w:tplc="FDA8D970">
      <w:start w:val="1"/>
      <w:numFmt w:val="decimal"/>
      <w:lvlText w:val="%1)"/>
      <w:lvlJc w:val="left"/>
      <w:pPr>
        <w:ind w:left="392" w:hanging="227"/>
      </w:pPr>
      <w:rPr>
        <w:rFonts w:ascii="Times New Roman" w:eastAsia="Times New Roman" w:hAnsi="Times New Roman" w:cs="Times New Roman" w:hint="default"/>
        <w:b w:val="0"/>
        <w:bCs w:val="0"/>
        <w:i w:val="0"/>
        <w:iCs w:val="0"/>
        <w:color w:val="231F20"/>
        <w:spacing w:val="-1"/>
        <w:w w:val="99"/>
        <w:sz w:val="19"/>
        <w:szCs w:val="19"/>
        <w:lang w:val="pl-PL" w:eastAsia="en-US" w:bidi="ar-SA"/>
      </w:rPr>
    </w:lvl>
    <w:lvl w:ilvl="1" w:tplc="259AD3A6">
      <w:numFmt w:val="bullet"/>
      <w:lvlText w:val="•"/>
      <w:lvlJc w:val="left"/>
      <w:pPr>
        <w:ind w:left="1118" w:hanging="227"/>
      </w:pPr>
      <w:rPr>
        <w:rFonts w:hint="default"/>
        <w:lang w:val="pl-PL" w:eastAsia="en-US" w:bidi="ar-SA"/>
      </w:rPr>
    </w:lvl>
    <w:lvl w:ilvl="2" w:tplc="05447804">
      <w:numFmt w:val="bullet"/>
      <w:lvlText w:val="•"/>
      <w:lvlJc w:val="left"/>
      <w:pPr>
        <w:ind w:left="1837" w:hanging="227"/>
      </w:pPr>
      <w:rPr>
        <w:rFonts w:hint="default"/>
        <w:lang w:val="pl-PL" w:eastAsia="en-US" w:bidi="ar-SA"/>
      </w:rPr>
    </w:lvl>
    <w:lvl w:ilvl="3" w:tplc="BB0C66C4">
      <w:numFmt w:val="bullet"/>
      <w:lvlText w:val="•"/>
      <w:lvlJc w:val="left"/>
      <w:pPr>
        <w:ind w:left="2556" w:hanging="227"/>
      </w:pPr>
      <w:rPr>
        <w:rFonts w:hint="default"/>
        <w:lang w:val="pl-PL" w:eastAsia="en-US" w:bidi="ar-SA"/>
      </w:rPr>
    </w:lvl>
    <w:lvl w:ilvl="4" w:tplc="DB10AA8C">
      <w:numFmt w:val="bullet"/>
      <w:lvlText w:val="•"/>
      <w:lvlJc w:val="left"/>
      <w:pPr>
        <w:ind w:left="3275" w:hanging="227"/>
      </w:pPr>
      <w:rPr>
        <w:rFonts w:hint="default"/>
        <w:lang w:val="pl-PL" w:eastAsia="en-US" w:bidi="ar-SA"/>
      </w:rPr>
    </w:lvl>
    <w:lvl w:ilvl="5" w:tplc="6ADE5930">
      <w:numFmt w:val="bullet"/>
      <w:lvlText w:val="•"/>
      <w:lvlJc w:val="left"/>
      <w:pPr>
        <w:ind w:left="3993" w:hanging="227"/>
      </w:pPr>
      <w:rPr>
        <w:rFonts w:hint="default"/>
        <w:lang w:val="pl-PL" w:eastAsia="en-US" w:bidi="ar-SA"/>
      </w:rPr>
    </w:lvl>
    <w:lvl w:ilvl="6" w:tplc="05FAACA8">
      <w:numFmt w:val="bullet"/>
      <w:lvlText w:val="•"/>
      <w:lvlJc w:val="left"/>
      <w:pPr>
        <w:ind w:left="4712" w:hanging="227"/>
      </w:pPr>
      <w:rPr>
        <w:rFonts w:hint="default"/>
        <w:lang w:val="pl-PL" w:eastAsia="en-US" w:bidi="ar-SA"/>
      </w:rPr>
    </w:lvl>
    <w:lvl w:ilvl="7" w:tplc="2870A824">
      <w:numFmt w:val="bullet"/>
      <w:lvlText w:val="•"/>
      <w:lvlJc w:val="left"/>
      <w:pPr>
        <w:ind w:left="5431" w:hanging="227"/>
      </w:pPr>
      <w:rPr>
        <w:rFonts w:hint="default"/>
        <w:lang w:val="pl-PL" w:eastAsia="en-US" w:bidi="ar-SA"/>
      </w:rPr>
    </w:lvl>
    <w:lvl w:ilvl="8" w:tplc="1186A650">
      <w:numFmt w:val="bullet"/>
      <w:lvlText w:val="•"/>
      <w:lvlJc w:val="left"/>
      <w:pPr>
        <w:ind w:left="6150" w:hanging="227"/>
      </w:pPr>
      <w:rPr>
        <w:rFonts w:hint="default"/>
        <w:lang w:val="pl-PL" w:eastAsia="en-US" w:bidi="ar-SA"/>
      </w:rPr>
    </w:lvl>
  </w:abstractNum>
  <w:abstractNum w:abstractNumId="18" w15:restartNumberingAfterBreak="0">
    <w:nsid w:val="0D511ABF"/>
    <w:multiLevelType w:val="hybridMultilevel"/>
    <w:tmpl w:val="9B12A020"/>
    <w:lvl w:ilvl="0" w:tplc="5D7E1EC8">
      <w:start w:val="1"/>
      <w:numFmt w:val="decimal"/>
      <w:lvlText w:val="%1)"/>
      <w:lvlJc w:val="left"/>
      <w:pPr>
        <w:ind w:left="278" w:hanging="227"/>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1" w:tplc="6004F34A">
      <w:numFmt w:val="bullet"/>
      <w:lvlText w:val="•"/>
      <w:lvlJc w:val="left"/>
      <w:pPr>
        <w:ind w:left="1010" w:hanging="227"/>
      </w:pPr>
      <w:rPr>
        <w:rFonts w:hint="default"/>
        <w:lang w:val="pl-PL" w:eastAsia="en-US" w:bidi="ar-SA"/>
      </w:rPr>
    </w:lvl>
    <w:lvl w:ilvl="2" w:tplc="DCF40684">
      <w:numFmt w:val="bullet"/>
      <w:lvlText w:val="•"/>
      <w:lvlJc w:val="left"/>
      <w:pPr>
        <w:ind w:left="1741" w:hanging="227"/>
      </w:pPr>
      <w:rPr>
        <w:rFonts w:hint="default"/>
        <w:lang w:val="pl-PL" w:eastAsia="en-US" w:bidi="ar-SA"/>
      </w:rPr>
    </w:lvl>
    <w:lvl w:ilvl="3" w:tplc="307A2180">
      <w:numFmt w:val="bullet"/>
      <w:lvlText w:val="•"/>
      <w:lvlJc w:val="left"/>
      <w:pPr>
        <w:ind w:left="2472" w:hanging="227"/>
      </w:pPr>
      <w:rPr>
        <w:rFonts w:hint="default"/>
        <w:lang w:val="pl-PL" w:eastAsia="en-US" w:bidi="ar-SA"/>
      </w:rPr>
    </w:lvl>
    <w:lvl w:ilvl="4" w:tplc="B22E34A2">
      <w:numFmt w:val="bullet"/>
      <w:lvlText w:val="•"/>
      <w:lvlJc w:val="left"/>
      <w:pPr>
        <w:ind w:left="3203" w:hanging="227"/>
      </w:pPr>
      <w:rPr>
        <w:rFonts w:hint="default"/>
        <w:lang w:val="pl-PL" w:eastAsia="en-US" w:bidi="ar-SA"/>
      </w:rPr>
    </w:lvl>
    <w:lvl w:ilvl="5" w:tplc="B202A8FC">
      <w:numFmt w:val="bullet"/>
      <w:lvlText w:val="•"/>
      <w:lvlJc w:val="left"/>
      <w:pPr>
        <w:ind w:left="3933" w:hanging="227"/>
      </w:pPr>
      <w:rPr>
        <w:rFonts w:hint="default"/>
        <w:lang w:val="pl-PL" w:eastAsia="en-US" w:bidi="ar-SA"/>
      </w:rPr>
    </w:lvl>
    <w:lvl w:ilvl="6" w:tplc="610A2864">
      <w:numFmt w:val="bullet"/>
      <w:lvlText w:val="•"/>
      <w:lvlJc w:val="left"/>
      <w:pPr>
        <w:ind w:left="4664" w:hanging="227"/>
      </w:pPr>
      <w:rPr>
        <w:rFonts w:hint="default"/>
        <w:lang w:val="pl-PL" w:eastAsia="en-US" w:bidi="ar-SA"/>
      </w:rPr>
    </w:lvl>
    <w:lvl w:ilvl="7" w:tplc="D76CE5F6">
      <w:numFmt w:val="bullet"/>
      <w:lvlText w:val="•"/>
      <w:lvlJc w:val="left"/>
      <w:pPr>
        <w:ind w:left="5395" w:hanging="227"/>
      </w:pPr>
      <w:rPr>
        <w:rFonts w:hint="default"/>
        <w:lang w:val="pl-PL" w:eastAsia="en-US" w:bidi="ar-SA"/>
      </w:rPr>
    </w:lvl>
    <w:lvl w:ilvl="8" w:tplc="A6E640D6">
      <w:numFmt w:val="bullet"/>
      <w:lvlText w:val="•"/>
      <w:lvlJc w:val="left"/>
      <w:pPr>
        <w:ind w:left="6126" w:hanging="227"/>
      </w:pPr>
      <w:rPr>
        <w:rFonts w:hint="default"/>
        <w:lang w:val="pl-PL" w:eastAsia="en-US" w:bidi="ar-SA"/>
      </w:rPr>
    </w:lvl>
  </w:abstractNum>
  <w:abstractNum w:abstractNumId="19" w15:restartNumberingAfterBreak="0">
    <w:nsid w:val="0D731790"/>
    <w:multiLevelType w:val="hybridMultilevel"/>
    <w:tmpl w:val="61241568"/>
    <w:lvl w:ilvl="0" w:tplc="A85C42F2">
      <w:start w:val="1"/>
      <w:numFmt w:val="decimal"/>
      <w:lvlText w:val="%1."/>
      <w:lvlJc w:val="left"/>
      <w:pPr>
        <w:ind w:left="165" w:hanging="233"/>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9C32932C">
      <w:numFmt w:val="bullet"/>
      <w:lvlText w:val="•"/>
      <w:lvlJc w:val="left"/>
      <w:pPr>
        <w:ind w:left="902" w:hanging="233"/>
      </w:pPr>
      <w:rPr>
        <w:rFonts w:hint="default"/>
        <w:lang w:val="pl-PL" w:eastAsia="en-US" w:bidi="ar-SA"/>
      </w:rPr>
    </w:lvl>
    <w:lvl w:ilvl="2" w:tplc="68C6CF96">
      <w:numFmt w:val="bullet"/>
      <w:lvlText w:val="•"/>
      <w:lvlJc w:val="left"/>
      <w:pPr>
        <w:ind w:left="1645" w:hanging="233"/>
      </w:pPr>
      <w:rPr>
        <w:rFonts w:hint="default"/>
        <w:lang w:val="pl-PL" w:eastAsia="en-US" w:bidi="ar-SA"/>
      </w:rPr>
    </w:lvl>
    <w:lvl w:ilvl="3" w:tplc="49DAA5D0">
      <w:numFmt w:val="bullet"/>
      <w:lvlText w:val="•"/>
      <w:lvlJc w:val="left"/>
      <w:pPr>
        <w:ind w:left="2388" w:hanging="233"/>
      </w:pPr>
      <w:rPr>
        <w:rFonts w:hint="default"/>
        <w:lang w:val="pl-PL" w:eastAsia="en-US" w:bidi="ar-SA"/>
      </w:rPr>
    </w:lvl>
    <w:lvl w:ilvl="4" w:tplc="A9721F44">
      <w:numFmt w:val="bullet"/>
      <w:lvlText w:val="•"/>
      <w:lvlJc w:val="left"/>
      <w:pPr>
        <w:ind w:left="3131" w:hanging="233"/>
      </w:pPr>
      <w:rPr>
        <w:rFonts w:hint="default"/>
        <w:lang w:val="pl-PL" w:eastAsia="en-US" w:bidi="ar-SA"/>
      </w:rPr>
    </w:lvl>
    <w:lvl w:ilvl="5" w:tplc="F7B43930">
      <w:numFmt w:val="bullet"/>
      <w:lvlText w:val="•"/>
      <w:lvlJc w:val="left"/>
      <w:pPr>
        <w:ind w:left="3873" w:hanging="233"/>
      </w:pPr>
      <w:rPr>
        <w:rFonts w:hint="default"/>
        <w:lang w:val="pl-PL" w:eastAsia="en-US" w:bidi="ar-SA"/>
      </w:rPr>
    </w:lvl>
    <w:lvl w:ilvl="6" w:tplc="64E63446">
      <w:numFmt w:val="bullet"/>
      <w:lvlText w:val="•"/>
      <w:lvlJc w:val="left"/>
      <w:pPr>
        <w:ind w:left="4616" w:hanging="233"/>
      </w:pPr>
      <w:rPr>
        <w:rFonts w:hint="default"/>
        <w:lang w:val="pl-PL" w:eastAsia="en-US" w:bidi="ar-SA"/>
      </w:rPr>
    </w:lvl>
    <w:lvl w:ilvl="7" w:tplc="D5525D7C">
      <w:numFmt w:val="bullet"/>
      <w:lvlText w:val="•"/>
      <w:lvlJc w:val="left"/>
      <w:pPr>
        <w:ind w:left="5359" w:hanging="233"/>
      </w:pPr>
      <w:rPr>
        <w:rFonts w:hint="default"/>
        <w:lang w:val="pl-PL" w:eastAsia="en-US" w:bidi="ar-SA"/>
      </w:rPr>
    </w:lvl>
    <w:lvl w:ilvl="8" w:tplc="ED5EC98C">
      <w:numFmt w:val="bullet"/>
      <w:lvlText w:val="•"/>
      <w:lvlJc w:val="left"/>
      <w:pPr>
        <w:ind w:left="6102" w:hanging="233"/>
      </w:pPr>
      <w:rPr>
        <w:rFonts w:hint="default"/>
        <w:lang w:val="pl-PL" w:eastAsia="en-US" w:bidi="ar-SA"/>
      </w:rPr>
    </w:lvl>
  </w:abstractNum>
  <w:abstractNum w:abstractNumId="20" w15:restartNumberingAfterBreak="0">
    <w:nsid w:val="0DC20A6B"/>
    <w:multiLevelType w:val="hybridMultilevel"/>
    <w:tmpl w:val="BB58C62A"/>
    <w:lvl w:ilvl="0" w:tplc="E3BEA1C0">
      <w:start w:val="1"/>
      <w:numFmt w:val="decimal"/>
      <w:lvlText w:val="%1."/>
      <w:lvlJc w:val="left"/>
      <w:pPr>
        <w:ind w:left="52" w:hanging="202"/>
      </w:pPr>
      <w:rPr>
        <w:rFonts w:ascii="Times New Roman" w:eastAsia="Times New Roman" w:hAnsi="Times New Roman" w:cs="Times New Roman" w:hint="default"/>
        <w:b/>
        <w:bCs/>
        <w:i w:val="0"/>
        <w:iCs w:val="0"/>
        <w:color w:val="231F20"/>
        <w:spacing w:val="-1"/>
        <w:w w:val="100"/>
        <w:sz w:val="21"/>
        <w:szCs w:val="21"/>
        <w:lang w:val="pl-PL" w:eastAsia="en-US" w:bidi="ar-SA"/>
      </w:rPr>
    </w:lvl>
    <w:lvl w:ilvl="1" w:tplc="C02879A4">
      <w:numFmt w:val="bullet"/>
      <w:lvlText w:val="•"/>
      <w:lvlJc w:val="left"/>
      <w:pPr>
        <w:ind w:left="812" w:hanging="202"/>
      </w:pPr>
      <w:rPr>
        <w:rFonts w:hint="default"/>
        <w:lang w:val="pl-PL" w:eastAsia="en-US" w:bidi="ar-SA"/>
      </w:rPr>
    </w:lvl>
    <w:lvl w:ilvl="2" w:tplc="2ECCAFB8">
      <w:numFmt w:val="bullet"/>
      <w:lvlText w:val="•"/>
      <w:lvlJc w:val="left"/>
      <w:pPr>
        <w:ind w:left="1565" w:hanging="202"/>
      </w:pPr>
      <w:rPr>
        <w:rFonts w:hint="default"/>
        <w:lang w:val="pl-PL" w:eastAsia="en-US" w:bidi="ar-SA"/>
      </w:rPr>
    </w:lvl>
    <w:lvl w:ilvl="3" w:tplc="CE44C5A4">
      <w:numFmt w:val="bullet"/>
      <w:lvlText w:val="•"/>
      <w:lvlJc w:val="left"/>
      <w:pPr>
        <w:ind w:left="2318" w:hanging="202"/>
      </w:pPr>
      <w:rPr>
        <w:rFonts w:hint="default"/>
        <w:lang w:val="pl-PL" w:eastAsia="en-US" w:bidi="ar-SA"/>
      </w:rPr>
    </w:lvl>
    <w:lvl w:ilvl="4" w:tplc="D1369BA4">
      <w:numFmt w:val="bullet"/>
      <w:lvlText w:val="•"/>
      <w:lvlJc w:val="left"/>
      <w:pPr>
        <w:ind w:left="3071" w:hanging="202"/>
      </w:pPr>
      <w:rPr>
        <w:rFonts w:hint="default"/>
        <w:lang w:val="pl-PL" w:eastAsia="en-US" w:bidi="ar-SA"/>
      </w:rPr>
    </w:lvl>
    <w:lvl w:ilvl="5" w:tplc="5C4EB3C2">
      <w:numFmt w:val="bullet"/>
      <w:lvlText w:val="•"/>
      <w:lvlJc w:val="left"/>
      <w:pPr>
        <w:ind w:left="3823" w:hanging="202"/>
      </w:pPr>
      <w:rPr>
        <w:rFonts w:hint="default"/>
        <w:lang w:val="pl-PL" w:eastAsia="en-US" w:bidi="ar-SA"/>
      </w:rPr>
    </w:lvl>
    <w:lvl w:ilvl="6" w:tplc="AC40B702">
      <w:numFmt w:val="bullet"/>
      <w:lvlText w:val="•"/>
      <w:lvlJc w:val="left"/>
      <w:pPr>
        <w:ind w:left="4576" w:hanging="202"/>
      </w:pPr>
      <w:rPr>
        <w:rFonts w:hint="default"/>
        <w:lang w:val="pl-PL" w:eastAsia="en-US" w:bidi="ar-SA"/>
      </w:rPr>
    </w:lvl>
    <w:lvl w:ilvl="7" w:tplc="5540F74C">
      <w:numFmt w:val="bullet"/>
      <w:lvlText w:val="•"/>
      <w:lvlJc w:val="left"/>
      <w:pPr>
        <w:ind w:left="5329" w:hanging="202"/>
      </w:pPr>
      <w:rPr>
        <w:rFonts w:hint="default"/>
        <w:lang w:val="pl-PL" w:eastAsia="en-US" w:bidi="ar-SA"/>
      </w:rPr>
    </w:lvl>
    <w:lvl w:ilvl="8" w:tplc="CE3EC0EC">
      <w:numFmt w:val="bullet"/>
      <w:lvlText w:val="•"/>
      <w:lvlJc w:val="left"/>
      <w:pPr>
        <w:ind w:left="6082" w:hanging="202"/>
      </w:pPr>
      <w:rPr>
        <w:rFonts w:hint="default"/>
        <w:lang w:val="pl-PL" w:eastAsia="en-US" w:bidi="ar-SA"/>
      </w:rPr>
    </w:lvl>
  </w:abstractNum>
  <w:abstractNum w:abstractNumId="21" w15:restartNumberingAfterBreak="0">
    <w:nsid w:val="0EFE5A27"/>
    <w:multiLevelType w:val="hybridMultilevel"/>
    <w:tmpl w:val="62605212"/>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F723E6F"/>
    <w:multiLevelType w:val="multilevel"/>
    <w:tmpl w:val="BAE2FFD4"/>
    <w:lvl w:ilvl="0">
      <w:start w:val="11"/>
      <w:numFmt w:val="lowerLetter"/>
      <w:lvlText w:val="%1"/>
      <w:lvlJc w:val="left"/>
      <w:pPr>
        <w:ind w:left="2873" w:hanging="2551"/>
      </w:pPr>
      <w:rPr>
        <w:rFonts w:hint="default"/>
        <w:lang w:val="pl-PL" w:eastAsia="en-US" w:bidi="ar-SA"/>
      </w:rPr>
    </w:lvl>
    <w:lvl w:ilvl="1">
      <w:start w:val="16"/>
      <w:numFmt w:val="lowerLetter"/>
      <w:lvlText w:val="%1.%2."/>
      <w:lvlJc w:val="left"/>
      <w:pPr>
        <w:ind w:left="2873" w:hanging="2551"/>
      </w:pPr>
      <w:rPr>
        <w:rFonts w:ascii="Times New Roman" w:eastAsia="Times New Roman" w:hAnsi="Times New Roman" w:cs="Times New Roman" w:hint="default"/>
        <w:b w:val="0"/>
        <w:bCs w:val="0"/>
        <w:i w:val="0"/>
        <w:iCs w:val="0"/>
        <w:color w:val="231F20"/>
        <w:spacing w:val="-7"/>
        <w:w w:val="91"/>
        <w:sz w:val="21"/>
        <w:szCs w:val="21"/>
        <w:lang w:val="pl-PL" w:eastAsia="en-US" w:bidi="ar-SA"/>
      </w:rPr>
    </w:lvl>
    <w:lvl w:ilvl="2">
      <w:start w:val="1"/>
      <w:numFmt w:val="lowerLetter"/>
      <w:lvlText w:val="%1.%2.%3."/>
      <w:lvlJc w:val="left"/>
      <w:pPr>
        <w:ind w:left="2873" w:hanging="2552"/>
      </w:pPr>
      <w:rPr>
        <w:rFonts w:ascii="Times New Roman" w:eastAsia="Times New Roman" w:hAnsi="Times New Roman" w:cs="Times New Roman" w:hint="default"/>
        <w:b w:val="0"/>
        <w:bCs w:val="0"/>
        <w:i w:val="0"/>
        <w:iCs w:val="0"/>
        <w:color w:val="231F20"/>
        <w:spacing w:val="-7"/>
        <w:w w:val="94"/>
        <w:sz w:val="21"/>
        <w:szCs w:val="21"/>
        <w:lang w:val="pl-PL" w:eastAsia="en-US" w:bidi="ar-SA"/>
      </w:rPr>
    </w:lvl>
    <w:lvl w:ilvl="3">
      <w:numFmt w:val="bullet"/>
      <w:lvlText w:val="•"/>
      <w:lvlJc w:val="left"/>
      <w:pPr>
        <w:ind w:left="4292" w:hanging="2552"/>
      </w:pPr>
      <w:rPr>
        <w:rFonts w:hint="default"/>
        <w:lang w:val="pl-PL" w:eastAsia="en-US" w:bidi="ar-SA"/>
      </w:rPr>
    </w:lvl>
    <w:lvl w:ilvl="4">
      <w:numFmt w:val="bullet"/>
      <w:lvlText w:val="•"/>
      <w:lvlJc w:val="left"/>
      <w:pPr>
        <w:ind w:left="4763" w:hanging="2552"/>
      </w:pPr>
      <w:rPr>
        <w:rFonts w:hint="default"/>
        <w:lang w:val="pl-PL" w:eastAsia="en-US" w:bidi="ar-SA"/>
      </w:rPr>
    </w:lvl>
    <w:lvl w:ilvl="5">
      <w:numFmt w:val="bullet"/>
      <w:lvlText w:val="•"/>
      <w:lvlJc w:val="left"/>
      <w:pPr>
        <w:ind w:left="5233" w:hanging="2552"/>
      </w:pPr>
      <w:rPr>
        <w:rFonts w:hint="default"/>
        <w:lang w:val="pl-PL" w:eastAsia="en-US" w:bidi="ar-SA"/>
      </w:rPr>
    </w:lvl>
    <w:lvl w:ilvl="6">
      <w:numFmt w:val="bullet"/>
      <w:lvlText w:val="•"/>
      <w:lvlJc w:val="left"/>
      <w:pPr>
        <w:ind w:left="5704" w:hanging="2552"/>
      </w:pPr>
      <w:rPr>
        <w:rFonts w:hint="default"/>
        <w:lang w:val="pl-PL" w:eastAsia="en-US" w:bidi="ar-SA"/>
      </w:rPr>
    </w:lvl>
    <w:lvl w:ilvl="7">
      <w:numFmt w:val="bullet"/>
      <w:lvlText w:val="•"/>
      <w:lvlJc w:val="left"/>
      <w:pPr>
        <w:ind w:left="6175" w:hanging="2552"/>
      </w:pPr>
      <w:rPr>
        <w:rFonts w:hint="default"/>
        <w:lang w:val="pl-PL" w:eastAsia="en-US" w:bidi="ar-SA"/>
      </w:rPr>
    </w:lvl>
    <w:lvl w:ilvl="8">
      <w:numFmt w:val="bullet"/>
      <w:lvlText w:val="•"/>
      <w:lvlJc w:val="left"/>
      <w:pPr>
        <w:ind w:left="6646" w:hanging="2552"/>
      </w:pPr>
      <w:rPr>
        <w:rFonts w:hint="default"/>
        <w:lang w:val="pl-PL" w:eastAsia="en-US" w:bidi="ar-SA"/>
      </w:rPr>
    </w:lvl>
  </w:abstractNum>
  <w:abstractNum w:abstractNumId="23" w15:restartNumberingAfterBreak="0">
    <w:nsid w:val="0FCD583A"/>
    <w:multiLevelType w:val="hybridMultilevel"/>
    <w:tmpl w:val="E99482A4"/>
    <w:lvl w:ilvl="0" w:tplc="5F92C6CE">
      <w:start w:val="1"/>
      <w:numFmt w:val="decimal"/>
      <w:lvlText w:val="%1."/>
      <w:lvlJc w:val="left"/>
      <w:pPr>
        <w:ind w:left="52" w:hanging="228"/>
      </w:pPr>
      <w:rPr>
        <w:rFonts w:ascii="Times New Roman" w:eastAsia="Times New Roman" w:hAnsi="Times New Roman" w:cs="Times New Roman" w:hint="default"/>
        <w:b/>
        <w:bCs/>
        <w:i w:val="0"/>
        <w:iCs w:val="0"/>
        <w:color w:val="231F20"/>
        <w:spacing w:val="-1"/>
        <w:w w:val="100"/>
        <w:sz w:val="21"/>
        <w:szCs w:val="21"/>
        <w:lang w:val="pl-PL" w:eastAsia="en-US" w:bidi="ar-SA"/>
      </w:rPr>
    </w:lvl>
    <w:lvl w:ilvl="1" w:tplc="7242E18A">
      <w:start w:val="1"/>
      <w:numFmt w:val="decimal"/>
      <w:lvlText w:val="%2."/>
      <w:lvlJc w:val="left"/>
      <w:pPr>
        <w:ind w:left="52" w:hanging="206"/>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2" w:tplc="1862AF00">
      <w:numFmt w:val="bullet"/>
      <w:lvlText w:val="•"/>
      <w:lvlJc w:val="left"/>
      <w:pPr>
        <w:ind w:left="1565" w:hanging="206"/>
      </w:pPr>
      <w:rPr>
        <w:rFonts w:hint="default"/>
        <w:lang w:val="pl-PL" w:eastAsia="en-US" w:bidi="ar-SA"/>
      </w:rPr>
    </w:lvl>
    <w:lvl w:ilvl="3" w:tplc="41802BDA">
      <w:numFmt w:val="bullet"/>
      <w:lvlText w:val="•"/>
      <w:lvlJc w:val="left"/>
      <w:pPr>
        <w:ind w:left="2318" w:hanging="206"/>
      </w:pPr>
      <w:rPr>
        <w:rFonts w:hint="default"/>
        <w:lang w:val="pl-PL" w:eastAsia="en-US" w:bidi="ar-SA"/>
      </w:rPr>
    </w:lvl>
    <w:lvl w:ilvl="4" w:tplc="CAFA8202">
      <w:numFmt w:val="bullet"/>
      <w:lvlText w:val="•"/>
      <w:lvlJc w:val="left"/>
      <w:pPr>
        <w:ind w:left="3071" w:hanging="206"/>
      </w:pPr>
      <w:rPr>
        <w:rFonts w:hint="default"/>
        <w:lang w:val="pl-PL" w:eastAsia="en-US" w:bidi="ar-SA"/>
      </w:rPr>
    </w:lvl>
    <w:lvl w:ilvl="5" w:tplc="EB98C98A">
      <w:numFmt w:val="bullet"/>
      <w:lvlText w:val="•"/>
      <w:lvlJc w:val="left"/>
      <w:pPr>
        <w:ind w:left="3823" w:hanging="206"/>
      </w:pPr>
      <w:rPr>
        <w:rFonts w:hint="default"/>
        <w:lang w:val="pl-PL" w:eastAsia="en-US" w:bidi="ar-SA"/>
      </w:rPr>
    </w:lvl>
    <w:lvl w:ilvl="6" w:tplc="5A3ADEBA">
      <w:numFmt w:val="bullet"/>
      <w:lvlText w:val="•"/>
      <w:lvlJc w:val="left"/>
      <w:pPr>
        <w:ind w:left="4576" w:hanging="206"/>
      </w:pPr>
      <w:rPr>
        <w:rFonts w:hint="default"/>
        <w:lang w:val="pl-PL" w:eastAsia="en-US" w:bidi="ar-SA"/>
      </w:rPr>
    </w:lvl>
    <w:lvl w:ilvl="7" w:tplc="403A4B34">
      <w:numFmt w:val="bullet"/>
      <w:lvlText w:val="•"/>
      <w:lvlJc w:val="left"/>
      <w:pPr>
        <w:ind w:left="5329" w:hanging="206"/>
      </w:pPr>
      <w:rPr>
        <w:rFonts w:hint="default"/>
        <w:lang w:val="pl-PL" w:eastAsia="en-US" w:bidi="ar-SA"/>
      </w:rPr>
    </w:lvl>
    <w:lvl w:ilvl="8" w:tplc="5A141FCC">
      <w:numFmt w:val="bullet"/>
      <w:lvlText w:val="•"/>
      <w:lvlJc w:val="left"/>
      <w:pPr>
        <w:ind w:left="6082" w:hanging="206"/>
      </w:pPr>
      <w:rPr>
        <w:rFonts w:hint="default"/>
        <w:lang w:val="pl-PL" w:eastAsia="en-US" w:bidi="ar-SA"/>
      </w:rPr>
    </w:lvl>
  </w:abstractNum>
  <w:abstractNum w:abstractNumId="24" w15:restartNumberingAfterBreak="0">
    <w:nsid w:val="0FF14FCD"/>
    <w:multiLevelType w:val="hybridMultilevel"/>
    <w:tmpl w:val="500EB9D8"/>
    <w:lvl w:ilvl="0" w:tplc="4CE0A37C">
      <w:start w:val="1"/>
      <w:numFmt w:val="decimal"/>
      <w:lvlText w:val="%1."/>
      <w:lvlJc w:val="left"/>
      <w:pPr>
        <w:ind w:left="165" w:hanging="211"/>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580AF89A">
      <w:numFmt w:val="bullet"/>
      <w:lvlText w:val="•"/>
      <w:lvlJc w:val="left"/>
      <w:pPr>
        <w:ind w:left="902" w:hanging="211"/>
      </w:pPr>
      <w:rPr>
        <w:rFonts w:hint="default"/>
        <w:lang w:val="pl-PL" w:eastAsia="en-US" w:bidi="ar-SA"/>
      </w:rPr>
    </w:lvl>
    <w:lvl w:ilvl="2" w:tplc="EEE68BB2">
      <w:numFmt w:val="bullet"/>
      <w:lvlText w:val="•"/>
      <w:lvlJc w:val="left"/>
      <w:pPr>
        <w:ind w:left="1645" w:hanging="211"/>
      </w:pPr>
      <w:rPr>
        <w:rFonts w:hint="default"/>
        <w:lang w:val="pl-PL" w:eastAsia="en-US" w:bidi="ar-SA"/>
      </w:rPr>
    </w:lvl>
    <w:lvl w:ilvl="3" w:tplc="8C32F636">
      <w:numFmt w:val="bullet"/>
      <w:lvlText w:val="•"/>
      <w:lvlJc w:val="left"/>
      <w:pPr>
        <w:ind w:left="2388" w:hanging="211"/>
      </w:pPr>
      <w:rPr>
        <w:rFonts w:hint="default"/>
        <w:lang w:val="pl-PL" w:eastAsia="en-US" w:bidi="ar-SA"/>
      </w:rPr>
    </w:lvl>
    <w:lvl w:ilvl="4" w:tplc="2D48AA9A">
      <w:numFmt w:val="bullet"/>
      <w:lvlText w:val="•"/>
      <w:lvlJc w:val="left"/>
      <w:pPr>
        <w:ind w:left="3131" w:hanging="211"/>
      </w:pPr>
      <w:rPr>
        <w:rFonts w:hint="default"/>
        <w:lang w:val="pl-PL" w:eastAsia="en-US" w:bidi="ar-SA"/>
      </w:rPr>
    </w:lvl>
    <w:lvl w:ilvl="5" w:tplc="4F525C06">
      <w:numFmt w:val="bullet"/>
      <w:lvlText w:val="•"/>
      <w:lvlJc w:val="left"/>
      <w:pPr>
        <w:ind w:left="3873" w:hanging="211"/>
      </w:pPr>
      <w:rPr>
        <w:rFonts w:hint="default"/>
        <w:lang w:val="pl-PL" w:eastAsia="en-US" w:bidi="ar-SA"/>
      </w:rPr>
    </w:lvl>
    <w:lvl w:ilvl="6" w:tplc="E976EE90">
      <w:numFmt w:val="bullet"/>
      <w:lvlText w:val="•"/>
      <w:lvlJc w:val="left"/>
      <w:pPr>
        <w:ind w:left="4616" w:hanging="211"/>
      </w:pPr>
      <w:rPr>
        <w:rFonts w:hint="default"/>
        <w:lang w:val="pl-PL" w:eastAsia="en-US" w:bidi="ar-SA"/>
      </w:rPr>
    </w:lvl>
    <w:lvl w:ilvl="7" w:tplc="B8CA9F64">
      <w:numFmt w:val="bullet"/>
      <w:lvlText w:val="•"/>
      <w:lvlJc w:val="left"/>
      <w:pPr>
        <w:ind w:left="5359" w:hanging="211"/>
      </w:pPr>
      <w:rPr>
        <w:rFonts w:hint="default"/>
        <w:lang w:val="pl-PL" w:eastAsia="en-US" w:bidi="ar-SA"/>
      </w:rPr>
    </w:lvl>
    <w:lvl w:ilvl="8" w:tplc="56D6B7CA">
      <w:numFmt w:val="bullet"/>
      <w:lvlText w:val="•"/>
      <w:lvlJc w:val="left"/>
      <w:pPr>
        <w:ind w:left="6102" w:hanging="211"/>
      </w:pPr>
      <w:rPr>
        <w:rFonts w:hint="default"/>
        <w:lang w:val="pl-PL" w:eastAsia="en-US" w:bidi="ar-SA"/>
      </w:rPr>
    </w:lvl>
  </w:abstractNum>
  <w:abstractNum w:abstractNumId="25" w15:restartNumberingAfterBreak="0">
    <w:nsid w:val="10332566"/>
    <w:multiLevelType w:val="hybridMultilevel"/>
    <w:tmpl w:val="CB8E85CA"/>
    <w:lvl w:ilvl="0" w:tplc="F6501A00">
      <w:start w:val="2"/>
      <w:numFmt w:val="decimal"/>
      <w:lvlText w:val="%1."/>
      <w:lvlJc w:val="left"/>
      <w:pPr>
        <w:ind w:left="165" w:hanging="183"/>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1" w:tplc="C924F1A4">
      <w:numFmt w:val="bullet"/>
      <w:lvlText w:val="•"/>
      <w:lvlJc w:val="left"/>
      <w:pPr>
        <w:ind w:left="902" w:hanging="183"/>
      </w:pPr>
      <w:rPr>
        <w:rFonts w:hint="default"/>
        <w:lang w:val="pl-PL" w:eastAsia="en-US" w:bidi="ar-SA"/>
      </w:rPr>
    </w:lvl>
    <w:lvl w:ilvl="2" w:tplc="A6EE79B2">
      <w:numFmt w:val="bullet"/>
      <w:lvlText w:val="•"/>
      <w:lvlJc w:val="left"/>
      <w:pPr>
        <w:ind w:left="1645" w:hanging="183"/>
      </w:pPr>
      <w:rPr>
        <w:rFonts w:hint="default"/>
        <w:lang w:val="pl-PL" w:eastAsia="en-US" w:bidi="ar-SA"/>
      </w:rPr>
    </w:lvl>
    <w:lvl w:ilvl="3" w:tplc="113C6E2C">
      <w:numFmt w:val="bullet"/>
      <w:lvlText w:val="•"/>
      <w:lvlJc w:val="left"/>
      <w:pPr>
        <w:ind w:left="2388" w:hanging="183"/>
      </w:pPr>
      <w:rPr>
        <w:rFonts w:hint="default"/>
        <w:lang w:val="pl-PL" w:eastAsia="en-US" w:bidi="ar-SA"/>
      </w:rPr>
    </w:lvl>
    <w:lvl w:ilvl="4" w:tplc="2556AD90">
      <w:numFmt w:val="bullet"/>
      <w:lvlText w:val="•"/>
      <w:lvlJc w:val="left"/>
      <w:pPr>
        <w:ind w:left="3131" w:hanging="183"/>
      </w:pPr>
      <w:rPr>
        <w:rFonts w:hint="default"/>
        <w:lang w:val="pl-PL" w:eastAsia="en-US" w:bidi="ar-SA"/>
      </w:rPr>
    </w:lvl>
    <w:lvl w:ilvl="5" w:tplc="DD640358">
      <w:numFmt w:val="bullet"/>
      <w:lvlText w:val="•"/>
      <w:lvlJc w:val="left"/>
      <w:pPr>
        <w:ind w:left="3873" w:hanging="183"/>
      </w:pPr>
      <w:rPr>
        <w:rFonts w:hint="default"/>
        <w:lang w:val="pl-PL" w:eastAsia="en-US" w:bidi="ar-SA"/>
      </w:rPr>
    </w:lvl>
    <w:lvl w:ilvl="6" w:tplc="BBE83AA0">
      <w:numFmt w:val="bullet"/>
      <w:lvlText w:val="•"/>
      <w:lvlJc w:val="left"/>
      <w:pPr>
        <w:ind w:left="4616" w:hanging="183"/>
      </w:pPr>
      <w:rPr>
        <w:rFonts w:hint="default"/>
        <w:lang w:val="pl-PL" w:eastAsia="en-US" w:bidi="ar-SA"/>
      </w:rPr>
    </w:lvl>
    <w:lvl w:ilvl="7" w:tplc="96FCDB0C">
      <w:numFmt w:val="bullet"/>
      <w:lvlText w:val="•"/>
      <w:lvlJc w:val="left"/>
      <w:pPr>
        <w:ind w:left="5359" w:hanging="183"/>
      </w:pPr>
      <w:rPr>
        <w:rFonts w:hint="default"/>
        <w:lang w:val="pl-PL" w:eastAsia="en-US" w:bidi="ar-SA"/>
      </w:rPr>
    </w:lvl>
    <w:lvl w:ilvl="8" w:tplc="D8B2B4AA">
      <w:numFmt w:val="bullet"/>
      <w:lvlText w:val="•"/>
      <w:lvlJc w:val="left"/>
      <w:pPr>
        <w:ind w:left="6102" w:hanging="183"/>
      </w:pPr>
      <w:rPr>
        <w:rFonts w:hint="default"/>
        <w:lang w:val="pl-PL" w:eastAsia="en-US" w:bidi="ar-SA"/>
      </w:rPr>
    </w:lvl>
  </w:abstractNum>
  <w:abstractNum w:abstractNumId="26" w15:restartNumberingAfterBreak="0">
    <w:nsid w:val="103D2C32"/>
    <w:multiLevelType w:val="hybridMultilevel"/>
    <w:tmpl w:val="7F8455E0"/>
    <w:lvl w:ilvl="0" w:tplc="D73CD3BC">
      <w:start w:val="2"/>
      <w:numFmt w:val="decimal"/>
      <w:lvlText w:val="%1."/>
      <w:lvlJc w:val="left"/>
      <w:pPr>
        <w:ind w:left="52" w:hanging="171"/>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1" w:tplc="6C9038F2">
      <w:numFmt w:val="bullet"/>
      <w:lvlText w:val="•"/>
      <w:lvlJc w:val="left"/>
      <w:pPr>
        <w:ind w:left="812" w:hanging="171"/>
      </w:pPr>
      <w:rPr>
        <w:rFonts w:hint="default"/>
        <w:lang w:val="pl-PL" w:eastAsia="en-US" w:bidi="ar-SA"/>
      </w:rPr>
    </w:lvl>
    <w:lvl w:ilvl="2" w:tplc="1868A3D8">
      <w:numFmt w:val="bullet"/>
      <w:lvlText w:val="•"/>
      <w:lvlJc w:val="left"/>
      <w:pPr>
        <w:ind w:left="1565" w:hanging="171"/>
      </w:pPr>
      <w:rPr>
        <w:rFonts w:hint="default"/>
        <w:lang w:val="pl-PL" w:eastAsia="en-US" w:bidi="ar-SA"/>
      </w:rPr>
    </w:lvl>
    <w:lvl w:ilvl="3" w:tplc="129C6170">
      <w:numFmt w:val="bullet"/>
      <w:lvlText w:val="•"/>
      <w:lvlJc w:val="left"/>
      <w:pPr>
        <w:ind w:left="2318" w:hanging="171"/>
      </w:pPr>
      <w:rPr>
        <w:rFonts w:hint="default"/>
        <w:lang w:val="pl-PL" w:eastAsia="en-US" w:bidi="ar-SA"/>
      </w:rPr>
    </w:lvl>
    <w:lvl w:ilvl="4" w:tplc="702A7DCC">
      <w:numFmt w:val="bullet"/>
      <w:lvlText w:val="•"/>
      <w:lvlJc w:val="left"/>
      <w:pPr>
        <w:ind w:left="3071" w:hanging="171"/>
      </w:pPr>
      <w:rPr>
        <w:rFonts w:hint="default"/>
        <w:lang w:val="pl-PL" w:eastAsia="en-US" w:bidi="ar-SA"/>
      </w:rPr>
    </w:lvl>
    <w:lvl w:ilvl="5" w:tplc="5CFEF4B6">
      <w:numFmt w:val="bullet"/>
      <w:lvlText w:val="•"/>
      <w:lvlJc w:val="left"/>
      <w:pPr>
        <w:ind w:left="3823" w:hanging="171"/>
      </w:pPr>
      <w:rPr>
        <w:rFonts w:hint="default"/>
        <w:lang w:val="pl-PL" w:eastAsia="en-US" w:bidi="ar-SA"/>
      </w:rPr>
    </w:lvl>
    <w:lvl w:ilvl="6" w:tplc="77E2B5F6">
      <w:numFmt w:val="bullet"/>
      <w:lvlText w:val="•"/>
      <w:lvlJc w:val="left"/>
      <w:pPr>
        <w:ind w:left="4576" w:hanging="171"/>
      </w:pPr>
      <w:rPr>
        <w:rFonts w:hint="default"/>
        <w:lang w:val="pl-PL" w:eastAsia="en-US" w:bidi="ar-SA"/>
      </w:rPr>
    </w:lvl>
    <w:lvl w:ilvl="7" w:tplc="2D50A6D8">
      <w:numFmt w:val="bullet"/>
      <w:lvlText w:val="•"/>
      <w:lvlJc w:val="left"/>
      <w:pPr>
        <w:ind w:left="5329" w:hanging="171"/>
      </w:pPr>
      <w:rPr>
        <w:rFonts w:hint="default"/>
        <w:lang w:val="pl-PL" w:eastAsia="en-US" w:bidi="ar-SA"/>
      </w:rPr>
    </w:lvl>
    <w:lvl w:ilvl="8" w:tplc="4B961426">
      <w:numFmt w:val="bullet"/>
      <w:lvlText w:val="•"/>
      <w:lvlJc w:val="left"/>
      <w:pPr>
        <w:ind w:left="6082" w:hanging="171"/>
      </w:pPr>
      <w:rPr>
        <w:rFonts w:hint="default"/>
        <w:lang w:val="pl-PL" w:eastAsia="en-US" w:bidi="ar-SA"/>
      </w:rPr>
    </w:lvl>
  </w:abstractNum>
  <w:abstractNum w:abstractNumId="27" w15:restartNumberingAfterBreak="0">
    <w:nsid w:val="10C57FDC"/>
    <w:multiLevelType w:val="hybridMultilevel"/>
    <w:tmpl w:val="DEB2D178"/>
    <w:lvl w:ilvl="0" w:tplc="66462C34">
      <w:start w:val="1"/>
      <w:numFmt w:val="decimal"/>
      <w:lvlText w:val="%1."/>
      <w:lvlJc w:val="left"/>
      <w:pPr>
        <w:ind w:left="165" w:hanging="202"/>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1" w:tplc="2E689F82">
      <w:numFmt w:val="bullet"/>
      <w:lvlText w:val="•"/>
      <w:lvlJc w:val="left"/>
      <w:pPr>
        <w:ind w:left="902" w:hanging="202"/>
      </w:pPr>
      <w:rPr>
        <w:rFonts w:hint="default"/>
        <w:lang w:val="pl-PL" w:eastAsia="en-US" w:bidi="ar-SA"/>
      </w:rPr>
    </w:lvl>
    <w:lvl w:ilvl="2" w:tplc="AFDAF4C0">
      <w:numFmt w:val="bullet"/>
      <w:lvlText w:val="•"/>
      <w:lvlJc w:val="left"/>
      <w:pPr>
        <w:ind w:left="1645" w:hanging="202"/>
      </w:pPr>
      <w:rPr>
        <w:rFonts w:hint="default"/>
        <w:lang w:val="pl-PL" w:eastAsia="en-US" w:bidi="ar-SA"/>
      </w:rPr>
    </w:lvl>
    <w:lvl w:ilvl="3" w:tplc="2EEA332A">
      <w:numFmt w:val="bullet"/>
      <w:lvlText w:val="•"/>
      <w:lvlJc w:val="left"/>
      <w:pPr>
        <w:ind w:left="2388" w:hanging="202"/>
      </w:pPr>
      <w:rPr>
        <w:rFonts w:hint="default"/>
        <w:lang w:val="pl-PL" w:eastAsia="en-US" w:bidi="ar-SA"/>
      </w:rPr>
    </w:lvl>
    <w:lvl w:ilvl="4" w:tplc="194E3A58">
      <w:numFmt w:val="bullet"/>
      <w:lvlText w:val="•"/>
      <w:lvlJc w:val="left"/>
      <w:pPr>
        <w:ind w:left="3131" w:hanging="202"/>
      </w:pPr>
      <w:rPr>
        <w:rFonts w:hint="default"/>
        <w:lang w:val="pl-PL" w:eastAsia="en-US" w:bidi="ar-SA"/>
      </w:rPr>
    </w:lvl>
    <w:lvl w:ilvl="5" w:tplc="BC42A868">
      <w:numFmt w:val="bullet"/>
      <w:lvlText w:val="•"/>
      <w:lvlJc w:val="left"/>
      <w:pPr>
        <w:ind w:left="3873" w:hanging="202"/>
      </w:pPr>
      <w:rPr>
        <w:rFonts w:hint="default"/>
        <w:lang w:val="pl-PL" w:eastAsia="en-US" w:bidi="ar-SA"/>
      </w:rPr>
    </w:lvl>
    <w:lvl w:ilvl="6" w:tplc="0E148CD6">
      <w:numFmt w:val="bullet"/>
      <w:lvlText w:val="•"/>
      <w:lvlJc w:val="left"/>
      <w:pPr>
        <w:ind w:left="4616" w:hanging="202"/>
      </w:pPr>
      <w:rPr>
        <w:rFonts w:hint="default"/>
        <w:lang w:val="pl-PL" w:eastAsia="en-US" w:bidi="ar-SA"/>
      </w:rPr>
    </w:lvl>
    <w:lvl w:ilvl="7" w:tplc="766209EC">
      <w:numFmt w:val="bullet"/>
      <w:lvlText w:val="•"/>
      <w:lvlJc w:val="left"/>
      <w:pPr>
        <w:ind w:left="5359" w:hanging="202"/>
      </w:pPr>
      <w:rPr>
        <w:rFonts w:hint="default"/>
        <w:lang w:val="pl-PL" w:eastAsia="en-US" w:bidi="ar-SA"/>
      </w:rPr>
    </w:lvl>
    <w:lvl w:ilvl="8" w:tplc="008E8ED4">
      <w:numFmt w:val="bullet"/>
      <w:lvlText w:val="•"/>
      <w:lvlJc w:val="left"/>
      <w:pPr>
        <w:ind w:left="6102" w:hanging="202"/>
      </w:pPr>
      <w:rPr>
        <w:rFonts w:hint="default"/>
        <w:lang w:val="pl-PL" w:eastAsia="en-US" w:bidi="ar-SA"/>
      </w:rPr>
    </w:lvl>
  </w:abstractNum>
  <w:abstractNum w:abstractNumId="28" w15:restartNumberingAfterBreak="0">
    <w:nsid w:val="10CB769F"/>
    <w:multiLevelType w:val="hybridMultilevel"/>
    <w:tmpl w:val="F81ABDE8"/>
    <w:lvl w:ilvl="0" w:tplc="23142E9C">
      <w:start w:val="2"/>
      <w:numFmt w:val="decimal"/>
      <w:lvlText w:val="%1."/>
      <w:lvlJc w:val="left"/>
      <w:pPr>
        <w:ind w:left="165" w:hanging="178"/>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1" w:tplc="84B6D146">
      <w:numFmt w:val="bullet"/>
      <w:lvlText w:val="•"/>
      <w:lvlJc w:val="left"/>
      <w:pPr>
        <w:ind w:left="902" w:hanging="178"/>
      </w:pPr>
      <w:rPr>
        <w:rFonts w:hint="default"/>
        <w:lang w:val="pl-PL" w:eastAsia="en-US" w:bidi="ar-SA"/>
      </w:rPr>
    </w:lvl>
    <w:lvl w:ilvl="2" w:tplc="F15016EA">
      <w:numFmt w:val="bullet"/>
      <w:lvlText w:val="•"/>
      <w:lvlJc w:val="left"/>
      <w:pPr>
        <w:ind w:left="1645" w:hanging="178"/>
      </w:pPr>
      <w:rPr>
        <w:rFonts w:hint="default"/>
        <w:lang w:val="pl-PL" w:eastAsia="en-US" w:bidi="ar-SA"/>
      </w:rPr>
    </w:lvl>
    <w:lvl w:ilvl="3" w:tplc="617AED26">
      <w:numFmt w:val="bullet"/>
      <w:lvlText w:val="•"/>
      <w:lvlJc w:val="left"/>
      <w:pPr>
        <w:ind w:left="2388" w:hanging="178"/>
      </w:pPr>
      <w:rPr>
        <w:rFonts w:hint="default"/>
        <w:lang w:val="pl-PL" w:eastAsia="en-US" w:bidi="ar-SA"/>
      </w:rPr>
    </w:lvl>
    <w:lvl w:ilvl="4" w:tplc="6CB4ACE6">
      <w:numFmt w:val="bullet"/>
      <w:lvlText w:val="•"/>
      <w:lvlJc w:val="left"/>
      <w:pPr>
        <w:ind w:left="3131" w:hanging="178"/>
      </w:pPr>
      <w:rPr>
        <w:rFonts w:hint="default"/>
        <w:lang w:val="pl-PL" w:eastAsia="en-US" w:bidi="ar-SA"/>
      </w:rPr>
    </w:lvl>
    <w:lvl w:ilvl="5" w:tplc="A50AF7A0">
      <w:numFmt w:val="bullet"/>
      <w:lvlText w:val="•"/>
      <w:lvlJc w:val="left"/>
      <w:pPr>
        <w:ind w:left="3873" w:hanging="178"/>
      </w:pPr>
      <w:rPr>
        <w:rFonts w:hint="default"/>
        <w:lang w:val="pl-PL" w:eastAsia="en-US" w:bidi="ar-SA"/>
      </w:rPr>
    </w:lvl>
    <w:lvl w:ilvl="6" w:tplc="39CA74C2">
      <w:numFmt w:val="bullet"/>
      <w:lvlText w:val="•"/>
      <w:lvlJc w:val="left"/>
      <w:pPr>
        <w:ind w:left="4616" w:hanging="178"/>
      </w:pPr>
      <w:rPr>
        <w:rFonts w:hint="default"/>
        <w:lang w:val="pl-PL" w:eastAsia="en-US" w:bidi="ar-SA"/>
      </w:rPr>
    </w:lvl>
    <w:lvl w:ilvl="7" w:tplc="C07A7824">
      <w:numFmt w:val="bullet"/>
      <w:lvlText w:val="•"/>
      <w:lvlJc w:val="left"/>
      <w:pPr>
        <w:ind w:left="5359" w:hanging="178"/>
      </w:pPr>
      <w:rPr>
        <w:rFonts w:hint="default"/>
        <w:lang w:val="pl-PL" w:eastAsia="en-US" w:bidi="ar-SA"/>
      </w:rPr>
    </w:lvl>
    <w:lvl w:ilvl="8" w:tplc="7E085754">
      <w:numFmt w:val="bullet"/>
      <w:lvlText w:val="•"/>
      <w:lvlJc w:val="left"/>
      <w:pPr>
        <w:ind w:left="6102" w:hanging="178"/>
      </w:pPr>
      <w:rPr>
        <w:rFonts w:hint="default"/>
        <w:lang w:val="pl-PL" w:eastAsia="en-US" w:bidi="ar-SA"/>
      </w:rPr>
    </w:lvl>
  </w:abstractNum>
  <w:abstractNum w:abstractNumId="29" w15:restartNumberingAfterBreak="0">
    <w:nsid w:val="10FA6D62"/>
    <w:multiLevelType w:val="hybridMultilevel"/>
    <w:tmpl w:val="33269960"/>
    <w:lvl w:ilvl="0" w:tplc="7C1A685A">
      <w:start w:val="2"/>
      <w:numFmt w:val="decimal"/>
      <w:lvlText w:val="%1."/>
      <w:lvlJc w:val="left"/>
      <w:pPr>
        <w:ind w:left="165" w:hanging="224"/>
      </w:pPr>
      <w:rPr>
        <w:rFonts w:ascii="Times New Roman" w:eastAsia="Times New Roman" w:hAnsi="Times New Roman" w:cs="Times New Roman" w:hint="default"/>
        <w:b w:val="0"/>
        <w:bCs w:val="0"/>
        <w:i w:val="0"/>
        <w:iCs w:val="0"/>
        <w:color w:val="231F20"/>
        <w:spacing w:val="-1"/>
        <w:w w:val="94"/>
        <w:sz w:val="21"/>
        <w:szCs w:val="21"/>
        <w:lang w:val="pl-PL" w:eastAsia="en-US" w:bidi="ar-SA"/>
      </w:rPr>
    </w:lvl>
    <w:lvl w:ilvl="1" w:tplc="E094327E">
      <w:numFmt w:val="bullet"/>
      <w:lvlText w:val="•"/>
      <w:lvlJc w:val="left"/>
      <w:pPr>
        <w:ind w:left="902" w:hanging="224"/>
      </w:pPr>
      <w:rPr>
        <w:rFonts w:hint="default"/>
        <w:lang w:val="pl-PL" w:eastAsia="en-US" w:bidi="ar-SA"/>
      </w:rPr>
    </w:lvl>
    <w:lvl w:ilvl="2" w:tplc="7A0CB4CC">
      <w:numFmt w:val="bullet"/>
      <w:lvlText w:val="•"/>
      <w:lvlJc w:val="left"/>
      <w:pPr>
        <w:ind w:left="1645" w:hanging="224"/>
      </w:pPr>
      <w:rPr>
        <w:rFonts w:hint="default"/>
        <w:lang w:val="pl-PL" w:eastAsia="en-US" w:bidi="ar-SA"/>
      </w:rPr>
    </w:lvl>
    <w:lvl w:ilvl="3" w:tplc="7BF25E66">
      <w:numFmt w:val="bullet"/>
      <w:lvlText w:val="•"/>
      <w:lvlJc w:val="left"/>
      <w:pPr>
        <w:ind w:left="2388" w:hanging="224"/>
      </w:pPr>
      <w:rPr>
        <w:rFonts w:hint="default"/>
        <w:lang w:val="pl-PL" w:eastAsia="en-US" w:bidi="ar-SA"/>
      </w:rPr>
    </w:lvl>
    <w:lvl w:ilvl="4" w:tplc="FDA8D3FC">
      <w:numFmt w:val="bullet"/>
      <w:lvlText w:val="•"/>
      <w:lvlJc w:val="left"/>
      <w:pPr>
        <w:ind w:left="3131" w:hanging="224"/>
      </w:pPr>
      <w:rPr>
        <w:rFonts w:hint="default"/>
        <w:lang w:val="pl-PL" w:eastAsia="en-US" w:bidi="ar-SA"/>
      </w:rPr>
    </w:lvl>
    <w:lvl w:ilvl="5" w:tplc="1254715C">
      <w:numFmt w:val="bullet"/>
      <w:lvlText w:val="•"/>
      <w:lvlJc w:val="left"/>
      <w:pPr>
        <w:ind w:left="3873" w:hanging="224"/>
      </w:pPr>
      <w:rPr>
        <w:rFonts w:hint="default"/>
        <w:lang w:val="pl-PL" w:eastAsia="en-US" w:bidi="ar-SA"/>
      </w:rPr>
    </w:lvl>
    <w:lvl w:ilvl="6" w:tplc="36FA80B0">
      <w:numFmt w:val="bullet"/>
      <w:lvlText w:val="•"/>
      <w:lvlJc w:val="left"/>
      <w:pPr>
        <w:ind w:left="4616" w:hanging="224"/>
      </w:pPr>
      <w:rPr>
        <w:rFonts w:hint="default"/>
        <w:lang w:val="pl-PL" w:eastAsia="en-US" w:bidi="ar-SA"/>
      </w:rPr>
    </w:lvl>
    <w:lvl w:ilvl="7" w:tplc="43AA5FFA">
      <w:numFmt w:val="bullet"/>
      <w:lvlText w:val="•"/>
      <w:lvlJc w:val="left"/>
      <w:pPr>
        <w:ind w:left="5359" w:hanging="224"/>
      </w:pPr>
      <w:rPr>
        <w:rFonts w:hint="default"/>
        <w:lang w:val="pl-PL" w:eastAsia="en-US" w:bidi="ar-SA"/>
      </w:rPr>
    </w:lvl>
    <w:lvl w:ilvl="8" w:tplc="6CF2D780">
      <w:numFmt w:val="bullet"/>
      <w:lvlText w:val="•"/>
      <w:lvlJc w:val="left"/>
      <w:pPr>
        <w:ind w:left="6102" w:hanging="224"/>
      </w:pPr>
      <w:rPr>
        <w:rFonts w:hint="default"/>
        <w:lang w:val="pl-PL" w:eastAsia="en-US" w:bidi="ar-SA"/>
      </w:rPr>
    </w:lvl>
  </w:abstractNum>
  <w:abstractNum w:abstractNumId="30" w15:restartNumberingAfterBreak="0">
    <w:nsid w:val="139A3A3D"/>
    <w:multiLevelType w:val="hybridMultilevel"/>
    <w:tmpl w:val="08DC34A0"/>
    <w:lvl w:ilvl="0" w:tplc="47EC79C8">
      <w:start w:val="2"/>
      <w:numFmt w:val="decimal"/>
      <w:lvlText w:val="%1."/>
      <w:lvlJc w:val="left"/>
      <w:pPr>
        <w:ind w:left="569" w:hanging="178"/>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1" w:tplc="64A2FCB8">
      <w:numFmt w:val="bullet"/>
      <w:lvlText w:val="•"/>
      <w:lvlJc w:val="left"/>
      <w:pPr>
        <w:ind w:left="1262" w:hanging="178"/>
      </w:pPr>
      <w:rPr>
        <w:rFonts w:hint="default"/>
        <w:lang w:val="pl-PL" w:eastAsia="en-US" w:bidi="ar-SA"/>
      </w:rPr>
    </w:lvl>
    <w:lvl w:ilvl="2" w:tplc="C530539C">
      <w:numFmt w:val="bullet"/>
      <w:lvlText w:val="•"/>
      <w:lvlJc w:val="left"/>
      <w:pPr>
        <w:ind w:left="1965" w:hanging="178"/>
      </w:pPr>
      <w:rPr>
        <w:rFonts w:hint="default"/>
        <w:lang w:val="pl-PL" w:eastAsia="en-US" w:bidi="ar-SA"/>
      </w:rPr>
    </w:lvl>
    <w:lvl w:ilvl="3" w:tplc="DF80E83A">
      <w:numFmt w:val="bullet"/>
      <w:lvlText w:val="•"/>
      <w:lvlJc w:val="left"/>
      <w:pPr>
        <w:ind w:left="2668" w:hanging="178"/>
      </w:pPr>
      <w:rPr>
        <w:rFonts w:hint="default"/>
        <w:lang w:val="pl-PL" w:eastAsia="en-US" w:bidi="ar-SA"/>
      </w:rPr>
    </w:lvl>
    <w:lvl w:ilvl="4" w:tplc="79C85574">
      <w:numFmt w:val="bullet"/>
      <w:lvlText w:val="•"/>
      <w:lvlJc w:val="left"/>
      <w:pPr>
        <w:ind w:left="3371" w:hanging="178"/>
      </w:pPr>
      <w:rPr>
        <w:rFonts w:hint="default"/>
        <w:lang w:val="pl-PL" w:eastAsia="en-US" w:bidi="ar-SA"/>
      </w:rPr>
    </w:lvl>
    <w:lvl w:ilvl="5" w:tplc="D85CBDDC">
      <w:numFmt w:val="bullet"/>
      <w:lvlText w:val="•"/>
      <w:lvlJc w:val="left"/>
      <w:pPr>
        <w:ind w:left="4073" w:hanging="178"/>
      </w:pPr>
      <w:rPr>
        <w:rFonts w:hint="default"/>
        <w:lang w:val="pl-PL" w:eastAsia="en-US" w:bidi="ar-SA"/>
      </w:rPr>
    </w:lvl>
    <w:lvl w:ilvl="6" w:tplc="3036F506">
      <w:numFmt w:val="bullet"/>
      <w:lvlText w:val="•"/>
      <w:lvlJc w:val="left"/>
      <w:pPr>
        <w:ind w:left="4776" w:hanging="178"/>
      </w:pPr>
      <w:rPr>
        <w:rFonts w:hint="default"/>
        <w:lang w:val="pl-PL" w:eastAsia="en-US" w:bidi="ar-SA"/>
      </w:rPr>
    </w:lvl>
    <w:lvl w:ilvl="7" w:tplc="75FA6174">
      <w:numFmt w:val="bullet"/>
      <w:lvlText w:val="•"/>
      <w:lvlJc w:val="left"/>
      <w:pPr>
        <w:ind w:left="5479" w:hanging="178"/>
      </w:pPr>
      <w:rPr>
        <w:rFonts w:hint="default"/>
        <w:lang w:val="pl-PL" w:eastAsia="en-US" w:bidi="ar-SA"/>
      </w:rPr>
    </w:lvl>
    <w:lvl w:ilvl="8" w:tplc="0D2CBBFA">
      <w:numFmt w:val="bullet"/>
      <w:lvlText w:val="•"/>
      <w:lvlJc w:val="left"/>
      <w:pPr>
        <w:ind w:left="6182" w:hanging="178"/>
      </w:pPr>
      <w:rPr>
        <w:rFonts w:hint="default"/>
        <w:lang w:val="pl-PL" w:eastAsia="en-US" w:bidi="ar-SA"/>
      </w:rPr>
    </w:lvl>
  </w:abstractNum>
  <w:abstractNum w:abstractNumId="31" w15:restartNumberingAfterBreak="0">
    <w:nsid w:val="13E271DB"/>
    <w:multiLevelType w:val="hybridMultilevel"/>
    <w:tmpl w:val="5CEAF81A"/>
    <w:lvl w:ilvl="0" w:tplc="85AA4DA4">
      <w:start w:val="1"/>
      <w:numFmt w:val="decimal"/>
      <w:lvlText w:val="%1."/>
      <w:lvlJc w:val="left"/>
      <w:pPr>
        <w:ind w:left="165" w:hanging="207"/>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151AF074">
      <w:numFmt w:val="bullet"/>
      <w:lvlText w:val="•"/>
      <w:lvlJc w:val="left"/>
      <w:pPr>
        <w:ind w:left="902" w:hanging="207"/>
      </w:pPr>
      <w:rPr>
        <w:rFonts w:hint="default"/>
        <w:lang w:val="pl-PL" w:eastAsia="en-US" w:bidi="ar-SA"/>
      </w:rPr>
    </w:lvl>
    <w:lvl w:ilvl="2" w:tplc="53D45894">
      <w:numFmt w:val="bullet"/>
      <w:lvlText w:val="•"/>
      <w:lvlJc w:val="left"/>
      <w:pPr>
        <w:ind w:left="1645" w:hanging="207"/>
      </w:pPr>
      <w:rPr>
        <w:rFonts w:hint="default"/>
        <w:lang w:val="pl-PL" w:eastAsia="en-US" w:bidi="ar-SA"/>
      </w:rPr>
    </w:lvl>
    <w:lvl w:ilvl="3" w:tplc="7AE4D968">
      <w:numFmt w:val="bullet"/>
      <w:lvlText w:val="•"/>
      <w:lvlJc w:val="left"/>
      <w:pPr>
        <w:ind w:left="2388" w:hanging="207"/>
      </w:pPr>
      <w:rPr>
        <w:rFonts w:hint="default"/>
        <w:lang w:val="pl-PL" w:eastAsia="en-US" w:bidi="ar-SA"/>
      </w:rPr>
    </w:lvl>
    <w:lvl w:ilvl="4" w:tplc="E95C275C">
      <w:numFmt w:val="bullet"/>
      <w:lvlText w:val="•"/>
      <w:lvlJc w:val="left"/>
      <w:pPr>
        <w:ind w:left="3131" w:hanging="207"/>
      </w:pPr>
      <w:rPr>
        <w:rFonts w:hint="default"/>
        <w:lang w:val="pl-PL" w:eastAsia="en-US" w:bidi="ar-SA"/>
      </w:rPr>
    </w:lvl>
    <w:lvl w:ilvl="5" w:tplc="4FD03D60">
      <w:numFmt w:val="bullet"/>
      <w:lvlText w:val="•"/>
      <w:lvlJc w:val="left"/>
      <w:pPr>
        <w:ind w:left="3873" w:hanging="207"/>
      </w:pPr>
      <w:rPr>
        <w:rFonts w:hint="default"/>
        <w:lang w:val="pl-PL" w:eastAsia="en-US" w:bidi="ar-SA"/>
      </w:rPr>
    </w:lvl>
    <w:lvl w:ilvl="6" w:tplc="1054DB08">
      <w:numFmt w:val="bullet"/>
      <w:lvlText w:val="•"/>
      <w:lvlJc w:val="left"/>
      <w:pPr>
        <w:ind w:left="4616" w:hanging="207"/>
      </w:pPr>
      <w:rPr>
        <w:rFonts w:hint="default"/>
        <w:lang w:val="pl-PL" w:eastAsia="en-US" w:bidi="ar-SA"/>
      </w:rPr>
    </w:lvl>
    <w:lvl w:ilvl="7" w:tplc="67605126">
      <w:numFmt w:val="bullet"/>
      <w:lvlText w:val="•"/>
      <w:lvlJc w:val="left"/>
      <w:pPr>
        <w:ind w:left="5359" w:hanging="207"/>
      </w:pPr>
      <w:rPr>
        <w:rFonts w:hint="default"/>
        <w:lang w:val="pl-PL" w:eastAsia="en-US" w:bidi="ar-SA"/>
      </w:rPr>
    </w:lvl>
    <w:lvl w:ilvl="8" w:tplc="9356E61E">
      <w:numFmt w:val="bullet"/>
      <w:lvlText w:val="•"/>
      <w:lvlJc w:val="left"/>
      <w:pPr>
        <w:ind w:left="6102" w:hanging="207"/>
      </w:pPr>
      <w:rPr>
        <w:rFonts w:hint="default"/>
        <w:lang w:val="pl-PL" w:eastAsia="en-US" w:bidi="ar-SA"/>
      </w:rPr>
    </w:lvl>
  </w:abstractNum>
  <w:abstractNum w:abstractNumId="32" w15:restartNumberingAfterBreak="0">
    <w:nsid w:val="142B72D4"/>
    <w:multiLevelType w:val="hybridMultilevel"/>
    <w:tmpl w:val="E54ACF3A"/>
    <w:lvl w:ilvl="0" w:tplc="9874283C">
      <w:start w:val="1"/>
      <w:numFmt w:val="decimal"/>
      <w:lvlText w:val="%1)"/>
      <w:lvlJc w:val="left"/>
      <w:pPr>
        <w:ind w:left="392" w:hanging="227"/>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1" w:tplc="13BED95C">
      <w:start w:val="2"/>
      <w:numFmt w:val="decimal"/>
      <w:lvlText w:val="%2."/>
      <w:lvlJc w:val="left"/>
      <w:pPr>
        <w:ind w:left="165" w:hanging="178"/>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2" w:tplc="351CC7E8">
      <w:numFmt w:val="bullet"/>
      <w:lvlText w:val="•"/>
      <w:lvlJc w:val="left"/>
      <w:pPr>
        <w:ind w:left="1198" w:hanging="178"/>
      </w:pPr>
      <w:rPr>
        <w:rFonts w:hint="default"/>
        <w:lang w:val="pl-PL" w:eastAsia="en-US" w:bidi="ar-SA"/>
      </w:rPr>
    </w:lvl>
    <w:lvl w:ilvl="3" w:tplc="B426981E">
      <w:numFmt w:val="bullet"/>
      <w:lvlText w:val="•"/>
      <w:lvlJc w:val="left"/>
      <w:pPr>
        <w:ind w:left="1997" w:hanging="178"/>
      </w:pPr>
      <w:rPr>
        <w:rFonts w:hint="default"/>
        <w:lang w:val="pl-PL" w:eastAsia="en-US" w:bidi="ar-SA"/>
      </w:rPr>
    </w:lvl>
    <w:lvl w:ilvl="4" w:tplc="2F1EDE56">
      <w:numFmt w:val="bullet"/>
      <w:lvlText w:val="•"/>
      <w:lvlJc w:val="left"/>
      <w:pPr>
        <w:ind w:left="2795" w:hanging="178"/>
      </w:pPr>
      <w:rPr>
        <w:rFonts w:hint="default"/>
        <w:lang w:val="pl-PL" w:eastAsia="en-US" w:bidi="ar-SA"/>
      </w:rPr>
    </w:lvl>
    <w:lvl w:ilvl="5" w:tplc="03646CD4">
      <w:numFmt w:val="bullet"/>
      <w:lvlText w:val="•"/>
      <w:lvlJc w:val="left"/>
      <w:pPr>
        <w:ind w:left="3594" w:hanging="178"/>
      </w:pPr>
      <w:rPr>
        <w:rFonts w:hint="default"/>
        <w:lang w:val="pl-PL" w:eastAsia="en-US" w:bidi="ar-SA"/>
      </w:rPr>
    </w:lvl>
    <w:lvl w:ilvl="6" w:tplc="859643CA">
      <w:numFmt w:val="bullet"/>
      <w:lvlText w:val="•"/>
      <w:lvlJc w:val="left"/>
      <w:pPr>
        <w:ind w:left="4393" w:hanging="178"/>
      </w:pPr>
      <w:rPr>
        <w:rFonts w:hint="default"/>
        <w:lang w:val="pl-PL" w:eastAsia="en-US" w:bidi="ar-SA"/>
      </w:rPr>
    </w:lvl>
    <w:lvl w:ilvl="7" w:tplc="F45C0C6E">
      <w:numFmt w:val="bullet"/>
      <w:lvlText w:val="•"/>
      <w:lvlJc w:val="left"/>
      <w:pPr>
        <w:ind w:left="5191" w:hanging="178"/>
      </w:pPr>
      <w:rPr>
        <w:rFonts w:hint="default"/>
        <w:lang w:val="pl-PL" w:eastAsia="en-US" w:bidi="ar-SA"/>
      </w:rPr>
    </w:lvl>
    <w:lvl w:ilvl="8" w:tplc="27EE579E">
      <w:numFmt w:val="bullet"/>
      <w:lvlText w:val="•"/>
      <w:lvlJc w:val="left"/>
      <w:pPr>
        <w:ind w:left="5990" w:hanging="178"/>
      </w:pPr>
      <w:rPr>
        <w:rFonts w:hint="default"/>
        <w:lang w:val="pl-PL" w:eastAsia="en-US" w:bidi="ar-SA"/>
      </w:rPr>
    </w:lvl>
  </w:abstractNum>
  <w:abstractNum w:abstractNumId="33" w15:restartNumberingAfterBreak="0">
    <w:nsid w:val="14A95944"/>
    <w:multiLevelType w:val="hybridMultilevel"/>
    <w:tmpl w:val="9B126A02"/>
    <w:lvl w:ilvl="0" w:tplc="68224754">
      <w:start w:val="1"/>
      <w:numFmt w:val="decimal"/>
      <w:lvlText w:val="%1."/>
      <w:lvlJc w:val="left"/>
      <w:pPr>
        <w:ind w:left="165" w:hanging="181"/>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1" w:tplc="D210306E">
      <w:numFmt w:val="bullet"/>
      <w:lvlText w:val="•"/>
      <w:lvlJc w:val="left"/>
      <w:pPr>
        <w:ind w:left="902" w:hanging="181"/>
      </w:pPr>
      <w:rPr>
        <w:rFonts w:hint="default"/>
        <w:lang w:val="pl-PL" w:eastAsia="en-US" w:bidi="ar-SA"/>
      </w:rPr>
    </w:lvl>
    <w:lvl w:ilvl="2" w:tplc="66622FBE">
      <w:numFmt w:val="bullet"/>
      <w:lvlText w:val="•"/>
      <w:lvlJc w:val="left"/>
      <w:pPr>
        <w:ind w:left="1645" w:hanging="181"/>
      </w:pPr>
      <w:rPr>
        <w:rFonts w:hint="default"/>
        <w:lang w:val="pl-PL" w:eastAsia="en-US" w:bidi="ar-SA"/>
      </w:rPr>
    </w:lvl>
    <w:lvl w:ilvl="3" w:tplc="D9C2A836">
      <w:numFmt w:val="bullet"/>
      <w:lvlText w:val="•"/>
      <w:lvlJc w:val="left"/>
      <w:pPr>
        <w:ind w:left="2388" w:hanging="181"/>
      </w:pPr>
      <w:rPr>
        <w:rFonts w:hint="default"/>
        <w:lang w:val="pl-PL" w:eastAsia="en-US" w:bidi="ar-SA"/>
      </w:rPr>
    </w:lvl>
    <w:lvl w:ilvl="4" w:tplc="A128F514">
      <w:numFmt w:val="bullet"/>
      <w:lvlText w:val="•"/>
      <w:lvlJc w:val="left"/>
      <w:pPr>
        <w:ind w:left="3131" w:hanging="181"/>
      </w:pPr>
      <w:rPr>
        <w:rFonts w:hint="default"/>
        <w:lang w:val="pl-PL" w:eastAsia="en-US" w:bidi="ar-SA"/>
      </w:rPr>
    </w:lvl>
    <w:lvl w:ilvl="5" w:tplc="8D6CEBF6">
      <w:numFmt w:val="bullet"/>
      <w:lvlText w:val="•"/>
      <w:lvlJc w:val="left"/>
      <w:pPr>
        <w:ind w:left="3873" w:hanging="181"/>
      </w:pPr>
      <w:rPr>
        <w:rFonts w:hint="default"/>
        <w:lang w:val="pl-PL" w:eastAsia="en-US" w:bidi="ar-SA"/>
      </w:rPr>
    </w:lvl>
    <w:lvl w:ilvl="6" w:tplc="C6EE52C4">
      <w:numFmt w:val="bullet"/>
      <w:lvlText w:val="•"/>
      <w:lvlJc w:val="left"/>
      <w:pPr>
        <w:ind w:left="4616" w:hanging="181"/>
      </w:pPr>
      <w:rPr>
        <w:rFonts w:hint="default"/>
        <w:lang w:val="pl-PL" w:eastAsia="en-US" w:bidi="ar-SA"/>
      </w:rPr>
    </w:lvl>
    <w:lvl w:ilvl="7" w:tplc="AE3E2D18">
      <w:numFmt w:val="bullet"/>
      <w:lvlText w:val="•"/>
      <w:lvlJc w:val="left"/>
      <w:pPr>
        <w:ind w:left="5359" w:hanging="181"/>
      </w:pPr>
      <w:rPr>
        <w:rFonts w:hint="default"/>
        <w:lang w:val="pl-PL" w:eastAsia="en-US" w:bidi="ar-SA"/>
      </w:rPr>
    </w:lvl>
    <w:lvl w:ilvl="8" w:tplc="7D70D68C">
      <w:numFmt w:val="bullet"/>
      <w:lvlText w:val="•"/>
      <w:lvlJc w:val="left"/>
      <w:pPr>
        <w:ind w:left="6102" w:hanging="181"/>
      </w:pPr>
      <w:rPr>
        <w:rFonts w:hint="default"/>
        <w:lang w:val="pl-PL" w:eastAsia="en-US" w:bidi="ar-SA"/>
      </w:rPr>
    </w:lvl>
  </w:abstractNum>
  <w:abstractNum w:abstractNumId="34" w15:restartNumberingAfterBreak="0">
    <w:nsid w:val="14BD3B81"/>
    <w:multiLevelType w:val="hybridMultilevel"/>
    <w:tmpl w:val="60EA7BD8"/>
    <w:lvl w:ilvl="0" w:tplc="E07457AC">
      <w:start w:val="1"/>
      <w:numFmt w:val="decimal"/>
      <w:lvlText w:val="%1."/>
      <w:lvlJc w:val="left"/>
      <w:pPr>
        <w:ind w:left="52" w:hanging="229"/>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5" w15:restartNumberingAfterBreak="0">
    <w:nsid w:val="15341C65"/>
    <w:multiLevelType w:val="hybridMultilevel"/>
    <w:tmpl w:val="2828DC9A"/>
    <w:lvl w:ilvl="0" w:tplc="AD726048">
      <w:start w:val="1"/>
      <w:numFmt w:val="decimal"/>
      <w:lvlText w:val="%1)"/>
      <w:lvlJc w:val="left"/>
      <w:pPr>
        <w:ind w:left="278" w:hanging="227"/>
      </w:pPr>
      <w:rPr>
        <w:rFonts w:ascii="Times New Roman" w:eastAsia="Times New Roman" w:hAnsi="Times New Roman" w:cs="Times New Roman" w:hint="default"/>
        <w:b w:val="0"/>
        <w:bCs w:val="0"/>
        <w:i w:val="0"/>
        <w:iCs w:val="0"/>
        <w:color w:val="231F20"/>
        <w:spacing w:val="-1"/>
        <w:w w:val="99"/>
        <w:sz w:val="19"/>
        <w:szCs w:val="19"/>
        <w:lang w:val="pl-PL" w:eastAsia="en-US" w:bidi="ar-SA"/>
      </w:rPr>
    </w:lvl>
    <w:lvl w:ilvl="1" w:tplc="10C25E34">
      <w:start w:val="1"/>
      <w:numFmt w:val="lowerLetter"/>
      <w:lvlText w:val="%2)"/>
      <w:lvlJc w:val="left"/>
      <w:pPr>
        <w:ind w:left="505" w:hanging="227"/>
      </w:pPr>
      <w:rPr>
        <w:rFonts w:ascii="Times New Roman" w:eastAsia="Times New Roman" w:hAnsi="Times New Roman" w:cs="Times New Roman" w:hint="default"/>
        <w:b w:val="0"/>
        <w:bCs w:val="0"/>
        <w:i w:val="0"/>
        <w:iCs w:val="0"/>
        <w:color w:val="231F20"/>
        <w:spacing w:val="-1"/>
        <w:w w:val="101"/>
        <w:sz w:val="19"/>
        <w:szCs w:val="19"/>
        <w:lang w:val="pl-PL" w:eastAsia="en-US" w:bidi="ar-SA"/>
      </w:rPr>
    </w:lvl>
    <w:lvl w:ilvl="2" w:tplc="6F4E7FB2">
      <w:numFmt w:val="bullet"/>
      <w:lvlText w:val="•"/>
      <w:lvlJc w:val="left"/>
      <w:pPr>
        <w:ind w:left="1287" w:hanging="227"/>
      </w:pPr>
      <w:rPr>
        <w:rFonts w:hint="default"/>
        <w:lang w:val="pl-PL" w:eastAsia="en-US" w:bidi="ar-SA"/>
      </w:rPr>
    </w:lvl>
    <w:lvl w:ilvl="3" w:tplc="46908760">
      <w:numFmt w:val="bullet"/>
      <w:lvlText w:val="•"/>
      <w:lvlJc w:val="left"/>
      <w:pPr>
        <w:ind w:left="2075" w:hanging="227"/>
      </w:pPr>
      <w:rPr>
        <w:rFonts w:hint="default"/>
        <w:lang w:val="pl-PL" w:eastAsia="en-US" w:bidi="ar-SA"/>
      </w:rPr>
    </w:lvl>
    <w:lvl w:ilvl="4" w:tplc="E1D65834">
      <w:numFmt w:val="bullet"/>
      <w:lvlText w:val="•"/>
      <w:lvlJc w:val="left"/>
      <w:pPr>
        <w:ind w:left="2862" w:hanging="227"/>
      </w:pPr>
      <w:rPr>
        <w:rFonts w:hint="default"/>
        <w:lang w:val="pl-PL" w:eastAsia="en-US" w:bidi="ar-SA"/>
      </w:rPr>
    </w:lvl>
    <w:lvl w:ilvl="5" w:tplc="1A1C13AA">
      <w:numFmt w:val="bullet"/>
      <w:lvlText w:val="•"/>
      <w:lvlJc w:val="left"/>
      <w:pPr>
        <w:ind w:left="3650" w:hanging="227"/>
      </w:pPr>
      <w:rPr>
        <w:rFonts w:hint="default"/>
        <w:lang w:val="pl-PL" w:eastAsia="en-US" w:bidi="ar-SA"/>
      </w:rPr>
    </w:lvl>
    <w:lvl w:ilvl="6" w:tplc="C32CE4B4">
      <w:numFmt w:val="bullet"/>
      <w:lvlText w:val="•"/>
      <w:lvlJc w:val="left"/>
      <w:pPr>
        <w:ind w:left="4437" w:hanging="227"/>
      </w:pPr>
      <w:rPr>
        <w:rFonts w:hint="default"/>
        <w:lang w:val="pl-PL" w:eastAsia="en-US" w:bidi="ar-SA"/>
      </w:rPr>
    </w:lvl>
    <w:lvl w:ilvl="7" w:tplc="905C8C0E">
      <w:numFmt w:val="bullet"/>
      <w:lvlText w:val="•"/>
      <w:lvlJc w:val="left"/>
      <w:pPr>
        <w:ind w:left="5225" w:hanging="227"/>
      </w:pPr>
      <w:rPr>
        <w:rFonts w:hint="default"/>
        <w:lang w:val="pl-PL" w:eastAsia="en-US" w:bidi="ar-SA"/>
      </w:rPr>
    </w:lvl>
    <w:lvl w:ilvl="8" w:tplc="7E065468">
      <w:numFmt w:val="bullet"/>
      <w:lvlText w:val="•"/>
      <w:lvlJc w:val="left"/>
      <w:pPr>
        <w:ind w:left="6012" w:hanging="227"/>
      </w:pPr>
      <w:rPr>
        <w:rFonts w:hint="default"/>
        <w:lang w:val="pl-PL" w:eastAsia="en-US" w:bidi="ar-SA"/>
      </w:rPr>
    </w:lvl>
  </w:abstractNum>
  <w:abstractNum w:abstractNumId="36" w15:restartNumberingAfterBreak="0">
    <w:nsid w:val="153703FB"/>
    <w:multiLevelType w:val="hybridMultilevel"/>
    <w:tmpl w:val="CB2A8346"/>
    <w:lvl w:ilvl="0" w:tplc="A5B0FCF8">
      <w:start w:val="1"/>
      <w:numFmt w:val="decimal"/>
      <w:lvlText w:val="%1)"/>
      <w:lvlJc w:val="left"/>
      <w:pPr>
        <w:ind w:left="278" w:hanging="227"/>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1" w:tplc="4FAA7DC8">
      <w:start w:val="1"/>
      <w:numFmt w:val="decimal"/>
      <w:lvlText w:val="%2)"/>
      <w:lvlJc w:val="left"/>
      <w:pPr>
        <w:ind w:left="392" w:hanging="227"/>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2" w:tplc="C87A8550">
      <w:start w:val="2"/>
      <w:numFmt w:val="decimal"/>
      <w:lvlText w:val="%3."/>
      <w:lvlJc w:val="left"/>
      <w:pPr>
        <w:ind w:left="165" w:hanging="195"/>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3" w:tplc="E79C032A">
      <w:numFmt w:val="bullet"/>
      <w:lvlText w:val="•"/>
      <w:lvlJc w:val="left"/>
      <w:pPr>
        <w:ind w:left="1298" w:hanging="195"/>
      </w:pPr>
      <w:rPr>
        <w:rFonts w:hint="default"/>
        <w:lang w:val="pl-PL" w:eastAsia="en-US" w:bidi="ar-SA"/>
      </w:rPr>
    </w:lvl>
    <w:lvl w:ilvl="4" w:tplc="B5B8D80E">
      <w:numFmt w:val="bullet"/>
      <w:lvlText w:val="•"/>
      <w:lvlJc w:val="left"/>
      <w:pPr>
        <w:ind w:left="2196" w:hanging="195"/>
      </w:pPr>
      <w:rPr>
        <w:rFonts w:hint="default"/>
        <w:lang w:val="pl-PL" w:eastAsia="en-US" w:bidi="ar-SA"/>
      </w:rPr>
    </w:lvl>
    <w:lvl w:ilvl="5" w:tplc="18EA2118">
      <w:numFmt w:val="bullet"/>
      <w:lvlText w:val="•"/>
      <w:lvlJc w:val="left"/>
      <w:pPr>
        <w:ind w:left="3095" w:hanging="195"/>
      </w:pPr>
      <w:rPr>
        <w:rFonts w:hint="default"/>
        <w:lang w:val="pl-PL" w:eastAsia="en-US" w:bidi="ar-SA"/>
      </w:rPr>
    </w:lvl>
    <w:lvl w:ilvl="6" w:tplc="E5AA29E0">
      <w:numFmt w:val="bullet"/>
      <w:lvlText w:val="•"/>
      <w:lvlJc w:val="left"/>
      <w:pPr>
        <w:ind w:left="3993" w:hanging="195"/>
      </w:pPr>
      <w:rPr>
        <w:rFonts w:hint="default"/>
        <w:lang w:val="pl-PL" w:eastAsia="en-US" w:bidi="ar-SA"/>
      </w:rPr>
    </w:lvl>
    <w:lvl w:ilvl="7" w:tplc="F96665BA">
      <w:numFmt w:val="bullet"/>
      <w:lvlText w:val="•"/>
      <w:lvlJc w:val="left"/>
      <w:pPr>
        <w:ind w:left="4892" w:hanging="195"/>
      </w:pPr>
      <w:rPr>
        <w:rFonts w:hint="default"/>
        <w:lang w:val="pl-PL" w:eastAsia="en-US" w:bidi="ar-SA"/>
      </w:rPr>
    </w:lvl>
    <w:lvl w:ilvl="8" w:tplc="1F847664">
      <w:numFmt w:val="bullet"/>
      <w:lvlText w:val="•"/>
      <w:lvlJc w:val="left"/>
      <w:pPr>
        <w:ind w:left="5790" w:hanging="195"/>
      </w:pPr>
      <w:rPr>
        <w:rFonts w:hint="default"/>
        <w:lang w:val="pl-PL" w:eastAsia="en-US" w:bidi="ar-SA"/>
      </w:rPr>
    </w:lvl>
  </w:abstractNum>
  <w:abstractNum w:abstractNumId="37" w15:restartNumberingAfterBreak="0">
    <w:nsid w:val="154B1845"/>
    <w:multiLevelType w:val="hybridMultilevel"/>
    <w:tmpl w:val="99B2D84C"/>
    <w:lvl w:ilvl="0" w:tplc="7A92C78E">
      <w:start w:val="2"/>
      <w:numFmt w:val="decimal"/>
      <w:lvlText w:val="%1."/>
      <w:lvlJc w:val="left"/>
      <w:pPr>
        <w:ind w:left="165" w:hanging="211"/>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1" w:tplc="4992ED76">
      <w:numFmt w:val="bullet"/>
      <w:lvlText w:val="•"/>
      <w:lvlJc w:val="left"/>
      <w:pPr>
        <w:ind w:left="902" w:hanging="211"/>
      </w:pPr>
      <w:rPr>
        <w:rFonts w:hint="default"/>
        <w:lang w:val="pl-PL" w:eastAsia="en-US" w:bidi="ar-SA"/>
      </w:rPr>
    </w:lvl>
    <w:lvl w:ilvl="2" w:tplc="7D9AE190">
      <w:numFmt w:val="bullet"/>
      <w:lvlText w:val="•"/>
      <w:lvlJc w:val="left"/>
      <w:pPr>
        <w:ind w:left="1645" w:hanging="211"/>
      </w:pPr>
      <w:rPr>
        <w:rFonts w:hint="default"/>
        <w:lang w:val="pl-PL" w:eastAsia="en-US" w:bidi="ar-SA"/>
      </w:rPr>
    </w:lvl>
    <w:lvl w:ilvl="3" w:tplc="EF6EE0DE">
      <w:numFmt w:val="bullet"/>
      <w:lvlText w:val="•"/>
      <w:lvlJc w:val="left"/>
      <w:pPr>
        <w:ind w:left="2388" w:hanging="211"/>
      </w:pPr>
      <w:rPr>
        <w:rFonts w:hint="default"/>
        <w:lang w:val="pl-PL" w:eastAsia="en-US" w:bidi="ar-SA"/>
      </w:rPr>
    </w:lvl>
    <w:lvl w:ilvl="4" w:tplc="62A61AA8">
      <w:numFmt w:val="bullet"/>
      <w:lvlText w:val="•"/>
      <w:lvlJc w:val="left"/>
      <w:pPr>
        <w:ind w:left="3131" w:hanging="211"/>
      </w:pPr>
      <w:rPr>
        <w:rFonts w:hint="default"/>
        <w:lang w:val="pl-PL" w:eastAsia="en-US" w:bidi="ar-SA"/>
      </w:rPr>
    </w:lvl>
    <w:lvl w:ilvl="5" w:tplc="247E4238">
      <w:numFmt w:val="bullet"/>
      <w:lvlText w:val="•"/>
      <w:lvlJc w:val="left"/>
      <w:pPr>
        <w:ind w:left="3873" w:hanging="211"/>
      </w:pPr>
      <w:rPr>
        <w:rFonts w:hint="default"/>
        <w:lang w:val="pl-PL" w:eastAsia="en-US" w:bidi="ar-SA"/>
      </w:rPr>
    </w:lvl>
    <w:lvl w:ilvl="6" w:tplc="E6E4480A">
      <w:numFmt w:val="bullet"/>
      <w:lvlText w:val="•"/>
      <w:lvlJc w:val="left"/>
      <w:pPr>
        <w:ind w:left="4616" w:hanging="211"/>
      </w:pPr>
      <w:rPr>
        <w:rFonts w:hint="default"/>
        <w:lang w:val="pl-PL" w:eastAsia="en-US" w:bidi="ar-SA"/>
      </w:rPr>
    </w:lvl>
    <w:lvl w:ilvl="7" w:tplc="084A57C0">
      <w:numFmt w:val="bullet"/>
      <w:lvlText w:val="•"/>
      <w:lvlJc w:val="left"/>
      <w:pPr>
        <w:ind w:left="5359" w:hanging="211"/>
      </w:pPr>
      <w:rPr>
        <w:rFonts w:hint="default"/>
        <w:lang w:val="pl-PL" w:eastAsia="en-US" w:bidi="ar-SA"/>
      </w:rPr>
    </w:lvl>
    <w:lvl w:ilvl="8" w:tplc="FD344A5C">
      <w:numFmt w:val="bullet"/>
      <w:lvlText w:val="•"/>
      <w:lvlJc w:val="left"/>
      <w:pPr>
        <w:ind w:left="6102" w:hanging="211"/>
      </w:pPr>
      <w:rPr>
        <w:rFonts w:hint="default"/>
        <w:lang w:val="pl-PL" w:eastAsia="en-US" w:bidi="ar-SA"/>
      </w:rPr>
    </w:lvl>
  </w:abstractNum>
  <w:abstractNum w:abstractNumId="38" w15:restartNumberingAfterBreak="0">
    <w:nsid w:val="168C2EC0"/>
    <w:multiLevelType w:val="hybridMultilevel"/>
    <w:tmpl w:val="88220420"/>
    <w:lvl w:ilvl="0" w:tplc="94EE1CA8">
      <w:start w:val="1"/>
      <w:numFmt w:val="decimal"/>
      <w:lvlText w:val="%1."/>
      <w:lvlJc w:val="left"/>
      <w:pPr>
        <w:ind w:left="52" w:hanging="212"/>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1" w:tplc="AEA8F886">
      <w:numFmt w:val="bullet"/>
      <w:lvlText w:val="•"/>
      <w:lvlJc w:val="left"/>
      <w:pPr>
        <w:ind w:left="812" w:hanging="212"/>
      </w:pPr>
      <w:rPr>
        <w:rFonts w:hint="default"/>
        <w:lang w:val="pl-PL" w:eastAsia="en-US" w:bidi="ar-SA"/>
      </w:rPr>
    </w:lvl>
    <w:lvl w:ilvl="2" w:tplc="DBAABACE">
      <w:numFmt w:val="bullet"/>
      <w:lvlText w:val="•"/>
      <w:lvlJc w:val="left"/>
      <w:pPr>
        <w:ind w:left="1565" w:hanging="212"/>
      </w:pPr>
      <w:rPr>
        <w:rFonts w:hint="default"/>
        <w:lang w:val="pl-PL" w:eastAsia="en-US" w:bidi="ar-SA"/>
      </w:rPr>
    </w:lvl>
    <w:lvl w:ilvl="3" w:tplc="E06C1DE2">
      <w:numFmt w:val="bullet"/>
      <w:lvlText w:val="•"/>
      <w:lvlJc w:val="left"/>
      <w:pPr>
        <w:ind w:left="2318" w:hanging="212"/>
      </w:pPr>
      <w:rPr>
        <w:rFonts w:hint="default"/>
        <w:lang w:val="pl-PL" w:eastAsia="en-US" w:bidi="ar-SA"/>
      </w:rPr>
    </w:lvl>
    <w:lvl w:ilvl="4" w:tplc="E9B687B2">
      <w:numFmt w:val="bullet"/>
      <w:lvlText w:val="•"/>
      <w:lvlJc w:val="left"/>
      <w:pPr>
        <w:ind w:left="3071" w:hanging="212"/>
      </w:pPr>
      <w:rPr>
        <w:rFonts w:hint="default"/>
        <w:lang w:val="pl-PL" w:eastAsia="en-US" w:bidi="ar-SA"/>
      </w:rPr>
    </w:lvl>
    <w:lvl w:ilvl="5" w:tplc="1E84F816">
      <w:numFmt w:val="bullet"/>
      <w:lvlText w:val="•"/>
      <w:lvlJc w:val="left"/>
      <w:pPr>
        <w:ind w:left="3823" w:hanging="212"/>
      </w:pPr>
      <w:rPr>
        <w:rFonts w:hint="default"/>
        <w:lang w:val="pl-PL" w:eastAsia="en-US" w:bidi="ar-SA"/>
      </w:rPr>
    </w:lvl>
    <w:lvl w:ilvl="6" w:tplc="09707FB6">
      <w:numFmt w:val="bullet"/>
      <w:lvlText w:val="•"/>
      <w:lvlJc w:val="left"/>
      <w:pPr>
        <w:ind w:left="4576" w:hanging="212"/>
      </w:pPr>
      <w:rPr>
        <w:rFonts w:hint="default"/>
        <w:lang w:val="pl-PL" w:eastAsia="en-US" w:bidi="ar-SA"/>
      </w:rPr>
    </w:lvl>
    <w:lvl w:ilvl="7" w:tplc="CF8A5BA4">
      <w:numFmt w:val="bullet"/>
      <w:lvlText w:val="•"/>
      <w:lvlJc w:val="left"/>
      <w:pPr>
        <w:ind w:left="5329" w:hanging="212"/>
      </w:pPr>
      <w:rPr>
        <w:rFonts w:hint="default"/>
        <w:lang w:val="pl-PL" w:eastAsia="en-US" w:bidi="ar-SA"/>
      </w:rPr>
    </w:lvl>
    <w:lvl w:ilvl="8" w:tplc="32483FE8">
      <w:numFmt w:val="bullet"/>
      <w:lvlText w:val="•"/>
      <w:lvlJc w:val="left"/>
      <w:pPr>
        <w:ind w:left="6082" w:hanging="212"/>
      </w:pPr>
      <w:rPr>
        <w:rFonts w:hint="default"/>
        <w:lang w:val="pl-PL" w:eastAsia="en-US" w:bidi="ar-SA"/>
      </w:rPr>
    </w:lvl>
  </w:abstractNum>
  <w:abstractNum w:abstractNumId="39" w15:restartNumberingAfterBreak="0">
    <w:nsid w:val="16C6517B"/>
    <w:multiLevelType w:val="hybridMultilevel"/>
    <w:tmpl w:val="35460C82"/>
    <w:lvl w:ilvl="0" w:tplc="397A7008">
      <w:start w:val="1"/>
      <w:numFmt w:val="decimal"/>
      <w:lvlText w:val="%1."/>
      <w:lvlJc w:val="left"/>
      <w:pPr>
        <w:ind w:left="52" w:hanging="244"/>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414671EE">
      <w:numFmt w:val="bullet"/>
      <w:lvlText w:val="•"/>
      <w:lvlJc w:val="left"/>
      <w:pPr>
        <w:ind w:left="812" w:hanging="244"/>
      </w:pPr>
      <w:rPr>
        <w:rFonts w:hint="default"/>
        <w:lang w:val="pl-PL" w:eastAsia="en-US" w:bidi="ar-SA"/>
      </w:rPr>
    </w:lvl>
    <w:lvl w:ilvl="2" w:tplc="23C6C068">
      <w:numFmt w:val="bullet"/>
      <w:lvlText w:val="•"/>
      <w:lvlJc w:val="left"/>
      <w:pPr>
        <w:ind w:left="1565" w:hanging="244"/>
      </w:pPr>
      <w:rPr>
        <w:rFonts w:hint="default"/>
        <w:lang w:val="pl-PL" w:eastAsia="en-US" w:bidi="ar-SA"/>
      </w:rPr>
    </w:lvl>
    <w:lvl w:ilvl="3" w:tplc="F8DA7780">
      <w:numFmt w:val="bullet"/>
      <w:lvlText w:val="•"/>
      <w:lvlJc w:val="left"/>
      <w:pPr>
        <w:ind w:left="2318" w:hanging="244"/>
      </w:pPr>
      <w:rPr>
        <w:rFonts w:hint="default"/>
        <w:lang w:val="pl-PL" w:eastAsia="en-US" w:bidi="ar-SA"/>
      </w:rPr>
    </w:lvl>
    <w:lvl w:ilvl="4" w:tplc="D68AE730">
      <w:numFmt w:val="bullet"/>
      <w:lvlText w:val="•"/>
      <w:lvlJc w:val="left"/>
      <w:pPr>
        <w:ind w:left="3071" w:hanging="244"/>
      </w:pPr>
      <w:rPr>
        <w:rFonts w:hint="default"/>
        <w:lang w:val="pl-PL" w:eastAsia="en-US" w:bidi="ar-SA"/>
      </w:rPr>
    </w:lvl>
    <w:lvl w:ilvl="5" w:tplc="CE3ECF18">
      <w:numFmt w:val="bullet"/>
      <w:lvlText w:val="•"/>
      <w:lvlJc w:val="left"/>
      <w:pPr>
        <w:ind w:left="3823" w:hanging="244"/>
      </w:pPr>
      <w:rPr>
        <w:rFonts w:hint="default"/>
        <w:lang w:val="pl-PL" w:eastAsia="en-US" w:bidi="ar-SA"/>
      </w:rPr>
    </w:lvl>
    <w:lvl w:ilvl="6" w:tplc="4E04762E">
      <w:numFmt w:val="bullet"/>
      <w:lvlText w:val="•"/>
      <w:lvlJc w:val="left"/>
      <w:pPr>
        <w:ind w:left="4576" w:hanging="244"/>
      </w:pPr>
      <w:rPr>
        <w:rFonts w:hint="default"/>
        <w:lang w:val="pl-PL" w:eastAsia="en-US" w:bidi="ar-SA"/>
      </w:rPr>
    </w:lvl>
    <w:lvl w:ilvl="7" w:tplc="358EF648">
      <w:numFmt w:val="bullet"/>
      <w:lvlText w:val="•"/>
      <w:lvlJc w:val="left"/>
      <w:pPr>
        <w:ind w:left="5329" w:hanging="244"/>
      </w:pPr>
      <w:rPr>
        <w:rFonts w:hint="default"/>
        <w:lang w:val="pl-PL" w:eastAsia="en-US" w:bidi="ar-SA"/>
      </w:rPr>
    </w:lvl>
    <w:lvl w:ilvl="8" w:tplc="B4744846">
      <w:numFmt w:val="bullet"/>
      <w:lvlText w:val="•"/>
      <w:lvlJc w:val="left"/>
      <w:pPr>
        <w:ind w:left="6082" w:hanging="244"/>
      </w:pPr>
      <w:rPr>
        <w:rFonts w:hint="default"/>
        <w:lang w:val="pl-PL" w:eastAsia="en-US" w:bidi="ar-SA"/>
      </w:rPr>
    </w:lvl>
  </w:abstractNum>
  <w:abstractNum w:abstractNumId="40" w15:restartNumberingAfterBreak="0">
    <w:nsid w:val="1700035D"/>
    <w:multiLevelType w:val="hybridMultilevel"/>
    <w:tmpl w:val="67FEFC74"/>
    <w:lvl w:ilvl="0" w:tplc="85CC5114">
      <w:start w:val="1"/>
      <w:numFmt w:val="decimal"/>
      <w:lvlText w:val="%1)"/>
      <w:lvlJc w:val="left"/>
      <w:pPr>
        <w:ind w:left="392" w:hanging="227"/>
      </w:pPr>
      <w:rPr>
        <w:rFonts w:ascii="Times New Roman" w:eastAsia="Times New Roman" w:hAnsi="Times New Roman" w:cs="Times New Roman" w:hint="default"/>
        <w:b w:val="0"/>
        <w:bCs w:val="0"/>
        <w:i w:val="0"/>
        <w:iCs w:val="0"/>
        <w:color w:val="231F20"/>
        <w:spacing w:val="-1"/>
        <w:w w:val="99"/>
        <w:sz w:val="19"/>
        <w:szCs w:val="19"/>
        <w:lang w:val="pl-PL" w:eastAsia="en-US" w:bidi="ar-SA"/>
      </w:rPr>
    </w:lvl>
    <w:lvl w:ilvl="1" w:tplc="F6F600B8">
      <w:numFmt w:val="bullet"/>
      <w:lvlText w:val="•"/>
      <w:lvlJc w:val="left"/>
      <w:pPr>
        <w:ind w:left="1118" w:hanging="227"/>
      </w:pPr>
      <w:rPr>
        <w:rFonts w:hint="default"/>
        <w:lang w:val="pl-PL" w:eastAsia="en-US" w:bidi="ar-SA"/>
      </w:rPr>
    </w:lvl>
    <w:lvl w:ilvl="2" w:tplc="FDBA5130">
      <w:numFmt w:val="bullet"/>
      <w:lvlText w:val="•"/>
      <w:lvlJc w:val="left"/>
      <w:pPr>
        <w:ind w:left="1837" w:hanging="227"/>
      </w:pPr>
      <w:rPr>
        <w:rFonts w:hint="default"/>
        <w:lang w:val="pl-PL" w:eastAsia="en-US" w:bidi="ar-SA"/>
      </w:rPr>
    </w:lvl>
    <w:lvl w:ilvl="3" w:tplc="1C0EB2A0">
      <w:numFmt w:val="bullet"/>
      <w:lvlText w:val="•"/>
      <w:lvlJc w:val="left"/>
      <w:pPr>
        <w:ind w:left="2556" w:hanging="227"/>
      </w:pPr>
      <w:rPr>
        <w:rFonts w:hint="default"/>
        <w:lang w:val="pl-PL" w:eastAsia="en-US" w:bidi="ar-SA"/>
      </w:rPr>
    </w:lvl>
    <w:lvl w:ilvl="4" w:tplc="4224E0EE">
      <w:numFmt w:val="bullet"/>
      <w:lvlText w:val="•"/>
      <w:lvlJc w:val="left"/>
      <w:pPr>
        <w:ind w:left="3275" w:hanging="227"/>
      </w:pPr>
      <w:rPr>
        <w:rFonts w:hint="default"/>
        <w:lang w:val="pl-PL" w:eastAsia="en-US" w:bidi="ar-SA"/>
      </w:rPr>
    </w:lvl>
    <w:lvl w:ilvl="5" w:tplc="8910A29A">
      <w:numFmt w:val="bullet"/>
      <w:lvlText w:val="•"/>
      <w:lvlJc w:val="left"/>
      <w:pPr>
        <w:ind w:left="3993" w:hanging="227"/>
      </w:pPr>
      <w:rPr>
        <w:rFonts w:hint="default"/>
        <w:lang w:val="pl-PL" w:eastAsia="en-US" w:bidi="ar-SA"/>
      </w:rPr>
    </w:lvl>
    <w:lvl w:ilvl="6" w:tplc="7C2E83C2">
      <w:numFmt w:val="bullet"/>
      <w:lvlText w:val="•"/>
      <w:lvlJc w:val="left"/>
      <w:pPr>
        <w:ind w:left="4712" w:hanging="227"/>
      </w:pPr>
      <w:rPr>
        <w:rFonts w:hint="default"/>
        <w:lang w:val="pl-PL" w:eastAsia="en-US" w:bidi="ar-SA"/>
      </w:rPr>
    </w:lvl>
    <w:lvl w:ilvl="7" w:tplc="27FC3D06">
      <w:numFmt w:val="bullet"/>
      <w:lvlText w:val="•"/>
      <w:lvlJc w:val="left"/>
      <w:pPr>
        <w:ind w:left="5431" w:hanging="227"/>
      </w:pPr>
      <w:rPr>
        <w:rFonts w:hint="default"/>
        <w:lang w:val="pl-PL" w:eastAsia="en-US" w:bidi="ar-SA"/>
      </w:rPr>
    </w:lvl>
    <w:lvl w:ilvl="8" w:tplc="784A13C8">
      <w:numFmt w:val="bullet"/>
      <w:lvlText w:val="•"/>
      <w:lvlJc w:val="left"/>
      <w:pPr>
        <w:ind w:left="6150" w:hanging="227"/>
      </w:pPr>
      <w:rPr>
        <w:rFonts w:hint="default"/>
        <w:lang w:val="pl-PL" w:eastAsia="en-US" w:bidi="ar-SA"/>
      </w:rPr>
    </w:lvl>
  </w:abstractNum>
  <w:abstractNum w:abstractNumId="41" w15:restartNumberingAfterBreak="0">
    <w:nsid w:val="181503B5"/>
    <w:multiLevelType w:val="hybridMultilevel"/>
    <w:tmpl w:val="B0F07000"/>
    <w:lvl w:ilvl="0" w:tplc="38E4E9DE">
      <w:start w:val="1"/>
      <w:numFmt w:val="decimal"/>
      <w:lvlText w:val="%1."/>
      <w:lvlJc w:val="left"/>
      <w:pPr>
        <w:ind w:left="52" w:hanging="230"/>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A71E9464">
      <w:start w:val="1"/>
      <w:numFmt w:val="decimal"/>
      <w:lvlText w:val="%2."/>
      <w:lvlJc w:val="left"/>
      <w:pPr>
        <w:ind w:left="52" w:hanging="203"/>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2" w:tplc="689CACFE">
      <w:numFmt w:val="bullet"/>
      <w:lvlText w:val="•"/>
      <w:lvlJc w:val="left"/>
      <w:pPr>
        <w:ind w:left="1565" w:hanging="203"/>
      </w:pPr>
      <w:rPr>
        <w:rFonts w:hint="default"/>
        <w:lang w:val="pl-PL" w:eastAsia="en-US" w:bidi="ar-SA"/>
      </w:rPr>
    </w:lvl>
    <w:lvl w:ilvl="3" w:tplc="39CCA46E">
      <w:numFmt w:val="bullet"/>
      <w:lvlText w:val="•"/>
      <w:lvlJc w:val="left"/>
      <w:pPr>
        <w:ind w:left="2318" w:hanging="203"/>
      </w:pPr>
      <w:rPr>
        <w:rFonts w:hint="default"/>
        <w:lang w:val="pl-PL" w:eastAsia="en-US" w:bidi="ar-SA"/>
      </w:rPr>
    </w:lvl>
    <w:lvl w:ilvl="4" w:tplc="95EE66CC">
      <w:numFmt w:val="bullet"/>
      <w:lvlText w:val="•"/>
      <w:lvlJc w:val="left"/>
      <w:pPr>
        <w:ind w:left="3071" w:hanging="203"/>
      </w:pPr>
      <w:rPr>
        <w:rFonts w:hint="default"/>
        <w:lang w:val="pl-PL" w:eastAsia="en-US" w:bidi="ar-SA"/>
      </w:rPr>
    </w:lvl>
    <w:lvl w:ilvl="5" w:tplc="2B641E18">
      <w:numFmt w:val="bullet"/>
      <w:lvlText w:val="•"/>
      <w:lvlJc w:val="left"/>
      <w:pPr>
        <w:ind w:left="3823" w:hanging="203"/>
      </w:pPr>
      <w:rPr>
        <w:rFonts w:hint="default"/>
        <w:lang w:val="pl-PL" w:eastAsia="en-US" w:bidi="ar-SA"/>
      </w:rPr>
    </w:lvl>
    <w:lvl w:ilvl="6" w:tplc="ED4C3150">
      <w:numFmt w:val="bullet"/>
      <w:lvlText w:val="•"/>
      <w:lvlJc w:val="left"/>
      <w:pPr>
        <w:ind w:left="4576" w:hanging="203"/>
      </w:pPr>
      <w:rPr>
        <w:rFonts w:hint="default"/>
        <w:lang w:val="pl-PL" w:eastAsia="en-US" w:bidi="ar-SA"/>
      </w:rPr>
    </w:lvl>
    <w:lvl w:ilvl="7" w:tplc="338AB45C">
      <w:numFmt w:val="bullet"/>
      <w:lvlText w:val="•"/>
      <w:lvlJc w:val="left"/>
      <w:pPr>
        <w:ind w:left="5329" w:hanging="203"/>
      </w:pPr>
      <w:rPr>
        <w:rFonts w:hint="default"/>
        <w:lang w:val="pl-PL" w:eastAsia="en-US" w:bidi="ar-SA"/>
      </w:rPr>
    </w:lvl>
    <w:lvl w:ilvl="8" w:tplc="DC2AB6D4">
      <w:numFmt w:val="bullet"/>
      <w:lvlText w:val="•"/>
      <w:lvlJc w:val="left"/>
      <w:pPr>
        <w:ind w:left="6082" w:hanging="203"/>
      </w:pPr>
      <w:rPr>
        <w:rFonts w:hint="default"/>
        <w:lang w:val="pl-PL" w:eastAsia="en-US" w:bidi="ar-SA"/>
      </w:rPr>
    </w:lvl>
  </w:abstractNum>
  <w:abstractNum w:abstractNumId="42" w15:restartNumberingAfterBreak="0">
    <w:nsid w:val="183852CA"/>
    <w:multiLevelType w:val="hybridMultilevel"/>
    <w:tmpl w:val="C7C2E9BC"/>
    <w:lvl w:ilvl="0" w:tplc="6C162378">
      <w:start w:val="1"/>
      <w:numFmt w:val="decimal"/>
      <w:lvlText w:val="%1."/>
      <w:lvlJc w:val="left"/>
      <w:pPr>
        <w:ind w:left="52" w:hanging="177"/>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1" w:tplc="152C7688">
      <w:numFmt w:val="bullet"/>
      <w:lvlText w:val="•"/>
      <w:lvlJc w:val="left"/>
      <w:pPr>
        <w:ind w:left="812" w:hanging="177"/>
      </w:pPr>
      <w:rPr>
        <w:rFonts w:hint="default"/>
        <w:lang w:val="pl-PL" w:eastAsia="en-US" w:bidi="ar-SA"/>
      </w:rPr>
    </w:lvl>
    <w:lvl w:ilvl="2" w:tplc="C09C9422">
      <w:numFmt w:val="bullet"/>
      <w:lvlText w:val="•"/>
      <w:lvlJc w:val="left"/>
      <w:pPr>
        <w:ind w:left="1565" w:hanging="177"/>
      </w:pPr>
      <w:rPr>
        <w:rFonts w:hint="default"/>
        <w:lang w:val="pl-PL" w:eastAsia="en-US" w:bidi="ar-SA"/>
      </w:rPr>
    </w:lvl>
    <w:lvl w:ilvl="3" w:tplc="4198ED90">
      <w:numFmt w:val="bullet"/>
      <w:lvlText w:val="•"/>
      <w:lvlJc w:val="left"/>
      <w:pPr>
        <w:ind w:left="2318" w:hanging="177"/>
      </w:pPr>
      <w:rPr>
        <w:rFonts w:hint="default"/>
        <w:lang w:val="pl-PL" w:eastAsia="en-US" w:bidi="ar-SA"/>
      </w:rPr>
    </w:lvl>
    <w:lvl w:ilvl="4" w:tplc="403457A6">
      <w:numFmt w:val="bullet"/>
      <w:lvlText w:val="•"/>
      <w:lvlJc w:val="left"/>
      <w:pPr>
        <w:ind w:left="3071" w:hanging="177"/>
      </w:pPr>
      <w:rPr>
        <w:rFonts w:hint="default"/>
        <w:lang w:val="pl-PL" w:eastAsia="en-US" w:bidi="ar-SA"/>
      </w:rPr>
    </w:lvl>
    <w:lvl w:ilvl="5" w:tplc="1792B958">
      <w:numFmt w:val="bullet"/>
      <w:lvlText w:val="•"/>
      <w:lvlJc w:val="left"/>
      <w:pPr>
        <w:ind w:left="3823" w:hanging="177"/>
      </w:pPr>
      <w:rPr>
        <w:rFonts w:hint="default"/>
        <w:lang w:val="pl-PL" w:eastAsia="en-US" w:bidi="ar-SA"/>
      </w:rPr>
    </w:lvl>
    <w:lvl w:ilvl="6" w:tplc="D8140EBA">
      <w:numFmt w:val="bullet"/>
      <w:lvlText w:val="•"/>
      <w:lvlJc w:val="left"/>
      <w:pPr>
        <w:ind w:left="4576" w:hanging="177"/>
      </w:pPr>
      <w:rPr>
        <w:rFonts w:hint="default"/>
        <w:lang w:val="pl-PL" w:eastAsia="en-US" w:bidi="ar-SA"/>
      </w:rPr>
    </w:lvl>
    <w:lvl w:ilvl="7" w:tplc="520C1136">
      <w:numFmt w:val="bullet"/>
      <w:lvlText w:val="•"/>
      <w:lvlJc w:val="left"/>
      <w:pPr>
        <w:ind w:left="5329" w:hanging="177"/>
      </w:pPr>
      <w:rPr>
        <w:rFonts w:hint="default"/>
        <w:lang w:val="pl-PL" w:eastAsia="en-US" w:bidi="ar-SA"/>
      </w:rPr>
    </w:lvl>
    <w:lvl w:ilvl="8" w:tplc="C5B063D6">
      <w:numFmt w:val="bullet"/>
      <w:lvlText w:val="•"/>
      <w:lvlJc w:val="left"/>
      <w:pPr>
        <w:ind w:left="6082" w:hanging="177"/>
      </w:pPr>
      <w:rPr>
        <w:rFonts w:hint="default"/>
        <w:lang w:val="pl-PL" w:eastAsia="en-US" w:bidi="ar-SA"/>
      </w:rPr>
    </w:lvl>
  </w:abstractNum>
  <w:abstractNum w:abstractNumId="43" w15:restartNumberingAfterBreak="0">
    <w:nsid w:val="183F6A0D"/>
    <w:multiLevelType w:val="hybridMultilevel"/>
    <w:tmpl w:val="60261E14"/>
    <w:lvl w:ilvl="0" w:tplc="451A8844">
      <w:start w:val="1"/>
      <w:numFmt w:val="lowerLetter"/>
      <w:lvlText w:val="%1)"/>
      <w:lvlJc w:val="left"/>
      <w:pPr>
        <w:ind w:left="279" w:hanging="227"/>
      </w:pPr>
      <w:rPr>
        <w:rFonts w:ascii="Times New Roman" w:eastAsia="Times New Roman" w:hAnsi="Times New Roman" w:cs="Times New Roman" w:hint="default"/>
        <w:b w:val="0"/>
        <w:bCs w:val="0"/>
        <w:i w:val="0"/>
        <w:iCs w:val="0"/>
        <w:color w:val="231F20"/>
        <w:spacing w:val="0"/>
        <w:w w:val="101"/>
        <w:sz w:val="21"/>
        <w:szCs w:val="21"/>
        <w:lang w:val="pl-PL" w:eastAsia="en-US" w:bidi="ar-SA"/>
      </w:rPr>
    </w:lvl>
    <w:lvl w:ilvl="1" w:tplc="279CE2C4">
      <w:numFmt w:val="bullet"/>
      <w:lvlText w:val="•"/>
      <w:lvlJc w:val="left"/>
      <w:pPr>
        <w:ind w:left="1010" w:hanging="227"/>
      </w:pPr>
      <w:rPr>
        <w:rFonts w:hint="default"/>
        <w:lang w:val="pl-PL" w:eastAsia="en-US" w:bidi="ar-SA"/>
      </w:rPr>
    </w:lvl>
    <w:lvl w:ilvl="2" w:tplc="04383A82">
      <w:numFmt w:val="bullet"/>
      <w:lvlText w:val="•"/>
      <w:lvlJc w:val="left"/>
      <w:pPr>
        <w:ind w:left="1741" w:hanging="227"/>
      </w:pPr>
      <w:rPr>
        <w:rFonts w:hint="default"/>
        <w:lang w:val="pl-PL" w:eastAsia="en-US" w:bidi="ar-SA"/>
      </w:rPr>
    </w:lvl>
    <w:lvl w:ilvl="3" w:tplc="1BD2A466">
      <w:numFmt w:val="bullet"/>
      <w:lvlText w:val="•"/>
      <w:lvlJc w:val="left"/>
      <w:pPr>
        <w:ind w:left="2472" w:hanging="227"/>
      </w:pPr>
      <w:rPr>
        <w:rFonts w:hint="default"/>
        <w:lang w:val="pl-PL" w:eastAsia="en-US" w:bidi="ar-SA"/>
      </w:rPr>
    </w:lvl>
    <w:lvl w:ilvl="4" w:tplc="8DFEBF0A">
      <w:numFmt w:val="bullet"/>
      <w:lvlText w:val="•"/>
      <w:lvlJc w:val="left"/>
      <w:pPr>
        <w:ind w:left="3203" w:hanging="227"/>
      </w:pPr>
      <w:rPr>
        <w:rFonts w:hint="default"/>
        <w:lang w:val="pl-PL" w:eastAsia="en-US" w:bidi="ar-SA"/>
      </w:rPr>
    </w:lvl>
    <w:lvl w:ilvl="5" w:tplc="80C8E92A">
      <w:numFmt w:val="bullet"/>
      <w:lvlText w:val="•"/>
      <w:lvlJc w:val="left"/>
      <w:pPr>
        <w:ind w:left="3933" w:hanging="227"/>
      </w:pPr>
      <w:rPr>
        <w:rFonts w:hint="default"/>
        <w:lang w:val="pl-PL" w:eastAsia="en-US" w:bidi="ar-SA"/>
      </w:rPr>
    </w:lvl>
    <w:lvl w:ilvl="6" w:tplc="85BC173A">
      <w:numFmt w:val="bullet"/>
      <w:lvlText w:val="•"/>
      <w:lvlJc w:val="left"/>
      <w:pPr>
        <w:ind w:left="4664" w:hanging="227"/>
      </w:pPr>
      <w:rPr>
        <w:rFonts w:hint="default"/>
        <w:lang w:val="pl-PL" w:eastAsia="en-US" w:bidi="ar-SA"/>
      </w:rPr>
    </w:lvl>
    <w:lvl w:ilvl="7" w:tplc="887C9408">
      <w:numFmt w:val="bullet"/>
      <w:lvlText w:val="•"/>
      <w:lvlJc w:val="left"/>
      <w:pPr>
        <w:ind w:left="5395" w:hanging="227"/>
      </w:pPr>
      <w:rPr>
        <w:rFonts w:hint="default"/>
        <w:lang w:val="pl-PL" w:eastAsia="en-US" w:bidi="ar-SA"/>
      </w:rPr>
    </w:lvl>
    <w:lvl w:ilvl="8" w:tplc="816EFA22">
      <w:numFmt w:val="bullet"/>
      <w:lvlText w:val="•"/>
      <w:lvlJc w:val="left"/>
      <w:pPr>
        <w:ind w:left="6126" w:hanging="227"/>
      </w:pPr>
      <w:rPr>
        <w:rFonts w:hint="default"/>
        <w:lang w:val="pl-PL" w:eastAsia="en-US" w:bidi="ar-SA"/>
      </w:rPr>
    </w:lvl>
  </w:abstractNum>
  <w:abstractNum w:abstractNumId="44" w15:restartNumberingAfterBreak="0">
    <w:nsid w:val="18802CA7"/>
    <w:multiLevelType w:val="hybridMultilevel"/>
    <w:tmpl w:val="8B12C2DC"/>
    <w:lvl w:ilvl="0" w:tplc="FD986A00">
      <w:start w:val="2"/>
      <w:numFmt w:val="decimal"/>
      <w:lvlText w:val="%1."/>
      <w:lvlJc w:val="left"/>
      <w:pPr>
        <w:ind w:left="165" w:hanging="187"/>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1" w:tplc="14149784">
      <w:numFmt w:val="bullet"/>
      <w:lvlText w:val="•"/>
      <w:lvlJc w:val="left"/>
      <w:pPr>
        <w:ind w:left="902" w:hanging="187"/>
      </w:pPr>
      <w:rPr>
        <w:rFonts w:hint="default"/>
        <w:lang w:val="pl-PL" w:eastAsia="en-US" w:bidi="ar-SA"/>
      </w:rPr>
    </w:lvl>
    <w:lvl w:ilvl="2" w:tplc="15CC7CCE">
      <w:numFmt w:val="bullet"/>
      <w:lvlText w:val="•"/>
      <w:lvlJc w:val="left"/>
      <w:pPr>
        <w:ind w:left="1645" w:hanging="187"/>
      </w:pPr>
      <w:rPr>
        <w:rFonts w:hint="default"/>
        <w:lang w:val="pl-PL" w:eastAsia="en-US" w:bidi="ar-SA"/>
      </w:rPr>
    </w:lvl>
    <w:lvl w:ilvl="3" w:tplc="8550CBC8">
      <w:numFmt w:val="bullet"/>
      <w:lvlText w:val="•"/>
      <w:lvlJc w:val="left"/>
      <w:pPr>
        <w:ind w:left="2388" w:hanging="187"/>
      </w:pPr>
      <w:rPr>
        <w:rFonts w:hint="default"/>
        <w:lang w:val="pl-PL" w:eastAsia="en-US" w:bidi="ar-SA"/>
      </w:rPr>
    </w:lvl>
    <w:lvl w:ilvl="4" w:tplc="33DE4B84">
      <w:numFmt w:val="bullet"/>
      <w:lvlText w:val="•"/>
      <w:lvlJc w:val="left"/>
      <w:pPr>
        <w:ind w:left="3131" w:hanging="187"/>
      </w:pPr>
      <w:rPr>
        <w:rFonts w:hint="default"/>
        <w:lang w:val="pl-PL" w:eastAsia="en-US" w:bidi="ar-SA"/>
      </w:rPr>
    </w:lvl>
    <w:lvl w:ilvl="5" w:tplc="93161F28">
      <w:numFmt w:val="bullet"/>
      <w:lvlText w:val="•"/>
      <w:lvlJc w:val="left"/>
      <w:pPr>
        <w:ind w:left="3873" w:hanging="187"/>
      </w:pPr>
      <w:rPr>
        <w:rFonts w:hint="default"/>
        <w:lang w:val="pl-PL" w:eastAsia="en-US" w:bidi="ar-SA"/>
      </w:rPr>
    </w:lvl>
    <w:lvl w:ilvl="6" w:tplc="B01CAB1A">
      <w:numFmt w:val="bullet"/>
      <w:lvlText w:val="•"/>
      <w:lvlJc w:val="left"/>
      <w:pPr>
        <w:ind w:left="4616" w:hanging="187"/>
      </w:pPr>
      <w:rPr>
        <w:rFonts w:hint="default"/>
        <w:lang w:val="pl-PL" w:eastAsia="en-US" w:bidi="ar-SA"/>
      </w:rPr>
    </w:lvl>
    <w:lvl w:ilvl="7" w:tplc="9CB2CA6A">
      <w:numFmt w:val="bullet"/>
      <w:lvlText w:val="•"/>
      <w:lvlJc w:val="left"/>
      <w:pPr>
        <w:ind w:left="5359" w:hanging="187"/>
      </w:pPr>
      <w:rPr>
        <w:rFonts w:hint="default"/>
        <w:lang w:val="pl-PL" w:eastAsia="en-US" w:bidi="ar-SA"/>
      </w:rPr>
    </w:lvl>
    <w:lvl w:ilvl="8" w:tplc="CE5E65B6">
      <w:numFmt w:val="bullet"/>
      <w:lvlText w:val="•"/>
      <w:lvlJc w:val="left"/>
      <w:pPr>
        <w:ind w:left="6102" w:hanging="187"/>
      </w:pPr>
      <w:rPr>
        <w:rFonts w:hint="default"/>
        <w:lang w:val="pl-PL" w:eastAsia="en-US" w:bidi="ar-SA"/>
      </w:rPr>
    </w:lvl>
  </w:abstractNum>
  <w:abstractNum w:abstractNumId="45" w15:restartNumberingAfterBreak="0">
    <w:nsid w:val="18A82C74"/>
    <w:multiLevelType w:val="hybridMultilevel"/>
    <w:tmpl w:val="38FEB6D0"/>
    <w:lvl w:ilvl="0" w:tplc="F410C2CA">
      <w:start w:val="2"/>
      <w:numFmt w:val="decimal"/>
      <w:lvlText w:val="%1."/>
      <w:lvlJc w:val="left"/>
      <w:pPr>
        <w:ind w:left="52" w:hanging="186"/>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1" w:tplc="33F81D90">
      <w:numFmt w:val="bullet"/>
      <w:lvlText w:val="•"/>
      <w:lvlJc w:val="left"/>
      <w:pPr>
        <w:ind w:left="812" w:hanging="186"/>
      </w:pPr>
      <w:rPr>
        <w:rFonts w:hint="default"/>
        <w:lang w:val="pl-PL" w:eastAsia="en-US" w:bidi="ar-SA"/>
      </w:rPr>
    </w:lvl>
    <w:lvl w:ilvl="2" w:tplc="7082A4FC">
      <w:numFmt w:val="bullet"/>
      <w:lvlText w:val="•"/>
      <w:lvlJc w:val="left"/>
      <w:pPr>
        <w:ind w:left="1565" w:hanging="186"/>
      </w:pPr>
      <w:rPr>
        <w:rFonts w:hint="default"/>
        <w:lang w:val="pl-PL" w:eastAsia="en-US" w:bidi="ar-SA"/>
      </w:rPr>
    </w:lvl>
    <w:lvl w:ilvl="3" w:tplc="C5FA9266">
      <w:numFmt w:val="bullet"/>
      <w:lvlText w:val="•"/>
      <w:lvlJc w:val="left"/>
      <w:pPr>
        <w:ind w:left="2318" w:hanging="186"/>
      </w:pPr>
      <w:rPr>
        <w:rFonts w:hint="default"/>
        <w:lang w:val="pl-PL" w:eastAsia="en-US" w:bidi="ar-SA"/>
      </w:rPr>
    </w:lvl>
    <w:lvl w:ilvl="4" w:tplc="EBD299DA">
      <w:numFmt w:val="bullet"/>
      <w:lvlText w:val="•"/>
      <w:lvlJc w:val="left"/>
      <w:pPr>
        <w:ind w:left="3071" w:hanging="186"/>
      </w:pPr>
      <w:rPr>
        <w:rFonts w:hint="default"/>
        <w:lang w:val="pl-PL" w:eastAsia="en-US" w:bidi="ar-SA"/>
      </w:rPr>
    </w:lvl>
    <w:lvl w:ilvl="5" w:tplc="A4F4BC0C">
      <w:numFmt w:val="bullet"/>
      <w:lvlText w:val="•"/>
      <w:lvlJc w:val="left"/>
      <w:pPr>
        <w:ind w:left="3823" w:hanging="186"/>
      </w:pPr>
      <w:rPr>
        <w:rFonts w:hint="default"/>
        <w:lang w:val="pl-PL" w:eastAsia="en-US" w:bidi="ar-SA"/>
      </w:rPr>
    </w:lvl>
    <w:lvl w:ilvl="6" w:tplc="B0A41A28">
      <w:numFmt w:val="bullet"/>
      <w:lvlText w:val="•"/>
      <w:lvlJc w:val="left"/>
      <w:pPr>
        <w:ind w:left="4576" w:hanging="186"/>
      </w:pPr>
      <w:rPr>
        <w:rFonts w:hint="default"/>
        <w:lang w:val="pl-PL" w:eastAsia="en-US" w:bidi="ar-SA"/>
      </w:rPr>
    </w:lvl>
    <w:lvl w:ilvl="7" w:tplc="AF06FAAE">
      <w:numFmt w:val="bullet"/>
      <w:lvlText w:val="•"/>
      <w:lvlJc w:val="left"/>
      <w:pPr>
        <w:ind w:left="5329" w:hanging="186"/>
      </w:pPr>
      <w:rPr>
        <w:rFonts w:hint="default"/>
        <w:lang w:val="pl-PL" w:eastAsia="en-US" w:bidi="ar-SA"/>
      </w:rPr>
    </w:lvl>
    <w:lvl w:ilvl="8" w:tplc="77321C88">
      <w:numFmt w:val="bullet"/>
      <w:lvlText w:val="•"/>
      <w:lvlJc w:val="left"/>
      <w:pPr>
        <w:ind w:left="6082" w:hanging="186"/>
      </w:pPr>
      <w:rPr>
        <w:rFonts w:hint="default"/>
        <w:lang w:val="pl-PL" w:eastAsia="en-US" w:bidi="ar-SA"/>
      </w:rPr>
    </w:lvl>
  </w:abstractNum>
  <w:abstractNum w:abstractNumId="46" w15:restartNumberingAfterBreak="0">
    <w:nsid w:val="191030F9"/>
    <w:multiLevelType w:val="hybridMultilevel"/>
    <w:tmpl w:val="11D6814A"/>
    <w:lvl w:ilvl="0" w:tplc="8AD20418">
      <w:start w:val="2"/>
      <w:numFmt w:val="decimal"/>
      <w:lvlText w:val="%1."/>
      <w:lvlJc w:val="left"/>
      <w:pPr>
        <w:ind w:left="165" w:hanging="180"/>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1" w:tplc="4B78D2FC">
      <w:numFmt w:val="bullet"/>
      <w:lvlText w:val="•"/>
      <w:lvlJc w:val="left"/>
      <w:pPr>
        <w:ind w:left="902" w:hanging="180"/>
      </w:pPr>
      <w:rPr>
        <w:rFonts w:hint="default"/>
        <w:lang w:val="pl-PL" w:eastAsia="en-US" w:bidi="ar-SA"/>
      </w:rPr>
    </w:lvl>
    <w:lvl w:ilvl="2" w:tplc="84DA0DFA">
      <w:numFmt w:val="bullet"/>
      <w:lvlText w:val="•"/>
      <w:lvlJc w:val="left"/>
      <w:pPr>
        <w:ind w:left="1645" w:hanging="180"/>
      </w:pPr>
      <w:rPr>
        <w:rFonts w:hint="default"/>
        <w:lang w:val="pl-PL" w:eastAsia="en-US" w:bidi="ar-SA"/>
      </w:rPr>
    </w:lvl>
    <w:lvl w:ilvl="3" w:tplc="9A264A70">
      <w:numFmt w:val="bullet"/>
      <w:lvlText w:val="•"/>
      <w:lvlJc w:val="left"/>
      <w:pPr>
        <w:ind w:left="2388" w:hanging="180"/>
      </w:pPr>
      <w:rPr>
        <w:rFonts w:hint="default"/>
        <w:lang w:val="pl-PL" w:eastAsia="en-US" w:bidi="ar-SA"/>
      </w:rPr>
    </w:lvl>
    <w:lvl w:ilvl="4" w:tplc="318C1F4E">
      <w:numFmt w:val="bullet"/>
      <w:lvlText w:val="•"/>
      <w:lvlJc w:val="left"/>
      <w:pPr>
        <w:ind w:left="3131" w:hanging="180"/>
      </w:pPr>
      <w:rPr>
        <w:rFonts w:hint="default"/>
        <w:lang w:val="pl-PL" w:eastAsia="en-US" w:bidi="ar-SA"/>
      </w:rPr>
    </w:lvl>
    <w:lvl w:ilvl="5" w:tplc="3C8E5D9E">
      <w:numFmt w:val="bullet"/>
      <w:lvlText w:val="•"/>
      <w:lvlJc w:val="left"/>
      <w:pPr>
        <w:ind w:left="3873" w:hanging="180"/>
      </w:pPr>
      <w:rPr>
        <w:rFonts w:hint="default"/>
        <w:lang w:val="pl-PL" w:eastAsia="en-US" w:bidi="ar-SA"/>
      </w:rPr>
    </w:lvl>
    <w:lvl w:ilvl="6" w:tplc="CB7CEC16">
      <w:numFmt w:val="bullet"/>
      <w:lvlText w:val="•"/>
      <w:lvlJc w:val="left"/>
      <w:pPr>
        <w:ind w:left="4616" w:hanging="180"/>
      </w:pPr>
      <w:rPr>
        <w:rFonts w:hint="default"/>
        <w:lang w:val="pl-PL" w:eastAsia="en-US" w:bidi="ar-SA"/>
      </w:rPr>
    </w:lvl>
    <w:lvl w:ilvl="7" w:tplc="B9C65A68">
      <w:numFmt w:val="bullet"/>
      <w:lvlText w:val="•"/>
      <w:lvlJc w:val="left"/>
      <w:pPr>
        <w:ind w:left="5359" w:hanging="180"/>
      </w:pPr>
      <w:rPr>
        <w:rFonts w:hint="default"/>
        <w:lang w:val="pl-PL" w:eastAsia="en-US" w:bidi="ar-SA"/>
      </w:rPr>
    </w:lvl>
    <w:lvl w:ilvl="8" w:tplc="D376FB82">
      <w:numFmt w:val="bullet"/>
      <w:lvlText w:val="•"/>
      <w:lvlJc w:val="left"/>
      <w:pPr>
        <w:ind w:left="6102" w:hanging="180"/>
      </w:pPr>
      <w:rPr>
        <w:rFonts w:hint="default"/>
        <w:lang w:val="pl-PL" w:eastAsia="en-US" w:bidi="ar-SA"/>
      </w:rPr>
    </w:lvl>
  </w:abstractNum>
  <w:abstractNum w:abstractNumId="47" w15:restartNumberingAfterBreak="0">
    <w:nsid w:val="1967491B"/>
    <w:multiLevelType w:val="hybridMultilevel"/>
    <w:tmpl w:val="8916801C"/>
    <w:lvl w:ilvl="0" w:tplc="0FD843B4">
      <w:start w:val="3"/>
      <w:numFmt w:val="lowerLetter"/>
      <w:lvlText w:val="%1)"/>
      <w:lvlJc w:val="left"/>
      <w:pPr>
        <w:ind w:left="278" w:hanging="227"/>
      </w:pPr>
      <w:rPr>
        <w:rFonts w:ascii="Times New Roman" w:eastAsia="Times New Roman" w:hAnsi="Times New Roman" w:cs="Times New Roman" w:hint="default"/>
        <w:b w:val="0"/>
        <w:bCs w:val="0"/>
        <w:i w:val="0"/>
        <w:iCs w:val="0"/>
        <w:color w:val="231F20"/>
        <w:spacing w:val="-1"/>
        <w:w w:val="98"/>
        <w:sz w:val="21"/>
        <w:szCs w:val="21"/>
        <w:lang w:val="pl-PL" w:eastAsia="en-US" w:bidi="ar-SA"/>
      </w:rPr>
    </w:lvl>
    <w:lvl w:ilvl="1" w:tplc="B40C9E3C">
      <w:numFmt w:val="bullet"/>
      <w:lvlText w:val="•"/>
      <w:lvlJc w:val="left"/>
      <w:pPr>
        <w:ind w:left="1010" w:hanging="227"/>
      </w:pPr>
      <w:rPr>
        <w:rFonts w:hint="default"/>
        <w:lang w:val="pl-PL" w:eastAsia="en-US" w:bidi="ar-SA"/>
      </w:rPr>
    </w:lvl>
    <w:lvl w:ilvl="2" w:tplc="FFE21BF0">
      <w:numFmt w:val="bullet"/>
      <w:lvlText w:val="•"/>
      <w:lvlJc w:val="left"/>
      <w:pPr>
        <w:ind w:left="1741" w:hanging="227"/>
      </w:pPr>
      <w:rPr>
        <w:rFonts w:hint="default"/>
        <w:lang w:val="pl-PL" w:eastAsia="en-US" w:bidi="ar-SA"/>
      </w:rPr>
    </w:lvl>
    <w:lvl w:ilvl="3" w:tplc="0BEE24D4">
      <w:numFmt w:val="bullet"/>
      <w:lvlText w:val="•"/>
      <w:lvlJc w:val="left"/>
      <w:pPr>
        <w:ind w:left="2472" w:hanging="227"/>
      </w:pPr>
      <w:rPr>
        <w:rFonts w:hint="default"/>
        <w:lang w:val="pl-PL" w:eastAsia="en-US" w:bidi="ar-SA"/>
      </w:rPr>
    </w:lvl>
    <w:lvl w:ilvl="4" w:tplc="646C1120">
      <w:numFmt w:val="bullet"/>
      <w:lvlText w:val="•"/>
      <w:lvlJc w:val="left"/>
      <w:pPr>
        <w:ind w:left="3203" w:hanging="227"/>
      </w:pPr>
      <w:rPr>
        <w:rFonts w:hint="default"/>
        <w:lang w:val="pl-PL" w:eastAsia="en-US" w:bidi="ar-SA"/>
      </w:rPr>
    </w:lvl>
    <w:lvl w:ilvl="5" w:tplc="67E2DAB2">
      <w:numFmt w:val="bullet"/>
      <w:lvlText w:val="•"/>
      <w:lvlJc w:val="left"/>
      <w:pPr>
        <w:ind w:left="3933" w:hanging="227"/>
      </w:pPr>
      <w:rPr>
        <w:rFonts w:hint="default"/>
        <w:lang w:val="pl-PL" w:eastAsia="en-US" w:bidi="ar-SA"/>
      </w:rPr>
    </w:lvl>
    <w:lvl w:ilvl="6" w:tplc="6EBEF82C">
      <w:numFmt w:val="bullet"/>
      <w:lvlText w:val="•"/>
      <w:lvlJc w:val="left"/>
      <w:pPr>
        <w:ind w:left="4664" w:hanging="227"/>
      </w:pPr>
      <w:rPr>
        <w:rFonts w:hint="default"/>
        <w:lang w:val="pl-PL" w:eastAsia="en-US" w:bidi="ar-SA"/>
      </w:rPr>
    </w:lvl>
    <w:lvl w:ilvl="7" w:tplc="42AC1918">
      <w:numFmt w:val="bullet"/>
      <w:lvlText w:val="•"/>
      <w:lvlJc w:val="left"/>
      <w:pPr>
        <w:ind w:left="5395" w:hanging="227"/>
      </w:pPr>
      <w:rPr>
        <w:rFonts w:hint="default"/>
        <w:lang w:val="pl-PL" w:eastAsia="en-US" w:bidi="ar-SA"/>
      </w:rPr>
    </w:lvl>
    <w:lvl w:ilvl="8" w:tplc="2C04E010">
      <w:numFmt w:val="bullet"/>
      <w:lvlText w:val="•"/>
      <w:lvlJc w:val="left"/>
      <w:pPr>
        <w:ind w:left="6126" w:hanging="227"/>
      </w:pPr>
      <w:rPr>
        <w:rFonts w:hint="default"/>
        <w:lang w:val="pl-PL" w:eastAsia="en-US" w:bidi="ar-SA"/>
      </w:rPr>
    </w:lvl>
  </w:abstractNum>
  <w:abstractNum w:abstractNumId="48" w15:restartNumberingAfterBreak="0">
    <w:nsid w:val="19702357"/>
    <w:multiLevelType w:val="hybridMultilevel"/>
    <w:tmpl w:val="D054A70A"/>
    <w:lvl w:ilvl="0" w:tplc="B1687FCE">
      <w:start w:val="1"/>
      <w:numFmt w:val="decimal"/>
      <w:lvlText w:val="%1."/>
      <w:lvlJc w:val="left"/>
      <w:pPr>
        <w:ind w:left="165" w:hanging="207"/>
      </w:pPr>
      <w:rPr>
        <w:rFonts w:ascii="Times New Roman" w:eastAsia="Times New Roman" w:hAnsi="Times New Roman" w:cs="Times New Roman" w:hint="default"/>
        <w:b/>
        <w:bCs/>
        <w:i w:val="0"/>
        <w:iCs w:val="0"/>
        <w:color w:val="231F20"/>
        <w:spacing w:val="-1"/>
        <w:w w:val="100"/>
        <w:sz w:val="21"/>
        <w:szCs w:val="21"/>
        <w:lang w:val="pl-PL" w:eastAsia="en-US" w:bidi="ar-SA"/>
      </w:rPr>
    </w:lvl>
    <w:lvl w:ilvl="1" w:tplc="91AE6610">
      <w:start w:val="1"/>
      <w:numFmt w:val="decimal"/>
      <w:lvlText w:val="%2)"/>
      <w:lvlJc w:val="left"/>
      <w:pPr>
        <w:ind w:left="448" w:hanging="284"/>
      </w:pPr>
      <w:rPr>
        <w:rFonts w:ascii="Times New Roman" w:eastAsia="Times New Roman" w:hAnsi="Times New Roman" w:cs="Times New Roman" w:hint="default"/>
        <w:b/>
        <w:bCs/>
        <w:i w:val="0"/>
        <w:iCs w:val="0"/>
        <w:color w:val="231F20"/>
        <w:spacing w:val="-1"/>
        <w:w w:val="102"/>
        <w:sz w:val="21"/>
        <w:szCs w:val="21"/>
        <w:lang w:val="pl-PL" w:eastAsia="en-US" w:bidi="ar-SA"/>
      </w:rPr>
    </w:lvl>
    <w:lvl w:ilvl="2" w:tplc="EA683948">
      <w:start w:val="1"/>
      <w:numFmt w:val="decimal"/>
      <w:lvlText w:val="%3."/>
      <w:lvlJc w:val="left"/>
      <w:pPr>
        <w:ind w:left="52" w:hanging="217"/>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3" w:tplc="0A12903C">
      <w:numFmt w:val="bullet"/>
      <w:lvlText w:val="•"/>
      <w:lvlJc w:val="left"/>
      <w:pPr>
        <w:ind w:left="1333" w:hanging="217"/>
      </w:pPr>
      <w:rPr>
        <w:rFonts w:hint="default"/>
        <w:lang w:val="pl-PL" w:eastAsia="en-US" w:bidi="ar-SA"/>
      </w:rPr>
    </w:lvl>
    <w:lvl w:ilvl="4" w:tplc="B088CE2A">
      <w:numFmt w:val="bullet"/>
      <w:lvlText w:val="•"/>
      <w:lvlJc w:val="left"/>
      <w:pPr>
        <w:ind w:left="2226" w:hanging="217"/>
      </w:pPr>
      <w:rPr>
        <w:rFonts w:hint="default"/>
        <w:lang w:val="pl-PL" w:eastAsia="en-US" w:bidi="ar-SA"/>
      </w:rPr>
    </w:lvl>
    <w:lvl w:ilvl="5" w:tplc="D6DC6FD0">
      <w:numFmt w:val="bullet"/>
      <w:lvlText w:val="•"/>
      <w:lvlJc w:val="left"/>
      <w:pPr>
        <w:ind w:left="3120" w:hanging="217"/>
      </w:pPr>
      <w:rPr>
        <w:rFonts w:hint="default"/>
        <w:lang w:val="pl-PL" w:eastAsia="en-US" w:bidi="ar-SA"/>
      </w:rPr>
    </w:lvl>
    <w:lvl w:ilvl="6" w:tplc="206A054A">
      <w:numFmt w:val="bullet"/>
      <w:lvlText w:val="•"/>
      <w:lvlJc w:val="left"/>
      <w:pPr>
        <w:ind w:left="4013" w:hanging="217"/>
      </w:pPr>
      <w:rPr>
        <w:rFonts w:hint="default"/>
        <w:lang w:val="pl-PL" w:eastAsia="en-US" w:bidi="ar-SA"/>
      </w:rPr>
    </w:lvl>
    <w:lvl w:ilvl="7" w:tplc="4150E71A">
      <w:numFmt w:val="bullet"/>
      <w:lvlText w:val="•"/>
      <w:lvlJc w:val="left"/>
      <w:pPr>
        <w:ind w:left="4907" w:hanging="217"/>
      </w:pPr>
      <w:rPr>
        <w:rFonts w:hint="default"/>
        <w:lang w:val="pl-PL" w:eastAsia="en-US" w:bidi="ar-SA"/>
      </w:rPr>
    </w:lvl>
    <w:lvl w:ilvl="8" w:tplc="71A40844">
      <w:numFmt w:val="bullet"/>
      <w:lvlText w:val="•"/>
      <w:lvlJc w:val="left"/>
      <w:pPr>
        <w:ind w:left="5800" w:hanging="217"/>
      </w:pPr>
      <w:rPr>
        <w:rFonts w:hint="default"/>
        <w:lang w:val="pl-PL" w:eastAsia="en-US" w:bidi="ar-SA"/>
      </w:rPr>
    </w:lvl>
  </w:abstractNum>
  <w:abstractNum w:abstractNumId="49" w15:restartNumberingAfterBreak="0">
    <w:nsid w:val="197C6E14"/>
    <w:multiLevelType w:val="hybridMultilevel"/>
    <w:tmpl w:val="7308670A"/>
    <w:lvl w:ilvl="0" w:tplc="5E4C24BC">
      <w:start w:val="1"/>
      <w:numFmt w:val="decimal"/>
      <w:lvlText w:val="%1)"/>
      <w:lvlJc w:val="left"/>
      <w:pPr>
        <w:ind w:left="392" w:hanging="227"/>
      </w:pPr>
      <w:rPr>
        <w:rFonts w:ascii="Times New Roman" w:eastAsia="Times New Roman" w:hAnsi="Times New Roman" w:cs="Times New Roman" w:hint="default"/>
        <w:b w:val="0"/>
        <w:bCs w:val="0"/>
        <w:i w:val="0"/>
        <w:iCs w:val="0"/>
        <w:color w:val="231F20"/>
        <w:spacing w:val="-1"/>
        <w:w w:val="99"/>
        <w:sz w:val="19"/>
        <w:szCs w:val="19"/>
        <w:lang w:val="pl-PL" w:eastAsia="en-US" w:bidi="ar-SA"/>
      </w:rPr>
    </w:lvl>
    <w:lvl w:ilvl="1" w:tplc="CC7A13B6">
      <w:start w:val="1"/>
      <w:numFmt w:val="decimal"/>
      <w:lvlText w:val="%2."/>
      <w:lvlJc w:val="left"/>
      <w:pPr>
        <w:ind w:left="165" w:hanging="199"/>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2" w:tplc="75DCDE4A">
      <w:numFmt w:val="bullet"/>
      <w:lvlText w:val="•"/>
      <w:lvlJc w:val="left"/>
      <w:pPr>
        <w:ind w:left="1198" w:hanging="199"/>
      </w:pPr>
      <w:rPr>
        <w:rFonts w:hint="default"/>
        <w:lang w:val="pl-PL" w:eastAsia="en-US" w:bidi="ar-SA"/>
      </w:rPr>
    </w:lvl>
    <w:lvl w:ilvl="3" w:tplc="6232A1D6">
      <w:numFmt w:val="bullet"/>
      <w:lvlText w:val="•"/>
      <w:lvlJc w:val="left"/>
      <w:pPr>
        <w:ind w:left="1997" w:hanging="199"/>
      </w:pPr>
      <w:rPr>
        <w:rFonts w:hint="default"/>
        <w:lang w:val="pl-PL" w:eastAsia="en-US" w:bidi="ar-SA"/>
      </w:rPr>
    </w:lvl>
    <w:lvl w:ilvl="4" w:tplc="1682ECFE">
      <w:numFmt w:val="bullet"/>
      <w:lvlText w:val="•"/>
      <w:lvlJc w:val="left"/>
      <w:pPr>
        <w:ind w:left="2795" w:hanging="199"/>
      </w:pPr>
      <w:rPr>
        <w:rFonts w:hint="default"/>
        <w:lang w:val="pl-PL" w:eastAsia="en-US" w:bidi="ar-SA"/>
      </w:rPr>
    </w:lvl>
    <w:lvl w:ilvl="5" w:tplc="50C0244E">
      <w:numFmt w:val="bullet"/>
      <w:lvlText w:val="•"/>
      <w:lvlJc w:val="left"/>
      <w:pPr>
        <w:ind w:left="3594" w:hanging="199"/>
      </w:pPr>
      <w:rPr>
        <w:rFonts w:hint="default"/>
        <w:lang w:val="pl-PL" w:eastAsia="en-US" w:bidi="ar-SA"/>
      </w:rPr>
    </w:lvl>
    <w:lvl w:ilvl="6" w:tplc="0DD4CBFE">
      <w:numFmt w:val="bullet"/>
      <w:lvlText w:val="•"/>
      <w:lvlJc w:val="left"/>
      <w:pPr>
        <w:ind w:left="4393" w:hanging="199"/>
      </w:pPr>
      <w:rPr>
        <w:rFonts w:hint="default"/>
        <w:lang w:val="pl-PL" w:eastAsia="en-US" w:bidi="ar-SA"/>
      </w:rPr>
    </w:lvl>
    <w:lvl w:ilvl="7" w:tplc="6798B5EC">
      <w:numFmt w:val="bullet"/>
      <w:lvlText w:val="•"/>
      <w:lvlJc w:val="left"/>
      <w:pPr>
        <w:ind w:left="5191" w:hanging="199"/>
      </w:pPr>
      <w:rPr>
        <w:rFonts w:hint="default"/>
        <w:lang w:val="pl-PL" w:eastAsia="en-US" w:bidi="ar-SA"/>
      </w:rPr>
    </w:lvl>
    <w:lvl w:ilvl="8" w:tplc="CA20E34A">
      <w:numFmt w:val="bullet"/>
      <w:lvlText w:val="•"/>
      <w:lvlJc w:val="left"/>
      <w:pPr>
        <w:ind w:left="5990" w:hanging="199"/>
      </w:pPr>
      <w:rPr>
        <w:rFonts w:hint="default"/>
        <w:lang w:val="pl-PL" w:eastAsia="en-US" w:bidi="ar-SA"/>
      </w:rPr>
    </w:lvl>
  </w:abstractNum>
  <w:abstractNum w:abstractNumId="50" w15:restartNumberingAfterBreak="0">
    <w:nsid w:val="19E1063A"/>
    <w:multiLevelType w:val="hybridMultilevel"/>
    <w:tmpl w:val="1C068C5C"/>
    <w:lvl w:ilvl="0" w:tplc="06BC9F2C">
      <w:start w:val="1"/>
      <w:numFmt w:val="decimal"/>
      <w:lvlText w:val="%1."/>
      <w:lvlJc w:val="left"/>
      <w:pPr>
        <w:ind w:left="52" w:hanging="180"/>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1" w:tplc="CE7CEDD2">
      <w:numFmt w:val="bullet"/>
      <w:lvlText w:val="•"/>
      <w:lvlJc w:val="left"/>
      <w:pPr>
        <w:ind w:left="812" w:hanging="180"/>
      </w:pPr>
      <w:rPr>
        <w:rFonts w:hint="default"/>
        <w:lang w:val="pl-PL" w:eastAsia="en-US" w:bidi="ar-SA"/>
      </w:rPr>
    </w:lvl>
    <w:lvl w:ilvl="2" w:tplc="173EF09A">
      <w:numFmt w:val="bullet"/>
      <w:lvlText w:val="•"/>
      <w:lvlJc w:val="left"/>
      <w:pPr>
        <w:ind w:left="1565" w:hanging="180"/>
      </w:pPr>
      <w:rPr>
        <w:rFonts w:hint="default"/>
        <w:lang w:val="pl-PL" w:eastAsia="en-US" w:bidi="ar-SA"/>
      </w:rPr>
    </w:lvl>
    <w:lvl w:ilvl="3" w:tplc="D968FAA6">
      <w:numFmt w:val="bullet"/>
      <w:lvlText w:val="•"/>
      <w:lvlJc w:val="left"/>
      <w:pPr>
        <w:ind w:left="2318" w:hanging="180"/>
      </w:pPr>
      <w:rPr>
        <w:rFonts w:hint="default"/>
        <w:lang w:val="pl-PL" w:eastAsia="en-US" w:bidi="ar-SA"/>
      </w:rPr>
    </w:lvl>
    <w:lvl w:ilvl="4" w:tplc="6C60F820">
      <w:numFmt w:val="bullet"/>
      <w:lvlText w:val="•"/>
      <w:lvlJc w:val="left"/>
      <w:pPr>
        <w:ind w:left="3071" w:hanging="180"/>
      </w:pPr>
      <w:rPr>
        <w:rFonts w:hint="default"/>
        <w:lang w:val="pl-PL" w:eastAsia="en-US" w:bidi="ar-SA"/>
      </w:rPr>
    </w:lvl>
    <w:lvl w:ilvl="5" w:tplc="7E305B90">
      <w:numFmt w:val="bullet"/>
      <w:lvlText w:val="•"/>
      <w:lvlJc w:val="left"/>
      <w:pPr>
        <w:ind w:left="3823" w:hanging="180"/>
      </w:pPr>
      <w:rPr>
        <w:rFonts w:hint="default"/>
        <w:lang w:val="pl-PL" w:eastAsia="en-US" w:bidi="ar-SA"/>
      </w:rPr>
    </w:lvl>
    <w:lvl w:ilvl="6" w:tplc="300CB1CA">
      <w:numFmt w:val="bullet"/>
      <w:lvlText w:val="•"/>
      <w:lvlJc w:val="left"/>
      <w:pPr>
        <w:ind w:left="4576" w:hanging="180"/>
      </w:pPr>
      <w:rPr>
        <w:rFonts w:hint="default"/>
        <w:lang w:val="pl-PL" w:eastAsia="en-US" w:bidi="ar-SA"/>
      </w:rPr>
    </w:lvl>
    <w:lvl w:ilvl="7" w:tplc="2878CF9A">
      <w:numFmt w:val="bullet"/>
      <w:lvlText w:val="•"/>
      <w:lvlJc w:val="left"/>
      <w:pPr>
        <w:ind w:left="5329" w:hanging="180"/>
      </w:pPr>
      <w:rPr>
        <w:rFonts w:hint="default"/>
        <w:lang w:val="pl-PL" w:eastAsia="en-US" w:bidi="ar-SA"/>
      </w:rPr>
    </w:lvl>
    <w:lvl w:ilvl="8" w:tplc="C35C16FC">
      <w:numFmt w:val="bullet"/>
      <w:lvlText w:val="•"/>
      <w:lvlJc w:val="left"/>
      <w:pPr>
        <w:ind w:left="6082" w:hanging="180"/>
      </w:pPr>
      <w:rPr>
        <w:rFonts w:hint="default"/>
        <w:lang w:val="pl-PL" w:eastAsia="en-US" w:bidi="ar-SA"/>
      </w:rPr>
    </w:lvl>
  </w:abstractNum>
  <w:abstractNum w:abstractNumId="51" w15:restartNumberingAfterBreak="0">
    <w:nsid w:val="19F16F54"/>
    <w:multiLevelType w:val="hybridMultilevel"/>
    <w:tmpl w:val="4FE475EE"/>
    <w:lvl w:ilvl="0" w:tplc="BD2CF6F2">
      <w:start w:val="2"/>
      <w:numFmt w:val="decimal"/>
      <w:lvlText w:val="%1."/>
      <w:lvlJc w:val="left"/>
      <w:pPr>
        <w:ind w:left="165" w:hanging="187"/>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1" w:tplc="3EDA86C2">
      <w:numFmt w:val="bullet"/>
      <w:lvlText w:val="•"/>
      <w:lvlJc w:val="left"/>
      <w:pPr>
        <w:ind w:left="902" w:hanging="187"/>
      </w:pPr>
      <w:rPr>
        <w:rFonts w:hint="default"/>
        <w:lang w:val="pl-PL" w:eastAsia="en-US" w:bidi="ar-SA"/>
      </w:rPr>
    </w:lvl>
    <w:lvl w:ilvl="2" w:tplc="4394F80A">
      <w:numFmt w:val="bullet"/>
      <w:lvlText w:val="•"/>
      <w:lvlJc w:val="left"/>
      <w:pPr>
        <w:ind w:left="1645" w:hanging="187"/>
      </w:pPr>
      <w:rPr>
        <w:rFonts w:hint="default"/>
        <w:lang w:val="pl-PL" w:eastAsia="en-US" w:bidi="ar-SA"/>
      </w:rPr>
    </w:lvl>
    <w:lvl w:ilvl="3" w:tplc="637871A8">
      <w:numFmt w:val="bullet"/>
      <w:lvlText w:val="•"/>
      <w:lvlJc w:val="left"/>
      <w:pPr>
        <w:ind w:left="2388" w:hanging="187"/>
      </w:pPr>
      <w:rPr>
        <w:rFonts w:hint="default"/>
        <w:lang w:val="pl-PL" w:eastAsia="en-US" w:bidi="ar-SA"/>
      </w:rPr>
    </w:lvl>
    <w:lvl w:ilvl="4" w:tplc="DD161ED6">
      <w:numFmt w:val="bullet"/>
      <w:lvlText w:val="•"/>
      <w:lvlJc w:val="left"/>
      <w:pPr>
        <w:ind w:left="3131" w:hanging="187"/>
      </w:pPr>
      <w:rPr>
        <w:rFonts w:hint="default"/>
        <w:lang w:val="pl-PL" w:eastAsia="en-US" w:bidi="ar-SA"/>
      </w:rPr>
    </w:lvl>
    <w:lvl w:ilvl="5" w:tplc="5DA89336">
      <w:numFmt w:val="bullet"/>
      <w:lvlText w:val="•"/>
      <w:lvlJc w:val="left"/>
      <w:pPr>
        <w:ind w:left="3873" w:hanging="187"/>
      </w:pPr>
      <w:rPr>
        <w:rFonts w:hint="default"/>
        <w:lang w:val="pl-PL" w:eastAsia="en-US" w:bidi="ar-SA"/>
      </w:rPr>
    </w:lvl>
    <w:lvl w:ilvl="6" w:tplc="242AA498">
      <w:numFmt w:val="bullet"/>
      <w:lvlText w:val="•"/>
      <w:lvlJc w:val="left"/>
      <w:pPr>
        <w:ind w:left="4616" w:hanging="187"/>
      </w:pPr>
      <w:rPr>
        <w:rFonts w:hint="default"/>
        <w:lang w:val="pl-PL" w:eastAsia="en-US" w:bidi="ar-SA"/>
      </w:rPr>
    </w:lvl>
    <w:lvl w:ilvl="7" w:tplc="D9F62E80">
      <w:numFmt w:val="bullet"/>
      <w:lvlText w:val="•"/>
      <w:lvlJc w:val="left"/>
      <w:pPr>
        <w:ind w:left="5359" w:hanging="187"/>
      </w:pPr>
      <w:rPr>
        <w:rFonts w:hint="default"/>
        <w:lang w:val="pl-PL" w:eastAsia="en-US" w:bidi="ar-SA"/>
      </w:rPr>
    </w:lvl>
    <w:lvl w:ilvl="8" w:tplc="3FA85F9E">
      <w:numFmt w:val="bullet"/>
      <w:lvlText w:val="•"/>
      <w:lvlJc w:val="left"/>
      <w:pPr>
        <w:ind w:left="6102" w:hanging="187"/>
      </w:pPr>
      <w:rPr>
        <w:rFonts w:hint="default"/>
        <w:lang w:val="pl-PL" w:eastAsia="en-US" w:bidi="ar-SA"/>
      </w:rPr>
    </w:lvl>
  </w:abstractNum>
  <w:abstractNum w:abstractNumId="52" w15:restartNumberingAfterBreak="0">
    <w:nsid w:val="1A57409F"/>
    <w:multiLevelType w:val="hybridMultilevel"/>
    <w:tmpl w:val="C06ECA16"/>
    <w:lvl w:ilvl="0" w:tplc="41AE13D4">
      <w:start w:val="2"/>
      <w:numFmt w:val="decimal"/>
      <w:lvlText w:val="%1."/>
      <w:lvlJc w:val="left"/>
      <w:pPr>
        <w:ind w:left="52" w:hanging="173"/>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1" w:tplc="2678505C">
      <w:numFmt w:val="bullet"/>
      <w:lvlText w:val="•"/>
      <w:lvlJc w:val="left"/>
      <w:pPr>
        <w:ind w:left="812" w:hanging="173"/>
      </w:pPr>
      <w:rPr>
        <w:rFonts w:hint="default"/>
        <w:lang w:val="pl-PL" w:eastAsia="en-US" w:bidi="ar-SA"/>
      </w:rPr>
    </w:lvl>
    <w:lvl w:ilvl="2" w:tplc="4E102608">
      <w:numFmt w:val="bullet"/>
      <w:lvlText w:val="•"/>
      <w:lvlJc w:val="left"/>
      <w:pPr>
        <w:ind w:left="1565" w:hanging="173"/>
      </w:pPr>
      <w:rPr>
        <w:rFonts w:hint="default"/>
        <w:lang w:val="pl-PL" w:eastAsia="en-US" w:bidi="ar-SA"/>
      </w:rPr>
    </w:lvl>
    <w:lvl w:ilvl="3" w:tplc="51B29E38">
      <w:numFmt w:val="bullet"/>
      <w:lvlText w:val="•"/>
      <w:lvlJc w:val="left"/>
      <w:pPr>
        <w:ind w:left="2318" w:hanging="173"/>
      </w:pPr>
      <w:rPr>
        <w:rFonts w:hint="default"/>
        <w:lang w:val="pl-PL" w:eastAsia="en-US" w:bidi="ar-SA"/>
      </w:rPr>
    </w:lvl>
    <w:lvl w:ilvl="4" w:tplc="54ACD8A8">
      <w:numFmt w:val="bullet"/>
      <w:lvlText w:val="•"/>
      <w:lvlJc w:val="left"/>
      <w:pPr>
        <w:ind w:left="3071" w:hanging="173"/>
      </w:pPr>
      <w:rPr>
        <w:rFonts w:hint="default"/>
        <w:lang w:val="pl-PL" w:eastAsia="en-US" w:bidi="ar-SA"/>
      </w:rPr>
    </w:lvl>
    <w:lvl w:ilvl="5" w:tplc="5BB6E748">
      <w:numFmt w:val="bullet"/>
      <w:lvlText w:val="•"/>
      <w:lvlJc w:val="left"/>
      <w:pPr>
        <w:ind w:left="3823" w:hanging="173"/>
      </w:pPr>
      <w:rPr>
        <w:rFonts w:hint="default"/>
        <w:lang w:val="pl-PL" w:eastAsia="en-US" w:bidi="ar-SA"/>
      </w:rPr>
    </w:lvl>
    <w:lvl w:ilvl="6" w:tplc="7A0A2FCA">
      <w:numFmt w:val="bullet"/>
      <w:lvlText w:val="•"/>
      <w:lvlJc w:val="left"/>
      <w:pPr>
        <w:ind w:left="4576" w:hanging="173"/>
      </w:pPr>
      <w:rPr>
        <w:rFonts w:hint="default"/>
        <w:lang w:val="pl-PL" w:eastAsia="en-US" w:bidi="ar-SA"/>
      </w:rPr>
    </w:lvl>
    <w:lvl w:ilvl="7" w:tplc="A538D248">
      <w:numFmt w:val="bullet"/>
      <w:lvlText w:val="•"/>
      <w:lvlJc w:val="left"/>
      <w:pPr>
        <w:ind w:left="5329" w:hanging="173"/>
      </w:pPr>
      <w:rPr>
        <w:rFonts w:hint="default"/>
        <w:lang w:val="pl-PL" w:eastAsia="en-US" w:bidi="ar-SA"/>
      </w:rPr>
    </w:lvl>
    <w:lvl w:ilvl="8" w:tplc="96D02F88">
      <w:numFmt w:val="bullet"/>
      <w:lvlText w:val="•"/>
      <w:lvlJc w:val="left"/>
      <w:pPr>
        <w:ind w:left="6082" w:hanging="173"/>
      </w:pPr>
      <w:rPr>
        <w:rFonts w:hint="default"/>
        <w:lang w:val="pl-PL" w:eastAsia="en-US" w:bidi="ar-SA"/>
      </w:rPr>
    </w:lvl>
  </w:abstractNum>
  <w:abstractNum w:abstractNumId="53" w15:restartNumberingAfterBreak="0">
    <w:nsid w:val="1AC3579B"/>
    <w:multiLevelType w:val="hybridMultilevel"/>
    <w:tmpl w:val="57888CBE"/>
    <w:lvl w:ilvl="0" w:tplc="F63AAB66">
      <w:start w:val="1"/>
      <w:numFmt w:val="decimal"/>
      <w:lvlText w:val="%1)"/>
      <w:lvlJc w:val="left"/>
      <w:pPr>
        <w:ind w:left="392" w:hanging="222"/>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1" w:tplc="F5DED168">
      <w:start w:val="1"/>
      <w:numFmt w:val="decimal"/>
      <w:lvlText w:val="%2."/>
      <w:lvlJc w:val="left"/>
      <w:pPr>
        <w:ind w:left="165" w:hanging="188"/>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2" w:tplc="00BA53C8">
      <w:numFmt w:val="bullet"/>
      <w:lvlText w:val="•"/>
      <w:lvlJc w:val="left"/>
      <w:pPr>
        <w:ind w:left="1198" w:hanging="188"/>
      </w:pPr>
      <w:rPr>
        <w:rFonts w:hint="default"/>
        <w:lang w:val="pl-PL" w:eastAsia="en-US" w:bidi="ar-SA"/>
      </w:rPr>
    </w:lvl>
    <w:lvl w:ilvl="3" w:tplc="7940244A">
      <w:numFmt w:val="bullet"/>
      <w:lvlText w:val="•"/>
      <w:lvlJc w:val="left"/>
      <w:pPr>
        <w:ind w:left="1997" w:hanging="188"/>
      </w:pPr>
      <w:rPr>
        <w:rFonts w:hint="default"/>
        <w:lang w:val="pl-PL" w:eastAsia="en-US" w:bidi="ar-SA"/>
      </w:rPr>
    </w:lvl>
    <w:lvl w:ilvl="4" w:tplc="88CEF122">
      <w:numFmt w:val="bullet"/>
      <w:lvlText w:val="•"/>
      <w:lvlJc w:val="left"/>
      <w:pPr>
        <w:ind w:left="2795" w:hanging="188"/>
      </w:pPr>
      <w:rPr>
        <w:rFonts w:hint="default"/>
        <w:lang w:val="pl-PL" w:eastAsia="en-US" w:bidi="ar-SA"/>
      </w:rPr>
    </w:lvl>
    <w:lvl w:ilvl="5" w:tplc="56429160">
      <w:numFmt w:val="bullet"/>
      <w:lvlText w:val="•"/>
      <w:lvlJc w:val="left"/>
      <w:pPr>
        <w:ind w:left="3594" w:hanging="188"/>
      </w:pPr>
      <w:rPr>
        <w:rFonts w:hint="default"/>
        <w:lang w:val="pl-PL" w:eastAsia="en-US" w:bidi="ar-SA"/>
      </w:rPr>
    </w:lvl>
    <w:lvl w:ilvl="6" w:tplc="9E7C9E3E">
      <w:numFmt w:val="bullet"/>
      <w:lvlText w:val="•"/>
      <w:lvlJc w:val="left"/>
      <w:pPr>
        <w:ind w:left="4393" w:hanging="188"/>
      </w:pPr>
      <w:rPr>
        <w:rFonts w:hint="default"/>
        <w:lang w:val="pl-PL" w:eastAsia="en-US" w:bidi="ar-SA"/>
      </w:rPr>
    </w:lvl>
    <w:lvl w:ilvl="7" w:tplc="4532F9F2">
      <w:numFmt w:val="bullet"/>
      <w:lvlText w:val="•"/>
      <w:lvlJc w:val="left"/>
      <w:pPr>
        <w:ind w:left="5191" w:hanging="188"/>
      </w:pPr>
      <w:rPr>
        <w:rFonts w:hint="default"/>
        <w:lang w:val="pl-PL" w:eastAsia="en-US" w:bidi="ar-SA"/>
      </w:rPr>
    </w:lvl>
    <w:lvl w:ilvl="8" w:tplc="7F320F80">
      <w:numFmt w:val="bullet"/>
      <w:lvlText w:val="•"/>
      <w:lvlJc w:val="left"/>
      <w:pPr>
        <w:ind w:left="5990" w:hanging="188"/>
      </w:pPr>
      <w:rPr>
        <w:rFonts w:hint="default"/>
        <w:lang w:val="pl-PL" w:eastAsia="en-US" w:bidi="ar-SA"/>
      </w:rPr>
    </w:lvl>
  </w:abstractNum>
  <w:abstractNum w:abstractNumId="54" w15:restartNumberingAfterBreak="0">
    <w:nsid w:val="1AF55A11"/>
    <w:multiLevelType w:val="hybridMultilevel"/>
    <w:tmpl w:val="1E200134"/>
    <w:lvl w:ilvl="0" w:tplc="8DBA9708">
      <w:start w:val="1"/>
      <w:numFmt w:val="decimal"/>
      <w:lvlText w:val="%1."/>
      <w:lvlJc w:val="left"/>
      <w:pPr>
        <w:ind w:left="165" w:hanging="208"/>
      </w:pPr>
      <w:rPr>
        <w:rFonts w:ascii="Times New Roman" w:eastAsia="Times New Roman" w:hAnsi="Times New Roman" w:cs="Times New Roman" w:hint="default"/>
        <w:b/>
        <w:bCs/>
        <w:i w:val="0"/>
        <w:iCs w:val="0"/>
        <w:color w:val="231F20"/>
        <w:spacing w:val="-1"/>
        <w:w w:val="100"/>
        <w:sz w:val="21"/>
        <w:szCs w:val="21"/>
        <w:lang w:val="pl-PL" w:eastAsia="en-US" w:bidi="ar-SA"/>
      </w:rPr>
    </w:lvl>
    <w:lvl w:ilvl="1" w:tplc="9C82B37C">
      <w:start w:val="1"/>
      <w:numFmt w:val="decimal"/>
      <w:lvlText w:val="%2."/>
      <w:lvlJc w:val="left"/>
      <w:pPr>
        <w:ind w:left="165" w:hanging="211"/>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2" w:tplc="301AD62E">
      <w:numFmt w:val="bullet"/>
      <w:lvlText w:val="•"/>
      <w:lvlJc w:val="left"/>
      <w:pPr>
        <w:ind w:left="1645" w:hanging="211"/>
      </w:pPr>
      <w:rPr>
        <w:rFonts w:hint="default"/>
        <w:lang w:val="pl-PL" w:eastAsia="en-US" w:bidi="ar-SA"/>
      </w:rPr>
    </w:lvl>
    <w:lvl w:ilvl="3" w:tplc="4B0EE34E">
      <w:numFmt w:val="bullet"/>
      <w:lvlText w:val="•"/>
      <w:lvlJc w:val="left"/>
      <w:pPr>
        <w:ind w:left="2388" w:hanging="211"/>
      </w:pPr>
      <w:rPr>
        <w:rFonts w:hint="default"/>
        <w:lang w:val="pl-PL" w:eastAsia="en-US" w:bidi="ar-SA"/>
      </w:rPr>
    </w:lvl>
    <w:lvl w:ilvl="4" w:tplc="D7BA8858">
      <w:numFmt w:val="bullet"/>
      <w:lvlText w:val="•"/>
      <w:lvlJc w:val="left"/>
      <w:pPr>
        <w:ind w:left="3131" w:hanging="211"/>
      </w:pPr>
      <w:rPr>
        <w:rFonts w:hint="default"/>
        <w:lang w:val="pl-PL" w:eastAsia="en-US" w:bidi="ar-SA"/>
      </w:rPr>
    </w:lvl>
    <w:lvl w:ilvl="5" w:tplc="2ED88938">
      <w:numFmt w:val="bullet"/>
      <w:lvlText w:val="•"/>
      <w:lvlJc w:val="left"/>
      <w:pPr>
        <w:ind w:left="3873" w:hanging="211"/>
      </w:pPr>
      <w:rPr>
        <w:rFonts w:hint="default"/>
        <w:lang w:val="pl-PL" w:eastAsia="en-US" w:bidi="ar-SA"/>
      </w:rPr>
    </w:lvl>
    <w:lvl w:ilvl="6" w:tplc="C322847E">
      <w:numFmt w:val="bullet"/>
      <w:lvlText w:val="•"/>
      <w:lvlJc w:val="left"/>
      <w:pPr>
        <w:ind w:left="4616" w:hanging="211"/>
      </w:pPr>
      <w:rPr>
        <w:rFonts w:hint="default"/>
        <w:lang w:val="pl-PL" w:eastAsia="en-US" w:bidi="ar-SA"/>
      </w:rPr>
    </w:lvl>
    <w:lvl w:ilvl="7" w:tplc="34200088">
      <w:numFmt w:val="bullet"/>
      <w:lvlText w:val="•"/>
      <w:lvlJc w:val="left"/>
      <w:pPr>
        <w:ind w:left="5359" w:hanging="211"/>
      </w:pPr>
      <w:rPr>
        <w:rFonts w:hint="default"/>
        <w:lang w:val="pl-PL" w:eastAsia="en-US" w:bidi="ar-SA"/>
      </w:rPr>
    </w:lvl>
    <w:lvl w:ilvl="8" w:tplc="A5764BA6">
      <w:numFmt w:val="bullet"/>
      <w:lvlText w:val="•"/>
      <w:lvlJc w:val="left"/>
      <w:pPr>
        <w:ind w:left="6102" w:hanging="211"/>
      </w:pPr>
      <w:rPr>
        <w:rFonts w:hint="default"/>
        <w:lang w:val="pl-PL" w:eastAsia="en-US" w:bidi="ar-SA"/>
      </w:rPr>
    </w:lvl>
  </w:abstractNum>
  <w:abstractNum w:abstractNumId="55" w15:restartNumberingAfterBreak="0">
    <w:nsid w:val="1B4E33CE"/>
    <w:multiLevelType w:val="hybridMultilevel"/>
    <w:tmpl w:val="6114B8BE"/>
    <w:lvl w:ilvl="0" w:tplc="BFBAB7DC">
      <w:start w:val="1"/>
      <w:numFmt w:val="decimal"/>
      <w:lvlText w:val="%1)"/>
      <w:lvlJc w:val="left"/>
      <w:pPr>
        <w:ind w:left="392" w:hanging="227"/>
      </w:pPr>
      <w:rPr>
        <w:rFonts w:ascii="Times New Roman" w:eastAsia="Times New Roman" w:hAnsi="Times New Roman" w:cs="Times New Roman" w:hint="default"/>
        <w:b w:val="0"/>
        <w:bCs w:val="0"/>
        <w:i w:val="0"/>
        <w:iCs w:val="0"/>
        <w:color w:val="231F20"/>
        <w:spacing w:val="-1"/>
        <w:w w:val="99"/>
        <w:sz w:val="19"/>
        <w:szCs w:val="19"/>
        <w:lang w:val="pl-PL" w:eastAsia="en-US" w:bidi="ar-SA"/>
      </w:rPr>
    </w:lvl>
    <w:lvl w:ilvl="1" w:tplc="076887F0">
      <w:numFmt w:val="bullet"/>
      <w:lvlText w:val="•"/>
      <w:lvlJc w:val="left"/>
      <w:pPr>
        <w:ind w:left="1118" w:hanging="227"/>
      </w:pPr>
      <w:rPr>
        <w:rFonts w:hint="default"/>
        <w:lang w:val="pl-PL" w:eastAsia="en-US" w:bidi="ar-SA"/>
      </w:rPr>
    </w:lvl>
    <w:lvl w:ilvl="2" w:tplc="A28693E4">
      <w:numFmt w:val="bullet"/>
      <w:lvlText w:val="•"/>
      <w:lvlJc w:val="left"/>
      <w:pPr>
        <w:ind w:left="1837" w:hanging="227"/>
      </w:pPr>
      <w:rPr>
        <w:rFonts w:hint="default"/>
        <w:lang w:val="pl-PL" w:eastAsia="en-US" w:bidi="ar-SA"/>
      </w:rPr>
    </w:lvl>
    <w:lvl w:ilvl="3" w:tplc="33A47D82">
      <w:numFmt w:val="bullet"/>
      <w:lvlText w:val="•"/>
      <w:lvlJc w:val="left"/>
      <w:pPr>
        <w:ind w:left="2556" w:hanging="227"/>
      </w:pPr>
      <w:rPr>
        <w:rFonts w:hint="default"/>
        <w:lang w:val="pl-PL" w:eastAsia="en-US" w:bidi="ar-SA"/>
      </w:rPr>
    </w:lvl>
    <w:lvl w:ilvl="4" w:tplc="882EB32E">
      <w:numFmt w:val="bullet"/>
      <w:lvlText w:val="•"/>
      <w:lvlJc w:val="left"/>
      <w:pPr>
        <w:ind w:left="3275" w:hanging="227"/>
      </w:pPr>
      <w:rPr>
        <w:rFonts w:hint="default"/>
        <w:lang w:val="pl-PL" w:eastAsia="en-US" w:bidi="ar-SA"/>
      </w:rPr>
    </w:lvl>
    <w:lvl w:ilvl="5" w:tplc="7C4E3A90">
      <w:numFmt w:val="bullet"/>
      <w:lvlText w:val="•"/>
      <w:lvlJc w:val="left"/>
      <w:pPr>
        <w:ind w:left="3993" w:hanging="227"/>
      </w:pPr>
      <w:rPr>
        <w:rFonts w:hint="default"/>
        <w:lang w:val="pl-PL" w:eastAsia="en-US" w:bidi="ar-SA"/>
      </w:rPr>
    </w:lvl>
    <w:lvl w:ilvl="6" w:tplc="FBFC899A">
      <w:numFmt w:val="bullet"/>
      <w:lvlText w:val="•"/>
      <w:lvlJc w:val="left"/>
      <w:pPr>
        <w:ind w:left="4712" w:hanging="227"/>
      </w:pPr>
      <w:rPr>
        <w:rFonts w:hint="default"/>
        <w:lang w:val="pl-PL" w:eastAsia="en-US" w:bidi="ar-SA"/>
      </w:rPr>
    </w:lvl>
    <w:lvl w:ilvl="7" w:tplc="60587A6C">
      <w:numFmt w:val="bullet"/>
      <w:lvlText w:val="•"/>
      <w:lvlJc w:val="left"/>
      <w:pPr>
        <w:ind w:left="5431" w:hanging="227"/>
      </w:pPr>
      <w:rPr>
        <w:rFonts w:hint="default"/>
        <w:lang w:val="pl-PL" w:eastAsia="en-US" w:bidi="ar-SA"/>
      </w:rPr>
    </w:lvl>
    <w:lvl w:ilvl="8" w:tplc="EF2CF47A">
      <w:numFmt w:val="bullet"/>
      <w:lvlText w:val="•"/>
      <w:lvlJc w:val="left"/>
      <w:pPr>
        <w:ind w:left="6150" w:hanging="227"/>
      </w:pPr>
      <w:rPr>
        <w:rFonts w:hint="default"/>
        <w:lang w:val="pl-PL" w:eastAsia="en-US" w:bidi="ar-SA"/>
      </w:rPr>
    </w:lvl>
  </w:abstractNum>
  <w:abstractNum w:abstractNumId="56" w15:restartNumberingAfterBreak="0">
    <w:nsid w:val="1B8874BD"/>
    <w:multiLevelType w:val="hybridMultilevel"/>
    <w:tmpl w:val="B1F45D9E"/>
    <w:lvl w:ilvl="0" w:tplc="F0FA54A6">
      <w:start w:val="1"/>
      <w:numFmt w:val="decimal"/>
      <w:lvlText w:val="%1)"/>
      <w:lvlJc w:val="left"/>
      <w:pPr>
        <w:ind w:left="278" w:hanging="227"/>
        <w:jc w:val="right"/>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1" w:tplc="CFC2047E">
      <w:numFmt w:val="bullet"/>
      <w:lvlText w:val="•"/>
      <w:lvlJc w:val="left"/>
      <w:pPr>
        <w:ind w:left="1010" w:hanging="227"/>
      </w:pPr>
      <w:rPr>
        <w:rFonts w:hint="default"/>
        <w:lang w:val="pl-PL" w:eastAsia="en-US" w:bidi="ar-SA"/>
      </w:rPr>
    </w:lvl>
    <w:lvl w:ilvl="2" w:tplc="AF3AD072">
      <w:numFmt w:val="bullet"/>
      <w:lvlText w:val="•"/>
      <w:lvlJc w:val="left"/>
      <w:pPr>
        <w:ind w:left="1741" w:hanging="227"/>
      </w:pPr>
      <w:rPr>
        <w:rFonts w:hint="default"/>
        <w:lang w:val="pl-PL" w:eastAsia="en-US" w:bidi="ar-SA"/>
      </w:rPr>
    </w:lvl>
    <w:lvl w:ilvl="3" w:tplc="2B8C1204">
      <w:numFmt w:val="bullet"/>
      <w:lvlText w:val="•"/>
      <w:lvlJc w:val="left"/>
      <w:pPr>
        <w:ind w:left="2472" w:hanging="227"/>
      </w:pPr>
      <w:rPr>
        <w:rFonts w:hint="default"/>
        <w:lang w:val="pl-PL" w:eastAsia="en-US" w:bidi="ar-SA"/>
      </w:rPr>
    </w:lvl>
    <w:lvl w:ilvl="4" w:tplc="9F0CFFB2">
      <w:numFmt w:val="bullet"/>
      <w:lvlText w:val="•"/>
      <w:lvlJc w:val="left"/>
      <w:pPr>
        <w:ind w:left="3203" w:hanging="227"/>
      </w:pPr>
      <w:rPr>
        <w:rFonts w:hint="default"/>
        <w:lang w:val="pl-PL" w:eastAsia="en-US" w:bidi="ar-SA"/>
      </w:rPr>
    </w:lvl>
    <w:lvl w:ilvl="5" w:tplc="E1C62348">
      <w:numFmt w:val="bullet"/>
      <w:lvlText w:val="•"/>
      <w:lvlJc w:val="left"/>
      <w:pPr>
        <w:ind w:left="3933" w:hanging="227"/>
      </w:pPr>
      <w:rPr>
        <w:rFonts w:hint="default"/>
        <w:lang w:val="pl-PL" w:eastAsia="en-US" w:bidi="ar-SA"/>
      </w:rPr>
    </w:lvl>
    <w:lvl w:ilvl="6" w:tplc="015C99B2">
      <w:numFmt w:val="bullet"/>
      <w:lvlText w:val="•"/>
      <w:lvlJc w:val="left"/>
      <w:pPr>
        <w:ind w:left="4664" w:hanging="227"/>
      </w:pPr>
      <w:rPr>
        <w:rFonts w:hint="default"/>
        <w:lang w:val="pl-PL" w:eastAsia="en-US" w:bidi="ar-SA"/>
      </w:rPr>
    </w:lvl>
    <w:lvl w:ilvl="7" w:tplc="D19AB76E">
      <w:numFmt w:val="bullet"/>
      <w:lvlText w:val="•"/>
      <w:lvlJc w:val="left"/>
      <w:pPr>
        <w:ind w:left="5395" w:hanging="227"/>
      </w:pPr>
      <w:rPr>
        <w:rFonts w:hint="default"/>
        <w:lang w:val="pl-PL" w:eastAsia="en-US" w:bidi="ar-SA"/>
      </w:rPr>
    </w:lvl>
    <w:lvl w:ilvl="8" w:tplc="90BE65E0">
      <w:numFmt w:val="bullet"/>
      <w:lvlText w:val="•"/>
      <w:lvlJc w:val="left"/>
      <w:pPr>
        <w:ind w:left="6126" w:hanging="227"/>
      </w:pPr>
      <w:rPr>
        <w:rFonts w:hint="default"/>
        <w:lang w:val="pl-PL" w:eastAsia="en-US" w:bidi="ar-SA"/>
      </w:rPr>
    </w:lvl>
  </w:abstractNum>
  <w:abstractNum w:abstractNumId="57" w15:restartNumberingAfterBreak="0">
    <w:nsid w:val="1BFA039E"/>
    <w:multiLevelType w:val="hybridMultilevel"/>
    <w:tmpl w:val="F50676CC"/>
    <w:lvl w:ilvl="0" w:tplc="F51CE69C">
      <w:start w:val="2"/>
      <w:numFmt w:val="decimal"/>
      <w:lvlText w:val="%1."/>
      <w:lvlJc w:val="left"/>
      <w:pPr>
        <w:ind w:left="165" w:hanging="187"/>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1" w:tplc="A87630AE">
      <w:numFmt w:val="bullet"/>
      <w:lvlText w:val="•"/>
      <w:lvlJc w:val="left"/>
      <w:pPr>
        <w:ind w:left="902" w:hanging="187"/>
      </w:pPr>
      <w:rPr>
        <w:rFonts w:hint="default"/>
        <w:lang w:val="pl-PL" w:eastAsia="en-US" w:bidi="ar-SA"/>
      </w:rPr>
    </w:lvl>
    <w:lvl w:ilvl="2" w:tplc="C9A41EC6">
      <w:numFmt w:val="bullet"/>
      <w:lvlText w:val="•"/>
      <w:lvlJc w:val="left"/>
      <w:pPr>
        <w:ind w:left="1645" w:hanging="187"/>
      </w:pPr>
      <w:rPr>
        <w:rFonts w:hint="default"/>
        <w:lang w:val="pl-PL" w:eastAsia="en-US" w:bidi="ar-SA"/>
      </w:rPr>
    </w:lvl>
    <w:lvl w:ilvl="3" w:tplc="1CDED0F8">
      <w:numFmt w:val="bullet"/>
      <w:lvlText w:val="•"/>
      <w:lvlJc w:val="left"/>
      <w:pPr>
        <w:ind w:left="2388" w:hanging="187"/>
      </w:pPr>
      <w:rPr>
        <w:rFonts w:hint="default"/>
        <w:lang w:val="pl-PL" w:eastAsia="en-US" w:bidi="ar-SA"/>
      </w:rPr>
    </w:lvl>
    <w:lvl w:ilvl="4" w:tplc="5FCEFD74">
      <w:numFmt w:val="bullet"/>
      <w:lvlText w:val="•"/>
      <w:lvlJc w:val="left"/>
      <w:pPr>
        <w:ind w:left="3131" w:hanging="187"/>
      </w:pPr>
      <w:rPr>
        <w:rFonts w:hint="default"/>
        <w:lang w:val="pl-PL" w:eastAsia="en-US" w:bidi="ar-SA"/>
      </w:rPr>
    </w:lvl>
    <w:lvl w:ilvl="5" w:tplc="11DA5D0E">
      <w:numFmt w:val="bullet"/>
      <w:lvlText w:val="•"/>
      <w:lvlJc w:val="left"/>
      <w:pPr>
        <w:ind w:left="3873" w:hanging="187"/>
      </w:pPr>
      <w:rPr>
        <w:rFonts w:hint="default"/>
        <w:lang w:val="pl-PL" w:eastAsia="en-US" w:bidi="ar-SA"/>
      </w:rPr>
    </w:lvl>
    <w:lvl w:ilvl="6" w:tplc="41D4DE7C">
      <w:numFmt w:val="bullet"/>
      <w:lvlText w:val="•"/>
      <w:lvlJc w:val="left"/>
      <w:pPr>
        <w:ind w:left="4616" w:hanging="187"/>
      </w:pPr>
      <w:rPr>
        <w:rFonts w:hint="default"/>
        <w:lang w:val="pl-PL" w:eastAsia="en-US" w:bidi="ar-SA"/>
      </w:rPr>
    </w:lvl>
    <w:lvl w:ilvl="7" w:tplc="C584FC60">
      <w:numFmt w:val="bullet"/>
      <w:lvlText w:val="•"/>
      <w:lvlJc w:val="left"/>
      <w:pPr>
        <w:ind w:left="5359" w:hanging="187"/>
      </w:pPr>
      <w:rPr>
        <w:rFonts w:hint="default"/>
        <w:lang w:val="pl-PL" w:eastAsia="en-US" w:bidi="ar-SA"/>
      </w:rPr>
    </w:lvl>
    <w:lvl w:ilvl="8" w:tplc="9872B65C">
      <w:numFmt w:val="bullet"/>
      <w:lvlText w:val="•"/>
      <w:lvlJc w:val="left"/>
      <w:pPr>
        <w:ind w:left="6102" w:hanging="187"/>
      </w:pPr>
      <w:rPr>
        <w:rFonts w:hint="default"/>
        <w:lang w:val="pl-PL" w:eastAsia="en-US" w:bidi="ar-SA"/>
      </w:rPr>
    </w:lvl>
  </w:abstractNum>
  <w:abstractNum w:abstractNumId="58" w15:restartNumberingAfterBreak="0">
    <w:nsid w:val="1C7034BD"/>
    <w:multiLevelType w:val="hybridMultilevel"/>
    <w:tmpl w:val="F8D8FE28"/>
    <w:lvl w:ilvl="0" w:tplc="E3B4143A">
      <w:start w:val="1"/>
      <w:numFmt w:val="decimal"/>
      <w:lvlText w:val="%1."/>
      <w:lvlJc w:val="left"/>
      <w:pPr>
        <w:ind w:left="165" w:hanging="205"/>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5044D2BC">
      <w:start w:val="1"/>
      <w:numFmt w:val="decimal"/>
      <w:lvlText w:val="%2."/>
      <w:lvlJc w:val="left"/>
      <w:pPr>
        <w:ind w:left="165" w:hanging="249"/>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2" w:tplc="341C7DFC">
      <w:numFmt w:val="bullet"/>
      <w:lvlText w:val="•"/>
      <w:lvlJc w:val="left"/>
      <w:pPr>
        <w:ind w:left="1645" w:hanging="249"/>
      </w:pPr>
      <w:rPr>
        <w:rFonts w:hint="default"/>
        <w:lang w:val="pl-PL" w:eastAsia="en-US" w:bidi="ar-SA"/>
      </w:rPr>
    </w:lvl>
    <w:lvl w:ilvl="3" w:tplc="C0FE81AC">
      <w:numFmt w:val="bullet"/>
      <w:lvlText w:val="•"/>
      <w:lvlJc w:val="left"/>
      <w:pPr>
        <w:ind w:left="2388" w:hanging="249"/>
      </w:pPr>
      <w:rPr>
        <w:rFonts w:hint="default"/>
        <w:lang w:val="pl-PL" w:eastAsia="en-US" w:bidi="ar-SA"/>
      </w:rPr>
    </w:lvl>
    <w:lvl w:ilvl="4" w:tplc="4A563834">
      <w:numFmt w:val="bullet"/>
      <w:lvlText w:val="•"/>
      <w:lvlJc w:val="left"/>
      <w:pPr>
        <w:ind w:left="3131" w:hanging="249"/>
      </w:pPr>
      <w:rPr>
        <w:rFonts w:hint="default"/>
        <w:lang w:val="pl-PL" w:eastAsia="en-US" w:bidi="ar-SA"/>
      </w:rPr>
    </w:lvl>
    <w:lvl w:ilvl="5" w:tplc="B37647F6">
      <w:numFmt w:val="bullet"/>
      <w:lvlText w:val="•"/>
      <w:lvlJc w:val="left"/>
      <w:pPr>
        <w:ind w:left="3873" w:hanging="249"/>
      </w:pPr>
      <w:rPr>
        <w:rFonts w:hint="default"/>
        <w:lang w:val="pl-PL" w:eastAsia="en-US" w:bidi="ar-SA"/>
      </w:rPr>
    </w:lvl>
    <w:lvl w:ilvl="6" w:tplc="195C401C">
      <w:numFmt w:val="bullet"/>
      <w:lvlText w:val="•"/>
      <w:lvlJc w:val="left"/>
      <w:pPr>
        <w:ind w:left="4616" w:hanging="249"/>
      </w:pPr>
      <w:rPr>
        <w:rFonts w:hint="default"/>
        <w:lang w:val="pl-PL" w:eastAsia="en-US" w:bidi="ar-SA"/>
      </w:rPr>
    </w:lvl>
    <w:lvl w:ilvl="7" w:tplc="FB184E20">
      <w:numFmt w:val="bullet"/>
      <w:lvlText w:val="•"/>
      <w:lvlJc w:val="left"/>
      <w:pPr>
        <w:ind w:left="5359" w:hanging="249"/>
      </w:pPr>
      <w:rPr>
        <w:rFonts w:hint="default"/>
        <w:lang w:val="pl-PL" w:eastAsia="en-US" w:bidi="ar-SA"/>
      </w:rPr>
    </w:lvl>
    <w:lvl w:ilvl="8" w:tplc="B9EADDC6">
      <w:numFmt w:val="bullet"/>
      <w:lvlText w:val="•"/>
      <w:lvlJc w:val="left"/>
      <w:pPr>
        <w:ind w:left="6102" w:hanging="249"/>
      </w:pPr>
      <w:rPr>
        <w:rFonts w:hint="default"/>
        <w:lang w:val="pl-PL" w:eastAsia="en-US" w:bidi="ar-SA"/>
      </w:rPr>
    </w:lvl>
  </w:abstractNum>
  <w:abstractNum w:abstractNumId="59" w15:restartNumberingAfterBreak="0">
    <w:nsid w:val="1D087F5D"/>
    <w:multiLevelType w:val="hybridMultilevel"/>
    <w:tmpl w:val="EE583B6A"/>
    <w:lvl w:ilvl="0" w:tplc="A4EECD4A">
      <w:start w:val="2"/>
      <w:numFmt w:val="decimal"/>
      <w:lvlText w:val="%1."/>
      <w:lvlJc w:val="left"/>
      <w:pPr>
        <w:ind w:left="52" w:hanging="178"/>
        <w:jc w:val="right"/>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1" w:tplc="48E4CF0E">
      <w:numFmt w:val="bullet"/>
      <w:lvlText w:val="•"/>
      <w:lvlJc w:val="left"/>
      <w:pPr>
        <w:ind w:left="812" w:hanging="178"/>
      </w:pPr>
      <w:rPr>
        <w:rFonts w:hint="default"/>
        <w:lang w:val="pl-PL" w:eastAsia="en-US" w:bidi="ar-SA"/>
      </w:rPr>
    </w:lvl>
    <w:lvl w:ilvl="2" w:tplc="090A07CE">
      <w:numFmt w:val="bullet"/>
      <w:lvlText w:val="•"/>
      <w:lvlJc w:val="left"/>
      <w:pPr>
        <w:ind w:left="1565" w:hanging="178"/>
      </w:pPr>
      <w:rPr>
        <w:rFonts w:hint="default"/>
        <w:lang w:val="pl-PL" w:eastAsia="en-US" w:bidi="ar-SA"/>
      </w:rPr>
    </w:lvl>
    <w:lvl w:ilvl="3" w:tplc="AC7CC312">
      <w:numFmt w:val="bullet"/>
      <w:lvlText w:val="•"/>
      <w:lvlJc w:val="left"/>
      <w:pPr>
        <w:ind w:left="2318" w:hanging="178"/>
      </w:pPr>
      <w:rPr>
        <w:rFonts w:hint="default"/>
        <w:lang w:val="pl-PL" w:eastAsia="en-US" w:bidi="ar-SA"/>
      </w:rPr>
    </w:lvl>
    <w:lvl w:ilvl="4" w:tplc="02E466AA">
      <w:numFmt w:val="bullet"/>
      <w:lvlText w:val="•"/>
      <w:lvlJc w:val="left"/>
      <w:pPr>
        <w:ind w:left="3071" w:hanging="178"/>
      </w:pPr>
      <w:rPr>
        <w:rFonts w:hint="default"/>
        <w:lang w:val="pl-PL" w:eastAsia="en-US" w:bidi="ar-SA"/>
      </w:rPr>
    </w:lvl>
    <w:lvl w:ilvl="5" w:tplc="20EECA40">
      <w:numFmt w:val="bullet"/>
      <w:lvlText w:val="•"/>
      <w:lvlJc w:val="left"/>
      <w:pPr>
        <w:ind w:left="3823" w:hanging="178"/>
      </w:pPr>
      <w:rPr>
        <w:rFonts w:hint="default"/>
        <w:lang w:val="pl-PL" w:eastAsia="en-US" w:bidi="ar-SA"/>
      </w:rPr>
    </w:lvl>
    <w:lvl w:ilvl="6" w:tplc="87D6C3C2">
      <w:numFmt w:val="bullet"/>
      <w:lvlText w:val="•"/>
      <w:lvlJc w:val="left"/>
      <w:pPr>
        <w:ind w:left="4576" w:hanging="178"/>
      </w:pPr>
      <w:rPr>
        <w:rFonts w:hint="default"/>
        <w:lang w:val="pl-PL" w:eastAsia="en-US" w:bidi="ar-SA"/>
      </w:rPr>
    </w:lvl>
    <w:lvl w:ilvl="7" w:tplc="A6C8C0BA">
      <w:numFmt w:val="bullet"/>
      <w:lvlText w:val="•"/>
      <w:lvlJc w:val="left"/>
      <w:pPr>
        <w:ind w:left="5329" w:hanging="178"/>
      </w:pPr>
      <w:rPr>
        <w:rFonts w:hint="default"/>
        <w:lang w:val="pl-PL" w:eastAsia="en-US" w:bidi="ar-SA"/>
      </w:rPr>
    </w:lvl>
    <w:lvl w:ilvl="8" w:tplc="363E7752">
      <w:numFmt w:val="bullet"/>
      <w:lvlText w:val="•"/>
      <w:lvlJc w:val="left"/>
      <w:pPr>
        <w:ind w:left="6082" w:hanging="178"/>
      </w:pPr>
      <w:rPr>
        <w:rFonts w:hint="default"/>
        <w:lang w:val="pl-PL" w:eastAsia="en-US" w:bidi="ar-SA"/>
      </w:rPr>
    </w:lvl>
  </w:abstractNum>
  <w:abstractNum w:abstractNumId="60" w15:restartNumberingAfterBreak="0">
    <w:nsid w:val="1D3A7285"/>
    <w:multiLevelType w:val="hybridMultilevel"/>
    <w:tmpl w:val="6C102FF8"/>
    <w:lvl w:ilvl="0" w:tplc="89EA782A">
      <w:start w:val="1"/>
      <w:numFmt w:val="decimal"/>
      <w:lvlText w:val="%1."/>
      <w:lvlJc w:val="left"/>
      <w:pPr>
        <w:ind w:left="165" w:hanging="250"/>
      </w:pPr>
      <w:rPr>
        <w:rFonts w:ascii="Times New Roman" w:eastAsia="Times New Roman" w:hAnsi="Times New Roman" w:cs="Times New Roman" w:hint="default"/>
        <w:b/>
        <w:bCs/>
        <w:i w:val="0"/>
        <w:iCs w:val="0"/>
        <w:color w:val="231F20"/>
        <w:spacing w:val="-1"/>
        <w:w w:val="100"/>
        <w:sz w:val="21"/>
        <w:szCs w:val="21"/>
        <w:lang w:val="pl-PL" w:eastAsia="en-US" w:bidi="ar-SA"/>
      </w:rPr>
    </w:lvl>
    <w:lvl w:ilvl="1" w:tplc="485C792C">
      <w:start w:val="1"/>
      <w:numFmt w:val="decimal"/>
      <w:lvlText w:val="%2)"/>
      <w:lvlJc w:val="left"/>
      <w:pPr>
        <w:ind w:left="448" w:hanging="284"/>
      </w:pPr>
      <w:rPr>
        <w:rFonts w:ascii="Times New Roman" w:eastAsia="Times New Roman" w:hAnsi="Times New Roman" w:cs="Times New Roman" w:hint="default"/>
        <w:b/>
        <w:bCs/>
        <w:i w:val="0"/>
        <w:iCs w:val="0"/>
        <w:color w:val="231F20"/>
        <w:spacing w:val="-1"/>
        <w:w w:val="102"/>
        <w:sz w:val="21"/>
        <w:szCs w:val="21"/>
        <w:lang w:val="pl-PL" w:eastAsia="en-US" w:bidi="ar-SA"/>
      </w:rPr>
    </w:lvl>
    <w:lvl w:ilvl="2" w:tplc="EE4A4A4C">
      <w:numFmt w:val="bullet"/>
      <w:lvlText w:val="•"/>
      <w:lvlJc w:val="left"/>
      <w:pPr>
        <w:ind w:left="1234" w:hanging="284"/>
      </w:pPr>
      <w:rPr>
        <w:rFonts w:hint="default"/>
        <w:lang w:val="pl-PL" w:eastAsia="en-US" w:bidi="ar-SA"/>
      </w:rPr>
    </w:lvl>
    <w:lvl w:ilvl="3" w:tplc="C3CE38D6">
      <w:numFmt w:val="bullet"/>
      <w:lvlText w:val="•"/>
      <w:lvlJc w:val="left"/>
      <w:pPr>
        <w:ind w:left="2028" w:hanging="284"/>
      </w:pPr>
      <w:rPr>
        <w:rFonts w:hint="default"/>
        <w:lang w:val="pl-PL" w:eastAsia="en-US" w:bidi="ar-SA"/>
      </w:rPr>
    </w:lvl>
    <w:lvl w:ilvl="4" w:tplc="F7EC9E32">
      <w:numFmt w:val="bullet"/>
      <w:lvlText w:val="•"/>
      <w:lvlJc w:val="left"/>
      <w:pPr>
        <w:ind w:left="2822" w:hanging="284"/>
      </w:pPr>
      <w:rPr>
        <w:rFonts w:hint="default"/>
        <w:lang w:val="pl-PL" w:eastAsia="en-US" w:bidi="ar-SA"/>
      </w:rPr>
    </w:lvl>
    <w:lvl w:ilvl="5" w:tplc="89FE36B0">
      <w:numFmt w:val="bullet"/>
      <w:lvlText w:val="•"/>
      <w:lvlJc w:val="left"/>
      <w:pPr>
        <w:ind w:left="3616" w:hanging="284"/>
      </w:pPr>
      <w:rPr>
        <w:rFonts w:hint="default"/>
        <w:lang w:val="pl-PL" w:eastAsia="en-US" w:bidi="ar-SA"/>
      </w:rPr>
    </w:lvl>
    <w:lvl w:ilvl="6" w:tplc="8E84F696">
      <w:numFmt w:val="bullet"/>
      <w:lvlText w:val="•"/>
      <w:lvlJc w:val="left"/>
      <w:pPr>
        <w:ind w:left="4410" w:hanging="284"/>
      </w:pPr>
      <w:rPr>
        <w:rFonts w:hint="default"/>
        <w:lang w:val="pl-PL" w:eastAsia="en-US" w:bidi="ar-SA"/>
      </w:rPr>
    </w:lvl>
    <w:lvl w:ilvl="7" w:tplc="7992720C">
      <w:numFmt w:val="bullet"/>
      <w:lvlText w:val="•"/>
      <w:lvlJc w:val="left"/>
      <w:pPr>
        <w:ind w:left="5205" w:hanging="284"/>
      </w:pPr>
      <w:rPr>
        <w:rFonts w:hint="default"/>
        <w:lang w:val="pl-PL" w:eastAsia="en-US" w:bidi="ar-SA"/>
      </w:rPr>
    </w:lvl>
    <w:lvl w:ilvl="8" w:tplc="A748172C">
      <w:numFmt w:val="bullet"/>
      <w:lvlText w:val="•"/>
      <w:lvlJc w:val="left"/>
      <w:pPr>
        <w:ind w:left="5999" w:hanging="284"/>
      </w:pPr>
      <w:rPr>
        <w:rFonts w:hint="default"/>
        <w:lang w:val="pl-PL" w:eastAsia="en-US" w:bidi="ar-SA"/>
      </w:rPr>
    </w:lvl>
  </w:abstractNum>
  <w:abstractNum w:abstractNumId="61" w15:restartNumberingAfterBreak="0">
    <w:nsid w:val="1E4C0BEF"/>
    <w:multiLevelType w:val="hybridMultilevel"/>
    <w:tmpl w:val="0BAE8AE0"/>
    <w:lvl w:ilvl="0" w:tplc="4EB87D52">
      <w:start w:val="1"/>
      <w:numFmt w:val="lowerLetter"/>
      <w:lvlText w:val="%1)"/>
      <w:lvlJc w:val="left"/>
      <w:pPr>
        <w:ind w:left="392" w:hanging="227"/>
        <w:jc w:val="right"/>
      </w:pPr>
      <w:rPr>
        <w:rFonts w:ascii="Times New Roman" w:eastAsia="Times New Roman" w:hAnsi="Times New Roman" w:cs="Times New Roman" w:hint="default"/>
        <w:b w:val="0"/>
        <w:bCs w:val="0"/>
        <w:i w:val="0"/>
        <w:iCs w:val="0"/>
        <w:color w:val="231F20"/>
        <w:spacing w:val="0"/>
        <w:w w:val="101"/>
        <w:sz w:val="21"/>
        <w:szCs w:val="21"/>
        <w:lang w:val="pl-PL" w:eastAsia="en-US" w:bidi="ar-SA"/>
      </w:rPr>
    </w:lvl>
    <w:lvl w:ilvl="1" w:tplc="2788D9EC">
      <w:numFmt w:val="bullet"/>
      <w:lvlText w:val="•"/>
      <w:lvlJc w:val="left"/>
      <w:pPr>
        <w:ind w:left="1118" w:hanging="227"/>
      </w:pPr>
      <w:rPr>
        <w:rFonts w:hint="default"/>
        <w:lang w:val="pl-PL" w:eastAsia="en-US" w:bidi="ar-SA"/>
      </w:rPr>
    </w:lvl>
    <w:lvl w:ilvl="2" w:tplc="CCFECFD4">
      <w:numFmt w:val="bullet"/>
      <w:lvlText w:val="•"/>
      <w:lvlJc w:val="left"/>
      <w:pPr>
        <w:ind w:left="1837" w:hanging="227"/>
      </w:pPr>
      <w:rPr>
        <w:rFonts w:hint="default"/>
        <w:lang w:val="pl-PL" w:eastAsia="en-US" w:bidi="ar-SA"/>
      </w:rPr>
    </w:lvl>
    <w:lvl w:ilvl="3" w:tplc="7276B8E8">
      <w:numFmt w:val="bullet"/>
      <w:lvlText w:val="•"/>
      <w:lvlJc w:val="left"/>
      <w:pPr>
        <w:ind w:left="2556" w:hanging="227"/>
      </w:pPr>
      <w:rPr>
        <w:rFonts w:hint="default"/>
        <w:lang w:val="pl-PL" w:eastAsia="en-US" w:bidi="ar-SA"/>
      </w:rPr>
    </w:lvl>
    <w:lvl w:ilvl="4" w:tplc="39C49A22">
      <w:numFmt w:val="bullet"/>
      <w:lvlText w:val="•"/>
      <w:lvlJc w:val="left"/>
      <w:pPr>
        <w:ind w:left="3275" w:hanging="227"/>
      </w:pPr>
      <w:rPr>
        <w:rFonts w:hint="default"/>
        <w:lang w:val="pl-PL" w:eastAsia="en-US" w:bidi="ar-SA"/>
      </w:rPr>
    </w:lvl>
    <w:lvl w:ilvl="5" w:tplc="BAE223E8">
      <w:numFmt w:val="bullet"/>
      <w:lvlText w:val="•"/>
      <w:lvlJc w:val="left"/>
      <w:pPr>
        <w:ind w:left="3993" w:hanging="227"/>
      </w:pPr>
      <w:rPr>
        <w:rFonts w:hint="default"/>
        <w:lang w:val="pl-PL" w:eastAsia="en-US" w:bidi="ar-SA"/>
      </w:rPr>
    </w:lvl>
    <w:lvl w:ilvl="6" w:tplc="CB449A18">
      <w:numFmt w:val="bullet"/>
      <w:lvlText w:val="•"/>
      <w:lvlJc w:val="left"/>
      <w:pPr>
        <w:ind w:left="4712" w:hanging="227"/>
      </w:pPr>
      <w:rPr>
        <w:rFonts w:hint="default"/>
        <w:lang w:val="pl-PL" w:eastAsia="en-US" w:bidi="ar-SA"/>
      </w:rPr>
    </w:lvl>
    <w:lvl w:ilvl="7" w:tplc="18FE333C">
      <w:numFmt w:val="bullet"/>
      <w:lvlText w:val="•"/>
      <w:lvlJc w:val="left"/>
      <w:pPr>
        <w:ind w:left="5431" w:hanging="227"/>
      </w:pPr>
      <w:rPr>
        <w:rFonts w:hint="default"/>
        <w:lang w:val="pl-PL" w:eastAsia="en-US" w:bidi="ar-SA"/>
      </w:rPr>
    </w:lvl>
    <w:lvl w:ilvl="8" w:tplc="04FA2986">
      <w:numFmt w:val="bullet"/>
      <w:lvlText w:val="•"/>
      <w:lvlJc w:val="left"/>
      <w:pPr>
        <w:ind w:left="6150" w:hanging="227"/>
      </w:pPr>
      <w:rPr>
        <w:rFonts w:hint="default"/>
        <w:lang w:val="pl-PL" w:eastAsia="en-US" w:bidi="ar-SA"/>
      </w:rPr>
    </w:lvl>
  </w:abstractNum>
  <w:abstractNum w:abstractNumId="62" w15:restartNumberingAfterBreak="0">
    <w:nsid w:val="1EE5664F"/>
    <w:multiLevelType w:val="hybridMultilevel"/>
    <w:tmpl w:val="456A87BE"/>
    <w:lvl w:ilvl="0" w:tplc="1EDE7066">
      <w:start w:val="1"/>
      <w:numFmt w:val="decimal"/>
      <w:lvlText w:val="%1."/>
      <w:lvlJc w:val="left"/>
      <w:pPr>
        <w:ind w:left="52" w:hanging="225"/>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7FCC2524">
      <w:numFmt w:val="bullet"/>
      <w:lvlText w:val="•"/>
      <w:lvlJc w:val="left"/>
      <w:pPr>
        <w:ind w:left="812" w:hanging="225"/>
      </w:pPr>
      <w:rPr>
        <w:rFonts w:hint="default"/>
        <w:lang w:val="pl-PL" w:eastAsia="en-US" w:bidi="ar-SA"/>
      </w:rPr>
    </w:lvl>
    <w:lvl w:ilvl="2" w:tplc="4C500BC2">
      <w:numFmt w:val="bullet"/>
      <w:lvlText w:val="•"/>
      <w:lvlJc w:val="left"/>
      <w:pPr>
        <w:ind w:left="1565" w:hanging="225"/>
      </w:pPr>
      <w:rPr>
        <w:rFonts w:hint="default"/>
        <w:lang w:val="pl-PL" w:eastAsia="en-US" w:bidi="ar-SA"/>
      </w:rPr>
    </w:lvl>
    <w:lvl w:ilvl="3" w:tplc="72185C3E">
      <w:numFmt w:val="bullet"/>
      <w:lvlText w:val="•"/>
      <w:lvlJc w:val="left"/>
      <w:pPr>
        <w:ind w:left="2318" w:hanging="225"/>
      </w:pPr>
      <w:rPr>
        <w:rFonts w:hint="default"/>
        <w:lang w:val="pl-PL" w:eastAsia="en-US" w:bidi="ar-SA"/>
      </w:rPr>
    </w:lvl>
    <w:lvl w:ilvl="4" w:tplc="2248B006">
      <w:numFmt w:val="bullet"/>
      <w:lvlText w:val="•"/>
      <w:lvlJc w:val="left"/>
      <w:pPr>
        <w:ind w:left="3071" w:hanging="225"/>
      </w:pPr>
      <w:rPr>
        <w:rFonts w:hint="default"/>
        <w:lang w:val="pl-PL" w:eastAsia="en-US" w:bidi="ar-SA"/>
      </w:rPr>
    </w:lvl>
    <w:lvl w:ilvl="5" w:tplc="5CA6CB8A">
      <w:numFmt w:val="bullet"/>
      <w:lvlText w:val="•"/>
      <w:lvlJc w:val="left"/>
      <w:pPr>
        <w:ind w:left="3823" w:hanging="225"/>
      </w:pPr>
      <w:rPr>
        <w:rFonts w:hint="default"/>
        <w:lang w:val="pl-PL" w:eastAsia="en-US" w:bidi="ar-SA"/>
      </w:rPr>
    </w:lvl>
    <w:lvl w:ilvl="6" w:tplc="E890A31A">
      <w:numFmt w:val="bullet"/>
      <w:lvlText w:val="•"/>
      <w:lvlJc w:val="left"/>
      <w:pPr>
        <w:ind w:left="4576" w:hanging="225"/>
      </w:pPr>
      <w:rPr>
        <w:rFonts w:hint="default"/>
        <w:lang w:val="pl-PL" w:eastAsia="en-US" w:bidi="ar-SA"/>
      </w:rPr>
    </w:lvl>
    <w:lvl w:ilvl="7" w:tplc="95B60082">
      <w:numFmt w:val="bullet"/>
      <w:lvlText w:val="•"/>
      <w:lvlJc w:val="left"/>
      <w:pPr>
        <w:ind w:left="5329" w:hanging="225"/>
      </w:pPr>
      <w:rPr>
        <w:rFonts w:hint="default"/>
        <w:lang w:val="pl-PL" w:eastAsia="en-US" w:bidi="ar-SA"/>
      </w:rPr>
    </w:lvl>
    <w:lvl w:ilvl="8" w:tplc="D77E8F4C">
      <w:numFmt w:val="bullet"/>
      <w:lvlText w:val="•"/>
      <w:lvlJc w:val="left"/>
      <w:pPr>
        <w:ind w:left="6082" w:hanging="225"/>
      </w:pPr>
      <w:rPr>
        <w:rFonts w:hint="default"/>
        <w:lang w:val="pl-PL" w:eastAsia="en-US" w:bidi="ar-SA"/>
      </w:rPr>
    </w:lvl>
  </w:abstractNum>
  <w:abstractNum w:abstractNumId="63" w15:restartNumberingAfterBreak="0">
    <w:nsid w:val="1EF13077"/>
    <w:multiLevelType w:val="hybridMultilevel"/>
    <w:tmpl w:val="E15E7484"/>
    <w:lvl w:ilvl="0" w:tplc="64D6BDFE">
      <w:start w:val="1"/>
      <w:numFmt w:val="decimal"/>
      <w:lvlText w:val="%1)"/>
      <w:lvlJc w:val="left"/>
      <w:pPr>
        <w:ind w:left="278" w:hanging="227"/>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1" w:tplc="2BBACC0A">
      <w:start w:val="2"/>
      <w:numFmt w:val="decimal"/>
      <w:lvlText w:val="%2."/>
      <w:lvlJc w:val="left"/>
      <w:pPr>
        <w:ind w:left="52" w:hanging="183"/>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2" w:tplc="336AF31A">
      <w:numFmt w:val="bullet"/>
      <w:lvlText w:val="•"/>
      <w:lvlJc w:val="left"/>
      <w:pPr>
        <w:ind w:left="1091" w:hanging="183"/>
      </w:pPr>
      <w:rPr>
        <w:rFonts w:hint="default"/>
        <w:lang w:val="pl-PL" w:eastAsia="en-US" w:bidi="ar-SA"/>
      </w:rPr>
    </w:lvl>
    <w:lvl w:ilvl="3" w:tplc="F1A034B0">
      <w:numFmt w:val="bullet"/>
      <w:lvlText w:val="•"/>
      <w:lvlJc w:val="left"/>
      <w:pPr>
        <w:ind w:left="1903" w:hanging="183"/>
      </w:pPr>
      <w:rPr>
        <w:rFonts w:hint="default"/>
        <w:lang w:val="pl-PL" w:eastAsia="en-US" w:bidi="ar-SA"/>
      </w:rPr>
    </w:lvl>
    <w:lvl w:ilvl="4" w:tplc="CA663662">
      <w:numFmt w:val="bullet"/>
      <w:lvlText w:val="•"/>
      <w:lvlJc w:val="left"/>
      <w:pPr>
        <w:ind w:left="2715" w:hanging="183"/>
      </w:pPr>
      <w:rPr>
        <w:rFonts w:hint="default"/>
        <w:lang w:val="pl-PL" w:eastAsia="en-US" w:bidi="ar-SA"/>
      </w:rPr>
    </w:lvl>
    <w:lvl w:ilvl="5" w:tplc="D8AE300A">
      <w:numFmt w:val="bullet"/>
      <w:lvlText w:val="•"/>
      <w:lvlJc w:val="left"/>
      <w:pPr>
        <w:ind w:left="3527" w:hanging="183"/>
      </w:pPr>
      <w:rPr>
        <w:rFonts w:hint="default"/>
        <w:lang w:val="pl-PL" w:eastAsia="en-US" w:bidi="ar-SA"/>
      </w:rPr>
    </w:lvl>
    <w:lvl w:ilvl="6" w:tplc="36AE39C8">
      <w:numFmt w:val="bullet"/>
      <w:lvlText w:val="•"/>
      <w:lvlJc w:val="left"/>
      <w:pPr>
        <w:ind w:left="4339" w:hanging="183"/>
      </w:pPr>
      <w:rPr>
        <w:rFonts w:hint="default"/>
        <w:lang w:val="pl-PL" w:eastAsia="en-US" w:bidi="ar-SA"/>
      </w:rPr>
    </w:lvl>
    <w:lvl w:ilvl="7" w:tplc="0FC8AC90">
      <w:numFmt w:val="bullet"/>
      <w:lvlText w:val="•"/>
      <w:lvlJc w:val="left"/>
      <w:pPr>
        <w:ind w:left="5151" w:hanging="183"/>
      </w:pPr>
      <w:rPr>
        <w:rFonts w:hint="default"/>
        <w:lang w:val="pl-PL" w:eastAsia="en-US" w:bidi="ar-SA"/>
      </w:rPr>
    </w:lvl>
    <w:lvl w:ilvl="8" w:tplc="C3ECE690">
      <w:numFmt w:val="bullet"/>
      <w:lvlText w:val="•"/>
      <w:lvlJc w:val="left"/>
      <w:pPr>
        <w:ind w:left="5963" w:hanging="183"/>
      </w:pPr>
      <w:rPr>
        <w:rFonts w:hint="default"/>
        <w:lang w:val="pl-PL" w:eastAsia="en-US" w:bidi="ar-SA"/>
      </w:rPr>
    </w:lvl>
  </w:abstractNum>
  <w:abstractNum w:abstractNumId="64" w15:restartNumberingAfterBreak="0">
    <w:nsid w:val="1F8F5EB4"/>
    <w:multiLevelType w:val="hybridMultilevel"/>
    <w:tmpl w:val="F5729B8A"/>
    <w:lvl w:ilvl="0" w:tplc="9B464BD2">
      <w:start w:val="1"/>
      <w:numFmt w:val="decimal"/>
      <w:lvlText w:val="%1)"/>
      <w:lvlJc w:val="left"/>
      <w:pPr>
        <w:ind w:left="392" w:hanging="227"/>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1" w:tplc="313EA5CC">
      <w:numFmt w:val="bullet"/>
      <w:lvlText w:val="•"/>
      <w:lvlJc w:val="left"/>
      <w:pPr>
        <w:ind w:left="1118" w:hanging="227"/>
      </w:pPr>
      <w:rPr>
        <w:rFonts w:hint="default"/>
        <w:lang w:val="pl-PL" w:eastAsia="en-US" w:bidi="ar-SA"/>
      </w:rPr>
    </w:lvl>
    <w:lvl w:ilvl="2" w:tplc="0E5E87C4">
      <w:numFmt w:val="bullet"/>
      <w:lvlText w:val="•"/>
      <w:lvlJc w:val="left"/>
      <w:pPr>
        <w:ind w:left="1837" w:hanging="227"/>
      </w:pPr>
      <w:rPr>
        <w:rFonts w:hint="default"/>
        <w:lang w:val="pl-PL" w:eastAsia="en-US" w:bidi="ar-SA"/>
      </w:rPr>
    </w:lvl>
    <w:lvl w:ilvl="3" w:tplc="E6E09C1C">
      <w:numFmt w:val="bullet"/>
      <w:lvlText w:val="•"/>
      <w:lvlJc w:val="left"/>
      <w:pPr>
        <w:ind w:left="2556" w:hanging="227"/>
      </w:pPr>
      <w:rPr>
        <w:rFonts w:hint="default"/>
        <w:lang w:val="pl-PL" w:eastAsia="en-US" w:bidi="ar-SA"/>
      </w:rPr>
    </w:lvl>
    <w:lvl w:ilvl="4" w:tplc="7C765DEE">
      <w:numFmt w:val="bullet"/>
      <w:lvlText w:val="•"/>
      <w:lvlJc w:val="left"/>
      <w:pPr>
        <w:ind w:left="3275" w:hanging="227"/>
      </w:pPr>
      <w:rPr>
        <w:rFonts w:hint="default"/>
        <w:lang w:val="pl-PL" w:eastAsia="en-US" w:bidi="ar-SA"/>
      </w:rPr>
    </w:lvl>
    <w:lvl w:ilvl="5" w:tplc="0C626C84">
      <w:numFmt w:val="bullet"/>
      <w:lvlText w:val="•"/>
      <w:lvlJc w:val="left"/>
      <w:pPr>
        <w:ind w:left="3993" w:hanging="227"/>
      </w:pPr>
      <w:rPr>
        <w:rFonts w:hint="default"/>
        <w:lang w:val="pl-PL" w:eastAsia="en-US" w:bidi="ar-SA"/>
      </w:rPr>
    </w:lvl>
    <w:lvl w:ilvl="6" w:tplc="9CA04130">
      <w:numFmt w:val="bullet"/>
      <w:lvlText w:val="•"/>
      <w:lvlJc w:val="left"/>
      <w:pPr>
        <w:ind w:left="4712" w:hanging="227"/>
      </w:pPr>
      <w:rPr>
        <w:rFonts w:hint="default"/>
        <w:lang w:val="pl-PL" w:eastAsia="en-US" w:bidi="ar-SA"/>
      </w:rPr>
    </w:lvl>
    <w:lvl w:ilvl="7" w:tplc="4E162854">
      <w:numFmt w:val="bullet"/>
      <w:lvlText w:val="•"/>
      <w:lvlJc w:val="left"/>
      <w:pPr>
        <w:ind w:left="5431" w:hanging="227"/>
      </w:pPr>
      <w:rPr>
        <w:rFonts w:hint="default"/>
        <w:lang w:val="pl-PL" w:eastAsia="en-US" w:bidi="ar-SA"/>
      </w:rPr>
    </w:lvl>
    <w:lvl w:ilvl="8" w:tplc="7DE4F6FE">
      <w:numFmt w:val="bullet"/>
      <w:lvlText w:val="•"/>
      <w:lvlJc w:val="left"/>
      <w:pPr>
        <w:ind w:left="6150" w:hanging="227"/>
      </w:pPr>
      <w:rPr>
        <w:rFonts w:hint="default"/>
        <w:lang w:val="pl-PL" w:eastAsia="en-US" w:bidi="ar-SA"/>
      </w:rPr>
    </w:lvl>
  </w:abstractNum>
  <w:abstractNum w:abstractNumId="65" w15:restartNumberingAfterBreak="0">
    <w:nsid w:val="1FB109D5"/>
    <w:multiLevelType w:val="hybridMultilevel"/>
    <w:tmpl w:val="C22ED51C"/>
    <w:lvl w:ilvl="0" w:tplc="513E130A">
      <w:start w:val="1"/>
      <w:numFmt w:val="decimal"/>
      <w:lvlText w:val="%1)"/>
      <w:lvlJc w:val="left"/>
      <w:pPr>
        <w:ind w:left="392" w:hanging="227"/>
      </w:pPr>
      <w:rPr>
        <w:rFonts w:ascii="Times New Roman" w:eastAsia="Times New Roman" w:hAnsi="Times New Roman" w:cs="Times New Roman" w:hint="default"/>
        <w:b w:val="0"/>
        <w:bCs w:val="0"/>
        <w:i w:val="0"/>
        <w:iCs w:val="0"/>
        <w:color w:val="231F20"/>
        <w:spacing w:val="-1"/>
        <w:w w:val="99"/>
        <w:sz w:val="19"/>
        <w:szCs w:val="19"/>
        <w:lang w:val="pl-PL" w:eastAsia="en-US" w:bidi="ar-SA"/>
      </w:rPr>
    </w:lvl>
    <w:lvl w:ilvl="1" w:tplc="C6D20F6C">
      <w:numFmt w:val="bullet"/>
      <w:lvlText w:val="•"/>
      <w:lvlJc w:val="left"/>
      <w:pPr>
        <w:ind w:left="1118" w:hanging="227"/>
      </w:pPr>
      <w:rPr>
        <w:rFonts w:hint="default"/>
        <w:lang w:val="pl-PL" w:eastAsia="en-US" w:bidi="ar-SA"/>
      </w:rPr>
    </w:lvl>
    <w:lvl w:ilvl="2" w:tplc="18A61A0C">
      <w:numFmt w:val="bullet"/>
      <w:lvlText w:val="•"/>
      <w:lvlJc w:val="left"/>
      <w:pPr>
        <w:ind w:left="1837" w:hanging="227"/>
      </w:pPr>
      <w:rPr>
        <w:rFonts w:hint="default"/>
        <w:lang w:val="pl-PL" w:eastAsia="en-US" w:bidi="ar-SA"/>
      </w:rPr>
    </w:lvl>
    <w:lvl w:ilvl="3" w:tplc="C28AA2E0">
      <w:numFmt w:val="bullet"/>
      <w:lvlText w:val="•"/>
      <w:lvlJc w:val="left"/>
      <w:pPr>
        <w:ind w:left="2556" w:hanging="227"/>
      </w:pPr>
      <w:rPr>
        <w:rFonts w:hint="default"/>
        <w:lang w:val="pl-PL" w:eastAsia="en-US" w:bidi="ar-SA"/>
      </w:rPr>
    </w:lvl>
    <w:lvl w:ilvl="4" w:tplc="D8D2A4D0">
      <w:numFmt w:val="bullet"/>
      <w:lvlText w:val="•"/>
      <w:lvlJc w:val="left"/>
      <w:pPr>
        <w:ind w:left="3275" w:hanging="227"/>
      </w:pPr>
      <w:rPr>
        <w:rFonts w:hint="default"/>
        <w:lang w:val="pl-PL" w:eastAsia="en-US" w:bidi="ar-SA"/>
      </w:rPr>
    </w:lvl>
    <w:lvl w:ilvl="5" w:tplc="346C8470">
      <w:numFmt w:val="bullet"/>
      <w:lvlText w:val="•"/>
      <w:lvlJc w:val="left"/>
      <w:pPr>
        <w:ind w:left="3993" w:hanging="227"/>
      </w:pPr>
      <w:rPr>
        <w:rFonts w:hint="default"/>
        <w:lang w:val="pl-PL" w:eastAsia="en-US" w:bidi="ar-SA"/>
      </w:rPr>
    </w:lvl>
    <w:lvl w:ilvl="6" w:tplc="34FC3196">
      <w:numFmt w:val="bullet"/>
      <w:lvlText w:val="•"/>
      <w:lvlJc w:val="left"/>
      <w:pPr>
        <w:ind w:left="4712" w:hanging="227"/>
      </w:pPr>
      <w:rPr>
        <w:rFonts w:hint="default"/>
        <w:lang w:val="pl-PL" w:eastAsia="en-US" w:bidi="ar-SA"/>
      </w:rPr>
    </w:lvl>
    <w:lvl w:ilvl="7" w:tplc="ACDE5CD4">
      <w:numFmt w:val="bullet"/>
      <w:lvlText w:val="•"/>
      <w:lvlJc w:val="left"/>
      <w:pPr>
        <w:ind w:left="5431" w:hanging="227"/>
      </w:pPr>
      <w:rPr>
        <w:rFonts w:hint="default"/>
        <w:lang w:val="pl-PL" w:eastAsia="en-US" w:bidi="ar-SA"/>
      </w:rPr>
    </w:lvl>
    <w:lvl w:ilvl="8" w:tplc="CC4ABDEA">
      <w:numFmt w:val="bullet"/>
      <w:lvlText w:val="•"/>
      <w:lvlJc w:val="left"/>
      <w:pPr>
        <w:ind w:left="6150" w:hanging="227"/>
      </w:pPr>
      <w:rPr>
        <w:rFonts w:hint="default"/>
        <w:lang w:val="pl-PL" w:eastAsia="en-US" w:bidi="ar-SA"/>
      </w:rPr>
    </w:lvl>
  </w:abstractNum>
  <w:abstractNum w:abstractNumId="66" w15:restartNumberingAfterBreak="0">
    <w:nsid w:val="1FBF28F2"/>
    <w:multiLevelType w:val="hybridMultilevel"/>
    <w:tmpl w:val="F70ACB0A"/>
    <w:lvl w:ilvl="0" w:tplc="CC7E9286">
      <w:start w:val="1"/>
      <w:numFmt w:val="decimal"/>
      <w:lvlText w:val="%1)"/>
      <w:lvlJc w:val="left"/>
      <w:pPr>
        <w:ind w:left="278" w:hanging="227"/>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1" w:tplc="9828A926">
      <w:numFmt w:val="bullet"/>
      <w:lvlText w:val="•"/>
      <w:lvlJc w:val="left"/>
      <w:pPr>
        <w:ind w:left="1010" w:hanging="227"/>
      </w:pPr>
      <w:rPr>
        <w:rFonts w:hint="default"/>
        <w:lang w:val="pl-PL" w:eastAsia="en-US" w:bidi="ar-SA"/>
      </w:rPr>
    </w:lvl>
    <w:lvl w:ilvl="2" w:tplc="C158E778">
      <w:numFmt w:val="bullet"/>
      <w:lvlText w:val="•"/>
      <w:lvlJc w:val="left"/>
      <w:pPr>
        <w:ind w:left="1741" w:hanging="227"/>
      </w:pPr>
      <w:rPr>
        <w:rFonts w:hint="default"/>
        <w:lang w:val="pl-PL" w:eastAsia="en-US" w:bidi="ar-SA"/>
      </w:rPr>
    </w:lvl>
    <w:lvl w:ilvl="3" w:tplc="72A0C392">
      <w:numFmt w:val="bullet"/>
      <w:lvlText w:val="•"/>
      <w:lvlJc w:val="left"/>
      <w:pPr>
        <w:ind w:left="2472" w:hanging="227"/>
      </w:pPr>
      <w:rPr>
        <w:rFonts w:hint="default"/>
        <w:lang w:val="pl-PL" w:eastAsia="en-US" w:bidi="ar-SA"/>
      </w:rPr>
    </w:lvl>
    <w:lvl w:ilvl="4" w:tplc="4B02FFB2">
      <w:numFmt w:val="bullet"/>
      <w:lvlText w:val="•"/>
      <w:lvlJc w:val="left"/>
      <w:pPr>
        <w:ind w:left="3203" w:hanging="227"/>
      </w:pPr>
      <w:rPr>
        <w:rFonts w:hint="default"/>
        <w:lang w:val="pl-PL" w:eastAsia="en-US" w:bidi="ar-SA"/>
      </w:rPr>
    </w:lvl>
    <w:lvl w:ilvl="5" w:tplc="E10891A0">
      <w:numFmt w:val="bullet"/>
      <w:lvlText w:val="•"/>
      <w:lvlJc w:val="left"/>
      <w:pPr>
        <w:ind w:left="3933" w:hanging="227"/>
      </w:pPr>
      <w:rPr>
        <w:rFonts w:hint="default"/>
        <w:lang w:val="pl-PL" w:eastAsia="en-US" w:bidi="ar-SA"/>
      </w:rPr>
    </w:lvl>
    <w:lvl w:ilvl="6" w:tplc="1604E0BE">
      <w:numFmt w:val="bullet"/>
      <w:lvlText w:val="•"/>
      <w:lvlJc w:val="left"/>
      <w:pPr>
        <w:ind w:left="4664" w:hanging="227"/>
      </w:pPr>
      <w:rPr>
        <w:rFonts w:hint="default"/>
        <w:lang w:val="pl-PL" w:eastAsia="en-US" w:bidi="ar-SA"/>
      </w:rPr>
    </w:lvl>
    <w:lvl w:ilvl="7" w:tplc="55CCD782">
      <w:numFmt w:val="bullet"/>
      <w:lvlText w:val="•"/>
      <w:lvlJc w:val="left"/>
      <w:pPr>
        <w:ind w:left="5395" w:hanging="227"/>
      </w:pPr>
      <w:rPr>
        <w:rFonts w:hint="default"/>
        <w:lang w:val="pl-PL" w:eastAsia="en-US" w:bidi="ar-SA"/>
      </w:rPr>
    </w:lvl>
    <w:lvl w:ilvl="8" w:tplc="1696F704">
      <w:numFmt w:val="bullet"/>
      <w:lvlText w:val="•"/>
      <w:lvlJc w:val="left"/>
      <w:pPr>
        <w:ind w:left="6126" w:hanging="227"/>
      </w:pPr>
      <w:rPr>
        <w:rFonts w:hint="default"/>
        <w:lang w:val="pl-PL" w:eastAsia="en-US" w:bidi="ar-SA"/>
      </w:rPr>
    </w:lvl>
  </w:abstractNum>
  <w:abstractNum w:abstractNumId="67" w15:restartNumberingAfterBreak="0">
    <w:nsid w:val="1FD025FE"/>
    <w:multiLevelType w:val="hybridMultilevel"/>
    <w:tmpl w:val="7BE2F628"/>
    <w:lvl w:ilvl="0" w:tplc="2196B88E">
      <w:start w:val="1"/>
      <w:numFmt w:val="decimal"/>
      <w:lvlText w:val="%1."/>
      <w:lvlJc w:val="left"/>
      <w:pPr>
        <w:ind w:left="52" w:hanging="173"/>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1" w:tplc="B4022D60">
      <w:numFmt w:val="bullet"/>
      <w:lvlText w:val="•"/>
      <w:lvlJc w:val="left"/>
      <w:pPr>
        <w:ind w:left="812" w:hanging="173"/>
      </w:pPr>
      <w:rPr>
        <w:rFonts w:hint="default"/>
        <w:lang w:val="pl-PL" w:eastAsia="en-US" w:bidi="ar-SA"/>
      </w:rPr>
    </w:lvl>
    <w:lvl w:ilvl="2" w:tplc="286625E8">
      <w:numFmt w:val="bullet"/>
      <w:lvlText w:val="•"/>
      <w:lvlJc w:val="left"/>
      <w:pPr>
        <w:ind w:left="1565" w:hanging="173"/>
      </w:pPr>
      <w:rPr>
        <w:rFonts w:hint="default"/>
        <w:lang w:val="pl-PL" w:eastAsia="en-US" w:bidi="ar-SA"/>
      </w:rPr>
    </w:lvl>
    <w:lvl w:ilvl="3" w:tplc="B9125EAA">
      <w:numFmt w:val="bullet"/>
      <w:lvlText w:val="•"/>
      <w:lvlJc w:val="left"/>
      <w:pPr>
        <w:ind w:left="2318" w:hanging="173"/>
      </w:pPr>
      <w:rPr>
        <w:rFonts w:hint="default"/>
        <w:lang w:val="pl-PL" w:eastAsia="en-US" w:bidi="ar-SA"/>
      </w:rPr>
    </w:lvl>
    <w:lvl w:ilvl="4" w:tplc="20DC0500">
      <w:numFmt w:val="bullet"/>
      <w:lvlText w:val="•"/>
      <w:lvlJc w:val="left"/>
      <w:pPr>
        <w:ind w:left="3071" w:hanging="173"/>
      </w:pPr>
      <w:rPr>
        <w:rFonts w:hint="default"/>
        <w:lang w:val="pl-PL" w:eastAsia="en-US" w:bidi="ar-SA"/>
      </w:rPr>
    </w:lvl>
    <w:lvl w:ilvl="5" w:tplc="3C805D4A">
      <w:numFmt w:val="bullet"/>
      <w:lvlText w:val="•"/>
      <w:lvlJc w:val="left"/>
      <w:pPr>
        <w:ind w:left="3823" w:hanging="173"/>
      </w:pPr>
      <w:rPr>
        <w:rFonts w:hint="default"/>
        <w:lang w:val="pl-PL" w:eastAsia="en-US" w:bidi="ar-SA"/>
      </w:rPr>
    </w:lvl>
    <w:lvl w:ilvl="6" w:tplc="66E26A48">
      <w:numFmt w:val="bullet"/>
      <w:lvlText w:val="•"/>
      <w:lvlJc w:val="left"/>
      <w:pPr>
        <w:ind w:left="4576" w:hanging="173"/>
      </w:pPr>
      <w:rPr>
        <w:rFonts w:hint="default"/>
        <w:lang w:val="pl-PL" w:eastAsia="en-US" w:bidi="ar-SA"/>
      </w:rPr>
    </w:lvl>
    <w:lvl w:ilvl="7" w:tplc="E6BE8596">
      <w:numFmt w:val="bullet"/>
      <w:lvlText w:val="•"/>
      <w:lvlJc w:val="left"/>
      <w:pPr>
        <w:ind w:left="5329" w:hanging="173"/>
      </w:pPr>
      <w:rPr>
        <w:rFonts w:hint="default"/>
        <w:lang w:val="pl-PL" w:eastAsia="en-US" w:bidi="ar-SA"/>
      </w:rPr>
    </w:lvl>
    <w:lvl w:ilvl="8" w:tplc="4CDAB218">
      <w:numFmt w:val="bullet"/>
      <w:lvlText w:val="•"/>
      <w:lvlJc w:val="left"/>
      <w:pPr>
        <w:ind w:left="6082" w:hanging="173"/>
      </w:pPr>
      <w:rPr>
        <w:rFonts w:hint="default"/>
        <w:lang w:val="pl-PL" w:eastAsia="en-US" w:bidi="ar-SA"/>
      </w:rPr>
    </w:lvl>
  </w:abstractNum>
  <w:abstractNum w:abstractNumId="68" w15:restartNumberingAfterBreak="0">
    <w:nsid w:val="1FE42B0F"/>
    <w:multiLevelType w:val="hybridMultilevel"/>
    <w:tmpl w:val="5192E60E"/>
    <w:lvl w:ilvl="0" w:tplc="327C321E">
      <w:start w:val="11"/>
      <w:numFmt w:val="decimal"/>
      <w:lvlText w:val="%1."/>
      <w:lvlJc w:val="left"/>
      <w:pPr>
        <w:ind w:left="52" w:hanging="311"/>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0186DB14">
      <w:numFmt w:val="bullet"/>
      <w:lvlText w:val="•"/>
      <w:lvlJc w:val="left"/>
      <w:pPr>
        <w:ind w:left="812" w:hanging="311"/>
      </w:pPr>
      <w:rPr>
        <w:rFonts w:hint="default"/>
        <w:lang w:val="pl-PL" w:eastAsia="en-US" w:bidi="ar-SA"/>
      </w:rPr>
    </w:lvl>
    <w:lvl w:ilvl="2" w:tplc="3094FD8A">
      <w:numFmt w:val="bullet"/>
      <w:lvlText w:val="•"/>
      <w:lvlJc w:val="left"/>
      <w:pPr>
        <w:ind w:left="1565" w:hanging="311"/>
      </w:pPr>
      <w:rPr>
        <w:rFonts w:hint="default"/>
        <w:lang w:val="pl-PL" w:eastAsia="en-US" w:bidi="ar-SA"/>
      </w:rPr>
    </w:lvl>
    <w:lvl w:ilvl="3" w:tplc="59F45460">
      <w:numFmt w:val="bullet"/>
      <w:lvlText w:val="•"/>
      <w:lvlJc w:val="left"/>
      <w:pPr>
        <w:ind w:left="2318" w:hanging="311"/>
      </w:pPr>
      <w:rPr>
        <w:rFonts w:hint="default"/>
        <w:lang w:val="pl-PL" w:eastAsia="en-US" w:bidi="ar-SA"/>
      </w:rPr>
    </w:lvl>
    <w:lvl w:ilvl="4" w:tplc="704EBCA8">
      <w:numFmt w:val="bullet"/>
      <w:lvlText w:val="•"/>
      <w:lvlJc w:val="left"/>
      <w:pPr>
        <w:ind w:left="3071" w:hanging="311"/>
      </w:pPr>
      <w:rPr>
        <w:rFonts w:hint="default"/>
        <w:lang w:val="pl-PL" w:eastAsia="en-US" w:bidi="ar-SA"/>
      </w:rPr>
    </w:lvl>
    <w:lvl w:ilvl="5" w:tplc="1B74A8FC">
      <w:numFmt w:val="bullet"/>
      <w:lvlText w:val="•"/>
      <w:lvlJc w:val="left"/>
      <w:pPr>
        <w:ind w:left="3823" w:hanging="311"/>
      </w:pPr>
      <w:rPr>
        <w:rFonts w:hint="default"/>
        <w:lang w:val="pl-PL" w:eastAsia="en-US" w:bidi="ar-SA"/>
      </w:rPr>
    </w:lvl>
    <w:lvl w:ilvl="6" w:tplc="54CC71F0">
      <w:numFmt w:val="bullet"/>
      <w:lvlText w:val="•"/>
      <w:lvlJc w:val="left"/>
      <w:pPr>
        <w:ind w:left="4576" w:hanging="311"/>
      </w:pPr>
      <w:rPr>
        <w:rFonts w:hint="default"/>
        <w:lang w:val="pl-PL" w:eastAsia="en-US" w:bidi="ar-SA"/>
      </w:rPr>
    </w:lvl>
    <w:lvl w:ilvl="7" w:tplc="69EE28D4">
      <w:numFmt w:val="bullet"/>
      <w:lvlText w:val="•"/>
      <w:lvlJc w:val="left"/>
      <w:pPr>
        <w:ind w:left="5329" w:hanging="311"/>
      </w:pPr>
      <w:rPr>
        <w:rFonts w:hint="default"/>
        <w:lang w:val="pl-PL" w:eastAsia="en-US" w:bidi="ar-SA"/>
      </w:rPr>
    </w:lvl>
    <w:lvl w:ilvl="8" w:tplc="D596671C">
      <w:numFmt w:val="bullet"/>
      <w:lvlText w:val="•"/>
      <w:lvlJc w:val="left"/>
      <w:pPr>
        <w:ind w:left="6082" w:hanging="311"/>
      </w:pPr>
      <w:rPr>
        <w:rFonts w:hint="default"/>
        <w:lang w:val="pl-PL" w:eastAsia="en-US" w:bidi="ar-SA"/>
      </w:rPr>
    </w:lvl>
  </w:abstractNum>
  <w:abstractNum w:abstractNumId="69" w15:restartNumberingAfterBreak="0">
    <w:nsid w:val="20896B63"/>
    <w:multiLevelType w:val="hybridMultilevel"/>
    <w:tmpl w:val="046A979A"/>
    <w:lvl w:ilvl="0" w:tplc="6C240076">
      <w:start w:val="1"/>
      <w:numFmt w:val="decimal"/>
      <w:lvlText w:val="%1."/>
      <w:lvlJc w:val="left"/>
      <w:pPr>
        <w:ind w:left="52" w:hanging="201"/>
      </w:pPr>
      <w:rPr>
        <w:rFonts w:ascii="Times New Roman" w:eastAsia="Times New Roman" w:hAnsi="Times New Roman" w:cs="Times New Roman" w:hint="default"/>
        <w:b/>
        <w:bCs/>
        <w:i w:val="0"/>
        <w:iCs w:val="0"/>
        <w:color w:val="231F20"/>
        <w:spacing w:val="-1"/>
        <w:w w:val="100"/>
        <w:sz w:val="21"/>
        <w:szCs w:val="21"/>
        <w:lang w:val="pl-PL" w:eastAsia="en-US" w:bidi="ar-SA"/>
      </w:rPr>
    </w:lvl>
    <w:lvl w:ilvl="1" w:tplc="258A7214">
      <w:start w:val="1"/>
      <w:numFmt w:val="decimal"/>
      <w:lvlText w:val="%2)"/>
      <w:lvlJc w:val="left"/>
      <w:pPr>
        <w:ind w:left="335" w:hanging="284"/>
      </w:pPr>
      <w:rPr>
        <w:rFonts w:ascii="Times New Roman" w:eastAsia="Times New Roman" w:hAnsi="Times New Roman" w:cs="Times New Roman" w:hint="default"/>
        <w:b/>
        <w:bCs/>
        <w:i w:val="0"/>
        <w:iCs w:val="0"/>
        <w:color w:val="231F20"/>
        <w:spacing w:val="0"/>
        <w:w w:val="102"/>
        <w:sz w:val="21"/>
        <w:szCs w:val="21"/>
        <w:lang w:val="pl-PL" w:eastAsia="en-US" w:bidi="ar-SA"/>
      </w:rPr>
    </w:lvl>
    <w:lvl w:ilvl="2" w:tplc="F4B8DFF4">
      <w:numFmt w:val="bullet"/>
      <w:lvlText w:val="•"/>
      <w:lvlJc w:val="left"/>
      <w:pPr>
        <w:ind w:left="1145" w:hanging="284"/>
      </w:pPr>
      <w:rPr>
        <w:rFonts w:hint="default"/>
        <w:lang w:val="pl-PL" w:eastAsia="en-US" w:bidi="ar-SA"/>
      </w:rPr>
    </w:lvl>
    <w:lvl w:ilvl="3" w:tplc="1AEC121A">
      <w:numFmt w:val="bullet"/>
      <w:lvlText w:val="•"/>
      <w:lvlJc w:val="left"/>
      <w:pPr>
        <w:ind w:left="1950" w:hanging="284"/>
      </w:pPr>
      <w:rPr>
        <w:rFonts w:hint="default"/>
        <w:lang w:val="pl-PL" w:eastAsia="en-US" w:bidi="ar-SA"/>
      </w:rPr>
    </w:lvl>
    <w:lvl w:ilvl="4" w:tplc="E09A07C6">
      <w:numFmt w:val="bullet"/>
      <w:lvlText w:val="•"/>
      <w:lvlJc w:val="left"/>
      <w:pPr>
        <w:ind w:left="2755" w:hanging="284"/>
      </w:pPr>
      <w:rPr>
        <w:rFonts w:hint="default"/>
        <w:lang w:val="pl-PL" w:eastAsia="en-US" w:bidi="ar-SA"/>
      </w:rPr>
    </w:lvl>
    <w:lvl w:ilvl="5" w:tplc="733A0AD6">
      <w:numFmt w:val="bullet"/>
      <w:lvlText w:val="•"/>
      <w:lvlJc w:val="left"/>
      <w:pPr>
        <w:ind w:left="3561" w:hanging="284"/>
      </w:pPr>
      <w:rPr>
        <w:rFonts w:hint="default"/>
        <w:lang w:val="pl-PL" w:eastAsia="en-US" w:bidi="ar-SA"/>
      </w:rPr>
    </w:lvl>
    <w:lvl w:ilvl="6" w:tplc="284A1290">
      <w:numFmt w:val="bullet"/>
      <w:lvlText w:val="•"/>
      <w:lvlJc w:val="left"/>
      <w:pPr>
        <w:ind w:left="4366" w:hanging="284"/>
      </w:pPr>
      <w:rPr>
        <w:rFonts w:hint="default"/>
        <w:lang w:val="pl-PL" w:eastAsia="en-US" w:bidi="ar-SA"/>
      </w:rPr>
    </w:lvl>
    <w:lvl w:ilvl="7" w:tplc="5BDC6550">
      <w:numFmt w:val="bullet"/>
      <w:lvlText w:val="•"/>
      <w:lvlJc w:val="left"/>
      <w:pPr>
        <w:ind w:left="5171" w:hanging="284"/>
      </w:pPr>
      <w:rPr>
        <w:rFonts w:hint="default"/>
        <w:lang w:val="pl-PL" w:eastAsia="en-US" w:bidi="ar-SA"/>
      </w:rPr>
    </w:lvl>
    <w:lvl w:ilvl="8" w:tplc="4A6C6C22">
      <w:numFmt w:val="bullet"/>
      <w:lvlText w:val="•"/>
      <w:lvlJc w:val="left"/>
      <w:pPr>
        <w:ind w:left="5977" w:hanging="284"/>
      </w:pPr>
      <w:rPr>
        <w:rFonts w:hint="default"/>
        <w:lang w:val="pl-PL" w:eastAsia="en-US" w:bidi="ar-SA"/>
      </w:rPr>
    </w:lvl>
  </w:abstractNum>
  <w:abstractNum w:abstractNumId="70" w15:restartNumberingAfterBreak="0">
    <w:nsid w:val="20AD44E7"/>
    <w:multiLevelType w:val="hybridMultilevel"/>
    <w:tmpl w:val="380EBC4E"/>
    <w:lvl w:ilvl="0" w:tplc="93103886">
      <w:start w:val="1"/>
      <w:numFmt w:val="decimal"/>
      <w:lvlText w:val="%1."/>
      <w:lvlJc w:val="left"/>
      <w:pPr>
        <w:ind w:left="52" w:hanging="219"/>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F314E7E4">
      <w:numFmt w:val="bullet"/>
      <w:lvlText w:val="•"/>
      <w:lvlJc w:val="left"/>
      <w:pPr>
        <w:ind w:left="812" w:hanging="219"/>
      </w:pPr>
      <w:rPr>
        <w:rFonts w:hint="default"/>
        <w:lang w:val="pl-PL" w:eastAsia="en-US" w:bidi="ar-SA"/>
      </w:rPr>
    </w:lvl>
    <w:lvl w:ilvl="2" w:tplc="920EBBF2">
      <w:numFmt w:val="bullet"/>
      <w:lvlText w:val="•"/>
      <w:lvlJc w:val="left"/>
      <w:pPr>
        <w:ind w:left="1565" w:hanging="219"/>
      </w:pPr>
      <w:rPr>
        <w:rFonts w:hint="default"/>
        <w:lang w:val="pl-PL" w:eastAsia="en-US" w:bidi="ar-SA"/>
      </w:rPr>
    </w:lvl>
    <w:lvl w:ilvl="3" w:tplc="AACCEFF2">
      <w:numFmt w:val="bullet"/>
      <w:lvlText w:val="•"/>
      <w:lvlJc w:val="left"/>
      <w:pPr>
        <w:ind w:left="2318" w:hanging="219"/>
      </w:pPr>
      <w:rPr>
        <w:rFonts w:hint="default"/>
        <w:lang w:val="pl-PL" w:eastAsia="en-US" w:bidi="ar-SA"/>
      </w:rPr>
    </w:lvl>
    <w:lvl w:ilvl="4" w:tplc="C55AA34A">
      <w:numFmt w:val="bullet"/>
      <w:lvlText w:val="•"/>
      <w:lvlJc w:val="left"/>
      <w:pPr>
        <w:ind w:left="3071" w:hanging="219"/>
      </w:pPr>
      <w:rPr>
        <w:rFonts w:hint="default"/>
        <w:lang w:val="pl-PL" w:eastAsia="en-US" w:bidi="ar-SA"/>
      </w:rPr>
    </w:lvl>
    <w:lvl w:ilvl="5" w:tplc="C3F2B74A">
      <w:numFmt w:val="bullet"/>
      <w:lvlText w:val="•"/>
      <w:lvlJc w:val="left"/>
      <w:pPr>
        <w:ind w:left="3823" w:hanging="219"/>
      </w:pPr>
      <w:rPr>
        <w:rFonts w:hint="default"/>
        <w:lang w:val="pl-PL" w:eastAsia="en-US" w:bidi="ar-SA"/>
      </w:rPr>
    </w:lvl>
    <w:lvl w:ilvl="6" w:tplc="2514BA9C">
      <w:numFmt w:val="bullet"/>
      <w:lvlText w:val="•"/>
      <w:lvlJc w:val="left"/>
      <w:pPr>
        <w:ind w:left="4576" w:hanging="219"/>
      </w:pPr>
      <w:rPr>
        <w:rFonts w:hint="default"/>
        <w:lang w:val="pl-PL" w:eastAsia="en-US" w:bidi="ar-SA"/>
      </w:rPr>
    </w:lvl>
    <w:lvl w:ilvl="7" w:tplc="A162C9F0">
      <w:numFmt w:val="bullet"/>
      <w:lvlText w:val="•"/>
      <w:lvlJc w:val="left"/>
      <w:pPr>
        <w:ind w:left="5329" w:hanging="219"/>
      </w:pPr>
      <w:rPr>
        <w:rFonts w:hint="default"/>
        <w:lang w:val="pl-PL" w:eastAsia="en-US" w:bidi="ar-SA"/>
      </w:rPr>
    </w:lvl>
    <w:lvl w:ilvl="8" w:tplc="A558A1AC">
      <w:numFmt w:val="bullet"/>
      <w:lvlText w:val="•"/>
      <w:lvlJc w:val="left"/>
      <w:pPr>
        <w:ind w:left="6082" w:hanging="219"/>
      </w:pPr>
      <w:rPr>
        <w:rFonts w:hint="default"/>
        <w:lang w:val="pl-PL" w:eastAsia="en-US" w:bidi="ar-SA"/>
      </w:rPr>
    </w:lvl>
  </w:abstractNum>
  <w:abstractNum w:abstractNumId="71" w15:restartNumberingAfterBreak="0">
    <w:nsid w:val="210B6277"/>
    <w:multiLevelType w:val="hybridMultilevel"/>
    <w:tmpl w:val="91525B12"/>
    <w:lvl w:ilvl="0" w:tplc="46A45C4C">
      <w:start w:val="2"/>
      <w:numFmt w:val="decimal"/>
      <w:lvlText w:val="%1."/>
      <w:lvlJc w:val="left"/>
      <w:pPr>
        <w:ind w:left="165" w:hanging="172"/>
        <w:jc w:val="right"/>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1" w:tplc="5DE45AF6">
      <w:numFmt w:val="bullet"/>
      <w:lvlText w:val="•"/>
      <w:lvlJc w:val="left"/>
      <w:pPr>
        <w:ind w:left="902" w:hanging="172"/>
      </w:pPr>
      <w:rPr>
        <w:rFonts w:hint="default"/>
        <w:lang w:val="pl-PL" w:eastAsia="en-US" w:bidi="ar-SA"/>
      </w:rPr>
    </w:lvl>
    <w:lvl w:ilvl="2" w:tplc="F1A0453C">
      <w:numFmt w:val="bullet"/>
      <w:lvlText w:val="•"/>
      <w:lvlJc w:val="left"/>
      <w:pPr>
        <w:ind w:left="1645" w:hanging="172"/>
      </w:pPr>
      <w:rPr>
        <w:rFonts w:hint="default"/>
        <w:lang w:val="pl-PL" w:eastAsia="en-US" w:bidi="ar-SA"/>
      </w:rPr>
    </w:lvl>
    <w:lvl w:ilvl="3" w:tplc="5FF6B54C">
      <w:numFmt w:val="bullet"/>
      <w:lvlText w:val="•"/>
      <w:lvlJc w:val="left"/>
      <w:pPr>
        <w:ind w:left="2388" w:hanging="172"/>
      </w:pPr>
      <w:rPr>
        <w:rFonts w:hint="default"/>
        <w:lang w:val="pl-PL" w:eastAsia="en-US" w:bidi="ar-SA"/>
      </w:rPr>
    </w:lvl>
    <w:lvl w:ilvl="4" w:tplc="99BC3432">
      <w:numFmt w:val="bullet"/>
      <w:lvlText w:val="•"/>
      <w:lvlJc w:val="left"/>
      <w:pPr>
        <w:ind w:left="3131" w:hanging="172"/>
      </w:pPr>
      <w:rPr>
        <w:rFonts w:hint="default"/>
        <w:lang w:val="pl-PL" w:eastAsia="en-US" w:bidi="ar-SA"/>
      </w:rPr>
    </w:lvl>
    <w:lvl w:ilvl="5" w:tplc="EFCAA0D4">
      <w:numFmt w:val="bullet"/>
      <w:lvlText w:val="•"/>
      <w:lvlJc w:val="left"/>
      <w:pPr>
        <w:ind w:left="3873" w:hanging="172"/>
      </w:pPr>
      <w:rPr>
        <w:rFonts w:hint="default"/>
        <w:lang w:val="pl-PL" w:eastAsia="en-US" w:bidi="ar-SA"/>
      </w:rPr>
    </w:lvl>
    <w:lvl w:ilvl="6" w:tplc="4FAA7B08">
      <w:numFmt w:val="bullet"/>
      <w:lvlText w:val="•"/>
      <w:lvlJc w:val="left"/>
      <w:pPr>
        <w:ind w:left="4616" w:hanging="172"/>
      </w:pPr>
      <w:rPr>
        <w:rFonts w:hint="default"/>
        <w:lang w:val="pl-PL" w:eastAsia="en-US" w:bidi="ar-SA"/>
      </w:rPr>
    </w:lvl>
    <w:lvl w:ilvl="7" w:tplc="669AB730">
      <w:numFmt w:val="bullet"/>
      <w:lvlText w:val="•"/>
      <w:lvlJc w:val="left"/>
      <w:pPr>
        <w:ind w:left="5359" w:hanging="172"/>
      </w:pPr>
      <w:rPr>
        <w:rFonts w:hint="default"/>
        <w:lang w:val="pl-PL" w:eastAsia="en-US" w:bidi="ar-SA"/>
      </w:rPr>
    </w:lvl>
    <w:lvl w:ilvl="8" w:tplc="65B2D63A">
      <w:numFmt w:val="bullet"/>
      <w:lvlText w:val="•"/>
      <w:lvlJc w:val="left"/>
      <w:pPr>
        <w:ind w:left="6102" w:hanging="172"/>
      </w:pPr>
      <w:rPr>
        <w:rFonts w:hint="default"/>
        <w:lang w:val="pl-PL" w:eastAsia="en-US" w:bidi="ar-SA"/>
      </w:rPr>
    </w:lvl>
  </w:abstractNum>
  <w:abstractNum w:abstractNumId="72" w15:restartNumberingAfterBreak="0">
    <w:nsid w:val="21D17673"/>
    <w:multiLevelType w:val="hybridMultilevel"/>
    <w:tmpl w:val="F650E536"/>
    <w:lvl w:ilvl="0" w:tplc="E0B65AE2">
      <w:start w:val="1"/>
      <w:numFmt w:val="decimal"/>
      <w:lvlText w:val="%1."/>
      <w:lvlJc w:val="left"/>
      <w:pPr>
        <w:ind w:left="52" w:hanging="183"/>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1" w:tplc="F4922ED4">
      <w:numFmt w:val="bullet"/>
      <w:lvlText w:val="•"/>
      <w:lvlJc w:val="left"/>
      <w:pPr>
        <w:ind w:left="812" w:hanging="183"/>
      </w:pPr>
      <w:rPr>
        <w:rFonts w:hint="default"/>
        <w:lang w:val="pl-PL" w:eastAsia="en-US" w:bidi="ar-SA"/>
      </w:rPr>
    </w:lvl>
    <w:lvl w:ilvl="2" w:tplc="C29EC1B0">
      <w:numFmt w:val="bullet"/>
      <w:lvlText w:val="•"/>
      <w:lvlJc w:val="left"/>
      <w:pPr>
        <w:ind w:left="1565" w:hanging="183"/>
      </w:pPr>
      <w:rPr>
        <w:rFonts w:hint="default"/>
        <w:lang w:val="pl-PL" w:eastAsia="en-US" w:bidi="ar-SA"/>
      </w:rPr>
    </w:lvl>
    <w:lvl w:ilvl="3" w:tplc="300CACE6">
      <w:numFmt w:val="bullet"/>
      <w:lvlText w:val="•"/>
      <w:lvlJc w:val="left"/>
      <w:pPr>
        <w:ind w:left="2318" w:hanging="183"/>
      </w:pPr>
      <w:rPr>
        <w:rFonts w:hint="default"/>
        <w:lang w:val="pl-PL" w:eastAsia="en-US" w:bidi="ar-SA"/>
      </w:rPr>
    </w:lvl>
    <w:lvl w:ilvl="4" w:tplc="6E7CE714">
      <w:numFmt w:val="bullet"/>
      <w:lvlText w:val="•"/>
      <w:lvlJc w:val="left"/>
      <w:pPr>
        <w:ind w:left="3071" w:hanging="183"/>
      </w:pPr>
      <w:rPr>
        <w:rFonts w:hint="default"/>
        <w:lang w:val="pl-PL" w:eastAsia="en-US" w:bidi="ar-SA"/>
      </w:rPr>
    </w:lvl>
    <w:lvl w:ilvl="5" w:tplc="A5E8607C">
      <w:numFmt w:val="bullet"/>
      <w:lvlText w:val="•"/>
      <w:lvlJc w:val="left"/>
      <w:pPr>
        <w:ind w:left="3823" w:hanging="183"/>
      </w:pPr>
      <w:rPr>
        <w:rFonts w:hint="default"/>
        <w:lang w:val="pl-PL" w:eastAsia="en-US" w:bidi="ar-SA"/>
      </w:rPr>
    </w:lvl>
    <w:lvl w:ilvl="6" w:tplc="0E2E65D8">
      <w:numFmt w:val="bullet"/>
      <w:lvlText w:val="•"/>
      <w:lvlJc w:val="left"/>
      <w:pPr>
        <w:ind w:left="4576" w:hanging="183"/>
      </w:pPr>
      <w:rPr>
        <w:rFonts w:hint="default"/>
        <w:lang w:val="pl-PL" w:eastAsia="en-US" w:bidi="ar-SA"/>
      </w:rPr>
    </w:lvl>
    <w:lvl w:ilvl="7" w:tplc="71EE186C">
      <w:numFmt w:val="bullet"/>
      <w:lvlText w:val="•"/>
      <w:lvlJc w:val="left"/>
      <w:pPr>
        <w:ind w:left="5329" w:hanging="183"/>
      </w:pPr>
      <w:rPr>
        <w:rFonts w:hint="default"/>
        <w:lang w:val="pl-PL" w:eastAsia="en-US" w:bidi="ar-SA"/>
      </w:rPr>
    </w:lvl>
    <w:lvl w:ilvl="8" w:tplc="6F98862E">
      <w:numFmt w:val="bullet"/>
      <w:lvlText w:val="•"/>
      <w:lvlJc w:val="left"/>
      <w:pPr>
        <w:ind w:left="6082" w:hanging="183"/>
      </w:pPr>
      <w:rPr>
        <w:rFonts w:hint="default"/>
        <w:lang w:val="pl-PL" w:eastAsia="en-US" w:bidi="ar-SA"/>
      </w:rPr>
    </w:lvl>
  </w:abstractNum>
  <w:abstractNum w:abstractNumId="73" w15:restartNumberingAfterBreak="0">
    <w:nsid w:val="22431536"/>
    <w:multiLevelType w:val="hybridMultilevel"/>
    <w:tmpl w:val="CE5C3198"/>
    <w:lvl w:ilvl="0" w:tplc="D948258A">
      <w:start w:val="1"/>
      <w:numFmt w:val="decimal"/>
      <w:lvlText w:val="%1)"/>
      <w:lvlJc w:val="left"/>
      <w:pPr>
        <w:ind w:left="392" w:hanging="227"/>
        <w:jc w:val="right"/>
      </w:pPr>
      <w:rPr>
        <w:rFonts w:ascii="Times New Roman" w:eastAsia="Times New Roman" w:hAnsi="Times New Roman" w:cs="Times New Roman" w:hint="default"/>
        <w:b w:val="0"/>
        <w:bCs w:val="0"/>
        <w:i w:val="0"/>
        <w:iCs w:val="0"/>
        <w:color w:val="231F20"/>
        <w:spacing w:val="-1"/>
        <w:w w:val="99"/>
        <w:sz w:val="19"/>
        <w:szCs w:val="19"/>
        <w:lang w:val="pl-PL" w:eastAsia="en-US" w:bidi="ar-SA"/>
      </w:rPr>
    </w:lvl>
    <w:lvl w:ilvl="1" w:tplc="6A640F44">
      <w:start w:val="1"/>
      <w:numFmt w:val="lowerLetter"/>
      <w:lvlText w:val="%2)"/>
      <w:lvlJc w:val="left"/>
      <w:pPr>
        <w:ind w:left="505" w:hanging="227"/>
      </w:pPr>
      <w:rPr>
        <w:rFonts w:ascii="Times New Roman" w:eastAsia="Times New Roman" w:hAnsi="Times New Roman" w:cs="Times New Roman" w:hint="default"/>
        <w:b w:val="0"/>
        <w:bCs w:val="0"/>
        <w:i w:val="0"/>
        <w:iCs w:val="0"/>
        <w:color w:val="231F20"/>
        <w:spacing w:val="-1"/>
        <w:w w:val="101"/>
        <w:sz w:val="19"/>
        <w:szCs w:val="19"/>
        <w:lang w:val="pl-PL" w:eastAsia="en-US" w:bidi="ar-SA"/>
      </w:rPr>
    </w:lvl>
    <w:lvl w:ilvl="2" w:tplc="DF7C3E58">
      <w:numFmt w:val="bullet"/>
      <w:lvlText w:val="•"/>
      <w:lvlJc w:val="left"/>
      <w:pPr>
        <w:ind w:left="1287" w:hanging="227"/>
      </w:pPr>
      <w:rPr>
        <w:rFonts w:hint="default"/>
        <w:lang w:val="pl-PL" w:eastAsia="en-US" w:bidi="ar-SA"/>
      </w:rPr>
    </w:lvl>
    <w:lvl w:ilvl="3" w:tplc="158614F2">
      <w:numFmt w:val="bullet"/>
      <w:lvlText w:val="•"/>
      <w:lvlJc w:val="left"/>
      <w:pPr>
        <w:ind w:left="2075" w:hanging="227"/>
      </w:pPr>
      <w:rPr>
        <w:rFonts w:hint="default"/>
        <w:lang w:val="pl-PL" w:eastAsia="en-US" w:bidi="ar-SA"/>
      </w:rPr>
    </w:lvl>
    <w:lvl w:ilvl="4" w:tplc="E8A45F22">
      <w:numFmt w:val="bullet"/>
      <w:lvlText w:val="•"/>
      <w:lvlJc w:val="left"/>
      <w:pPr>
        <w:ind w:left="2862" w:hanging="227"/>
      </w:pPr>
      <w:rPr>
        <w:rFonts w:hint="default"/>
        <w:lang w:val="pl-PL" w:eastAsia="en-US" w:bidi="ar-SA"/>
      </w:rPr>
    </w:lvl>
    <w:lvl w:ilvl="5" w:tplc="FEB6319E">
      <w:numFmt w:val="bullet"/>
      <w:lvlText w:val="•"/>
      <w:lvlJc w:val="left"/>
      <w:pPr>
        <w:ind w:left="3650" w:hanging="227"/>
      </w:pPr>
      <w:rPr>
        <w:rFonts w:hint="default"/>
        <w:lang w:val="pl-PL" w:eastAsia="en-US" w:bidi="ar-SA"/>
      </w:rPr>
    </w:lvl>
    <w:lvl w:ilvl="6" w:tplc="F6C44EA2">
      <w:numFmt w:val="bullet"/>
      <w:lvlText w:val="•"/>
      <w:lvlJc w:val="left"/>
      <w:pPr>
        <w:ind w:left="4437" w:hanging="227"/>
      </w:pPr>
      <w:rPr>
        <w:rFonts w:hint="default"/>
        <w:lang w:val="pl-PL" w:eastAsia="en-US" w:bidi="ar-SA"/>
      </w:rPr>
    </w:lvl>
    <w:lvl w:ilvl="7" w:tplc="1C542E84">
      <w:numFmt w:val="bullet"/>
      <w:lvlText w:val="•"/>
      <w:lvlJc w:val="left"/>
      <w:pPr>
        <w:ind w:left="5225" w:hanging="227"/>
      </w:pPr>
      <w:rPr>
        <w:rFonts w:hint="default"/>
        <w:lang w:val="pl-PL" w:eastAsia="en-US" w:bidi="ar-SA"/>
      </w:rPr>
    </w:lvl>
    <w:lvl w:ilvl="8" w:tplc="CF14DA88">
      <w:numFmt w:val="bullet"/>
      <w:lvlText w:val="•"/>
      <w:lvlJc w:val="left"/>
      <w:pPr>
        <w:ind w:left="6012" w:hanging="227"/>
      </w:pPr>
      <w:rPr>
        <w:rFonts w:hint="default"/>
        <w:lang w:val="pl-PL" w:eastAsia="en-US" w:bidi="ar-SA"/>
      </w:rPr>
    </w:lvl>
  </w:abstractNum>
  <w:abstractNum w:abstractNumId="74" w15:restartNumberingAfterBreak="0">
    <w:nsid w:val="225F4D74"/>
    <w:multiLevelType w:val="hybridMultilevel"/>
    <w:tmpl w:val="3C666492"/>
    <w:lvl w:ilvl="0" w:tplc="9CC8111A">
      <w:start w:val="1"/>
      <w:numFmt w:val="decimal"/>
      <w:lvlText w:val="%1."/>
      <w:lvlJc w:val="left"/>
      <w:pPr>
        <w:ind w:left="165" w:hanging="205"/>
      </w:pPr>
      <w:rPr>
        <w:rFonts w:ascii="Times New Roman" w:eastAsia="Times New Roman" w:hAnsi="Times New Roman" w:cs="Times New Roman" w:hint="default"/>
        <w:b/>
        <w:bCs/>
        <w:i w:val="0"/>
        <w:iCs w:val="0"/>
        <w:color w:val="231F20"/>
        <w:spacing w:val="-1"/>
        <w:w w:val="100"/>
        <w:sz w:val="21"/>
        <w:szCs w:val="21"/>
        <w:lang w:val="pl-PL" w:eastAsia="en-US" w:bidi="ar-SA"/>
      </w:rPr>
    </w:lvl>
    <w:lvl w:ilvl="1" w:tplc="68781FC4">
      <w:start w:val="1"/>
      <w:numFmt w:val="decimal"/>
      <w:lvlText w:val="%2."/>
      <w:lvlJc w:val="left"/>
      <w:pPr>
        <w:ind w:left="165" w:hanging="208"/>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2" w:tplc="2BE4196E">
      <w:numFmt w:val="bullet"/>
      <w:lvlText w:val="•"/>
      <w:lvlJc w:val="left"/>
      <w:pPr>
        <w:ind w:left="1645" w:hanging="208"/>
      </w:pPr>
      <w:rPr>
        <w:rFonts w:hint="default"/>
        <w:lang w:val="pl-PL" w:eastAsia="en-US" w:bidi="ar-SA"/>
      </w:rPr>
    </w:lvl>
    <w:lvl w:ilvl="3" w:tplc="CFE871AC">
      <w:numFmt w:val="bullet"/>
      <w:lvlText w:val="•"/>
      <w:lvlJc w:val="left"/>
      <w:pPr>
        <w:ind w:left="2388" w:hanging="208"/>
      </w:pPr>
      <w:rPr>
        <w:rFonts w:hint="default"/>
        <w:lang w:val="pl-PL" w:eastAsia="en-US" w:bidi="ar-SA"/>
      </w:rPr>
    </w:lvl>
    <w:lvl w:ilvl="4" w:tplc="2FF075FE">
      <w:numFmt w:val="bullet"/>
      <w:lvlText w:val="•"/>
      <w:lvlJc w:val="left"/>
      <w:pPr>
        <w:ind w:left="3131" w:hanging="208"/>
      </w:pPr>
      <w:rPr>
        <w:rFonts w:hint="default"/>
        <w:lang w:val="pl-PL" w:eastAsia="en-US" w:bidi="ar-SA"/>
      </w:rPr>
    </w:lvl>
    <w:lvl w:ilvl="5" w:tplc="ED3E2AF0">
      <w:numFmt w:val="bullet"/>
      <w:lvlText w:val="•"/>
      <w:lvlJc w:val="left"/>
      <w:pPr>
        <w:ind w:left="3873" w:hanging="208"/>
      </w:pPr>
      <w:rPr>
        <w:rFonts w:hint="default"/>
        <w:lang w:val="pl-PL" w:eastAsia="en-US" w:bidi="ar-SA"/>
      </w:rPr>
    </w:lvl>
    <w:lvl w:ilvl="6" w:tplc="7E38B7D4">
      <w:numFmt w:val="bullet"/>
      <w:lvlText w:val="•"/>
      <w:lvlJc w:val="left"/>
      <w:pPr>
        <w:ind w:left="4616" w:hanging="208"/>
      </w:pPr>
      <w:rPr>
        <w:rFonts w:hint="default"/>
        <w:lang w:val="pl-PL" w:eastAsia="en-US" w:bidi="ar-SA"/>
      </w:rPr>
    </w:lvl>
    <w:lvl w:ilvl="7" w:tplc="B1300CDE">
      <w:numFmt w:val="bullet"/>
      <w:lvlText w:val="•"/>
      <w:lvlJc w:val="left"/>
      <w:pPr>
        <w:ind w:left="5359" w:hanging="208"/>
      </w:pPr>
      <w:rPr>
        <w:rFonts w:hint="default"/>
        <w:lang w:val="pl-PL" w:eastAsia="en-US" w:bidi="ar-SA"/>
      </w:rPr>
    </w:lvl>
    <w:lvl w:ilvl="8" w:tplc="06B80E66">
      <w:numFmt w:val="bullet"/>
      <w:lvlText w:val="•"/>
      <w:lvlJc w:val="left"/>
      <w:pPr>
        <w:ind w:left="6102" w:hanging="208"/>
      </w:pPr>
      <w:rPr>
        <w:rFonts w:hint="default"/>
        <w:lang w:val="pl-PL" w:eastAsia="en-US" w:bidi="ar-SA"/>
      </w:rPr>
    </w:lvl>
  </w:abstractNum>
  <w:abstractNum w:abstractNumId="75" w15:restartNumberingAfterBreak="0">
    <w:nsid w:val="239124DC"/>
    <w:multiLevelType w:val="hybridMultilevel"/>
    <w:tmpl w:val="961069CE"/>
    <w:lvl w:ilvl="0" w:tplc="88CA21B2">
      <w:start w:val="1"/>
      <w:numFmt w:val="decimal"/>
      <w:lvlText w:val="%1)"/>
      <w:lvlJc w:val="left"/>
      <w:pPr>
        <w:ind w:left="448" w:hanging="284"/>
      </w:pPr>
      <w:rPr>
        <w:rFonts w:ascii="Times New Roman" w:eastAsia="Times New Roman" w:hAnsi="Times New Roman" w:cs="Times New Roman" w:hint="default"/>
        <w:b/>
        <w:bCs/>
        <w:i w:val="0"/>
        <w:iCs w:val="0"/>
        <w:color w:val="231F20"/>
        <w:spacing w:val="-1"/>
        <w:w w:val="102"/>
        <w:sz w:val="21"/>
        <w:szCs w:val="21"/>
        <w:lang w:val="pl-PL" w:eastAsia="en-US" w:bidi="ar-SA"/>
      </w:rPr>
    </w:lvl>
    <w:lvl w:ilvl="1" w:tplc="FBF6BF58">
      <w:start w:val="1"/>
      <w:numFmt w:val="decimal"/>
      <w:lvlText w:val="%2."/>
      <w:lvlJc w:val="left"/>
      <w:pPr>
        <w:ind w:left="165" w:hanging="210"/>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2" w:tplc="1A826DE4">
      <w:numFmt w:val="bullet"/>
      <w:lvlText w:val="•"/>
      <w:lvlJc w:val="left"/>
      <w:pPr>
        <w:ind w:left="1234" w:hanging="210"/>
      </w:pPr>
      <w:rPr>
        <w:rFonts w:hint="default"/>
        <w:lang w:val="pl-PL" w:eastAsia="en-US" w:bidi="ar-SA"/>
      </w:rPr>
    </w:lvl>
    <w:lvl w:ilvl="3" w:tplc="52F25DCC">
      <w:numFmt w:val="bullet"/>
      <w:lvlText w:val="•"/>
      <w:lvlJc w:val="left"/>
      <w:pPr>
        <w:ind w:left="2028" w:hanging="210"/>
      </w:pPr>
      <w:rPr>
        <w:rFonts w:hint="default"/>
        <w:lang w:val="pl-PL" w:eastAsia="en-US" w:bidi="ar-SA"/>
      </w:rPr>
    </w:lvl>
    <w:lvl w:ilvl="4" w:tplc="CDFCB2CA">
      <w:numFmt w:val="bullet"/>
      <w:lvlText w:val="•"/>
      <w:lvlJc w:val="left"/>
      <w:pPr>
        <w:ind w:left="2822" w:hanging="210"/>
      </w:pPr>
      <w:rPr>
        <w:rFonts w:hint="default"/>
        <w:lang w:val="pl-PL" w:eastAsia="en-US" w:bidi="ar-SA"/>
      </w:rPr>
    </w:lvl>
    <w:lvl w:ilvl="5" w:tplc="7DE2E30E">
      <w:numFmt w:val="bullet"/>
      <w:lvlText w:val="•"/>
      <w:lvlJc w:val="left"/>
      <w:pPr>
        <w:ind w:left="3616" w:hanging="210"/>
      </w:pPr>
      <w:rPr>
        <w:rFonts w:hint="default"/>
        <w:lang w:val="pl-PL" w:eastAsia="en-US" w:bidi="ar-SA"/>
      </w:rPr>
    </w:lvl>
    <w:lvl w:ilvl="6" w:tplc="0DE41F9A">
      <w:numFmt w:val="bullet"/>
      <w:lvlText w:val="•"/>
      <w:lvlJc w:val="left"/>
      <w:pPr>
        <w:ind w:left="4410" w:hanging="210"/>
      </w:pPr>
      <w:rPr>
        <w:rFonts w:hint="default"/>
        <w:lang w:val="pl-PL" w:eastAsia="en-US" w:bidi="ar-SA"/>
      </w:rPr>
    </w:lvl>
    <w:lvl w:ilvl="7" w:tplc="A418D78E">
      <w:numFmt w:val="bullet"/>
      <w:lvlText w:val="•"/>
      <w:lvlJc w:val="left"/>
      <w:pPr>
        <w:ind w:left="5205" w:hanging="210"/>
      </w:pPr>
      <w:rPr>
        <w:rFonts w:hint="default"/>
        <w:lang w:val="pl-PL" w:eastAsia="en-US" w:bidi="ar-SA"/>
      </w:rPr>
    </w:lvl>
    <w:lvl w:ilvl="8" w:tplc="060EA9B8">
      <w:numFmt w:val="bullet"/>
      <w:lvlText w:val="•"/>
      <w:lvlJc w:val="left"/>
      <w:pPr>
        <w:ind w:left="5999" w:hanging="210"/>
      </w:pPr>
      <w:rPr>
        <w:rFonts w:hint="default"/>
        <w:lang w:val="pl-PL" w:eastAsia="en-US" w:bidi="ar-SA"/>
      </w:rPr>
    </w:lvl>
  </w:abstractNum>
  <w:abstractNum w:abstractNumId="76" w15:restartNumberingAfterBreak="0">
    <w:nsid w:val="247F60E1"/>
    <w:multiLevelType w:val="hybridMultilevel"/>
    <w:tmpl w:val="D3D64BA2"/>
    <w:lvl w:ilvl="0" w:tplc="D33C6658">
      <w:start w:val="1"/>
      <w:numFmt w:val="decimal"/>
      <w:lvlText w:val="%1."/>
      <w:lvlJc w:val="left"/>
      <w:pPr>
        <w:ind w:left="52" w:hanging="195"/>
      </w:pPr>
      <w:rPr>
        <w:rFonts w:ascii="Times New Roman" w:eastAsia="Times New Roman" w:hAnsi="Times New Roman" w:cs="Times New Roman" w:hint="default"/>
        <w:b/>
        <w:bCs/>
        <w:i w:val="0"/>
        <w:iCs w:val="0"/>
        <w:color w:val="231F20"/>
        <w:spacing w:val="-1"/>
        <w:w w:val="100"/>
        <w:sz w:val="21"/>
        <w:szCs w:val="21"/>
        <w:lang w:val="pl-PL" w:eastAsia="en-US" w:bidi="ar-SA"/>
      </w:rPr>
    </w:lvl>
    <w:lvl w:ilvl="1" w:tplc="9B2EE210">
      <w:start w:val="1"/>
      <w:numFmt w:val="decimal"/>
      <w:lvlText w:val="%2)"/>
      <w:lvlJc w:val="left"/>
      <w:pPr>
        <w:ind w:left="335" w:hanging="284"/>
      </w:pPr>
      <w:rPr>
        <w:rFonts w:ascii="Times New Roman" w:eastAsia="Times New Roman" w:hAnsi="Times New Roman" w:cs="Times New Roman" w:hint="default"/>
        <w:b/>
        <w:bCs/>
        <w:i w:val="0"/>
        <w:iCs w:val="0"/>
        <w:color w:val="231F20"/>
        <w:spacing w:val="-1"/>
        <w:w w:val="102"/>
        <w:sz w:val="21"/>
        <w:szCs w:val="21"/>
        <w:lang w:val="pl-PL" w:eastAsia="en-US" w:bidi="ar-SA"/>
      </w:rPr>
    </w:lvl>
    <w:lvl w:ilvl="2" w:tplc="41EEBC54">
      <w:numFmt w:val="bullet"/>
      <w:lvlText w:val="•"/>
      <w:lvlJc w:val="left"/>
      <w:pPr>
        <w:ind w:left="1145" w:hanging="284"/>
      </w:pPr>
      <w:rPr>
        <w:rFonts w:hint="default"/>
        <w:lang w:val="pl-PL" w:eastAsia="en-US" w:bidi="ar-SA"/>
      </w:rPr>
    </w:lvl>
    <w:lvl w:ilvl="3" w:tplc="5EAA1A30">
      <w:numFmt w:val="bullet"/>
      <w:lvlText w:val="•"/>
      <w:lvlJc w:val="left"/>
      <w:pPr>
        <w:ind w:left="1950" w:hanging="284"/>
      </w:pPr>
      <w:rPr>
        <w:rFonts w:hint="default"/>
        <w:lang w:val="pl-PL" w:eastAsia="en-US" w:bidi="ar-SA"/>
      </w:rPr>
    </w:lvl>
    <w:lvl w:ilvl="4" w:tplc="20A2534E">
      <w:numFmt w:val="bullet"/>
      <w:lvlText w:val="•"/>
      <w:lvlJc w:val="left"/>
      <w:pPr>
        <w:ind w:left="2755" w:hanging="284"/>
      </w:pPr>
      <w:rPr>
        <w:rFonts w:hint="default"/>
        <w:lang w:val="pl-PL" w:eastAsia="en-US" w:bidi="ar-SA"/>
      </w:rPr>
    </w:lvl>
    <w:lvl w:ilvl="5" w:tplc="43BCEAA4">
      <w:numFmt w:val="bullet"/>
      <w:lvlText w:val="•"/>
      <w:lvlJc w:val="left"/>
      <w:pPr>
        <w:ind w:left="3561" w:hanging="284"/>
      </w:pPr>
      <w:rPr>
        <w:rFonts w:hint="default"/>
        <w:lang w:val="pl-PL" w:eastAsia="en-US" w:bidi="ar-SA"/>
      </w:rPr>
    </w:lvl>
    <w:lvl w:ilvl="6" w:tplc="3BE2C77E">
      <w:numFmt w:val="bullet"/>
      <w:lvlText w:val="•"/>
      <w:lvlJc w:val="left"/>
      <w:pPr>
        <w:ind w:left="4366" w:hanging="284"/>
      </w:pPr>
      <w:rPr>
        <w:rFonts w:hint="default"/>
        <w:lang w:val="pl-PL" w:eastAsia="en-US" w:bidi="ar-SA"/>
      </w:rPr>
    </w:lvl>
    <w:lvl w:ilvl="7" w:tplc="E5D0F1F4">
      <w:numFmt w:val="bullet"/>
      <w:lvlText w:val="•"/>
      <w:lvlJc w:val="left"/>
      <w:pPr>
        <w:ind w:left="5171" w:hanging="284"/>
      </w:pPr>
      <w:rPr>
        <w:rFonts w:hint="default"/>
        <w:lang w:val="pl-PL" w:eastAsia="en-US" w:bidi="ar-SA"/>
      </w:rPr>
    </w:lvl>
    <w:lvl w:ilvl="8" w:tplc="E6783A40">
      <w:numFmt w:val="bullet"/>
      <w:lvlText w:val="•"/>
      <w:lvlJc w:val="left"/>
      <w:pPr>
        <w:ind w:left="5977" w:hanging="284"/>
      </w:pPr>
      <w:rPr>
        <w:rFonts w:hint="default"/>
        <w:lang w:val="pl-PL" w:eastAsia="en-US" w:bidi="ar-SA"/>
      </w:rPr>
    </w:lvl>
  </w:abstractNum>
  <w:abstractNum w:abstractNumId="77" w15:restartNumberingAfterBreak="0">
    <w:nsid w:val="24F7549C"/>
    <w:multiLevelType w:val="hybridMultilevel"/>
    <w:tmpl w:val="3BC68B6E"/>
    <w:lvl w:ilvl="0" w:tplc="77206A80">
      <w:start w:val="1"/>
      <w:numFmt w:val="decimal"/>
      <w:lvlText w:val="%1)"/>
      <w:lvlJc w:val="left"/>
      <w:pPr>
        <w:ind w:left="392" w:hanging="227"/>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1" w:tplc="4EB60EC4">
      <w:start w:val="2"/>
      <w:numFmt w:val="decimal"/>
      <w:lvlText w:val="%2."/>
      <w:lvlJc w:val="left"/>
      <w:pPr>
        <w:ind w:left="165" w:hanging="178"/>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2" w:tplc="EF5C4512">
      <w:numFmt w:val="bullet"/>
      <w:lvlText w:val="•"/>
      <w:lvlJc w:val="left"/>
      <w:pPr>
        <w:ind w:left="1198" w:hanging="178"/>
      </w:pPr>
      <w:rPr>
        <w:rFonts w:hint="default"/>
        <w:lang w:val="pl-PL" w:eastAsia="en-US" w:bidi="ar-SA"/>
      </w:rPr>
    </w:lvl>
    <w:lvl w:ilvl="3" w:tplc="3DFA2EBE">
      <w:numFmt w:val="bullet"/>
      <w:lvlText w:val="•"/>
      <w:lvlJc w:val="left"/>
      <w:pPr>
        <w:ind w:left="1997" w:hanging="178"/>
      </w:pPr>
      <w:rPr>
        <w:rFonts w:hint="default"/>
        <w:lang w:val="pl-PL" w:eastAsia="en-US" w:bidi="ar-SA"/>
      </w:rPr>
    </w:lvl>
    <w:lvl w:ilvl="4" w:tplc="A514963E">
      <w:numFmt w:val="bullet"/>
      <w:lvlText w:val="•"/>
      <w:lvlJc w:val="left"/>
      <w:pPr>
        <w:ind w:left="2795" w:hanging="178"/>
      </w:pPr>
      <w:rPr>
        <w:rFonts w:hint="default"/>
        <w:lang w:val="pl-PL" w:eastAsia="en-US" w:bidi="ar-SA"/>
      </w:rPr>
    </w:lvl>
    <w:lvl w:ilvl="5" w:tplc="66123C48">
      <w:numFmt w:val="bullet"/>
      <w:lvlText w:val="•"/>
      <w:lvlJc w:val="left"/>
      <w:pPr>
        <w:ind w:left="3594" w:hanging="178"/>
      </w:pPr>
      <w:rPr>
        <w:rFonts w:hint="default"/>
        <w:lang w:val="pl-PL" w:eastAsia="en-US" w:bidi="ar-SA"/>
      </w:rPr>
    </w:lvl>
    <w:lvl w:ilvl="6" w:tplc="23E20450">
      <w:numFmt w:val="bullet"/>
      <w:lvlText w:val="•"/>
      <w:lvlJc w:val="left"/>
      <w:pPr>
        <w:ind w:left="4393" w:hanging="178"/>
      </w:pPr>
      <w:rPr>
        <w:rFonts w:hint="default"/>
        <w:lang w:val="pl-PL" w:eastAsia="en-US" w:bidi="ar-SA"/>
      </w:rPr>
    </w:lvl>
    <w:lvl w:ilvl="7" w:tplc="BF4C6994">
      <w:numFmt w:val="bullet"/>
      <w:lvlText w:val="•"/>
      <w:lvlJc w:val="left"/>
      <w:pPr>
        <w:ind w:left="5191" w:hanging="178"/>
      </w:pPr>
      <w:rPr>
        <w:rFonts w:hint="default"/>
        <w:lang w:val="pl-PL" w:eastAsia="en-US" w:bidi="ar-SA"/>
      </w:rPr>
    </w:lvl>
    <w:lvl w:ilvl="8" w:tplc="DA8242F2">
      <w:numFmt w:val="bullet"/>
      <w:lvlText w:val="•"/>
      <w:lvlJc w:val="left"/>
      <w:pPr>
        <w:ind w:left="5990" w:hanging="178"/>
      </w:pPr>
      <w:rPr>
        <w:rFonts w:hint="default"/>
        <w:lang w:val="pl-PL" w:eastAsia="en-US" w:bidi="ar-SA"/>
      </w:rPr>
    </w:lvl>
  </w:abstractNum>
  <w:abstractNum w:abstractNumId="78" w15:restartNumberingAfterBreak="0">
    <w:nsid w:val="272D105F"/>
    <w:multiLevelType w:val="hybridMultilevel"/>
    <w:tmpl w:val="760C3B7E"/>
    <w:lvl w:ilvl="0" w:tplc="A60C9C58">
      <w:start w:val="1"/>
      <w:numFmt w:val="decimal"/>
      <w:lvlText w:val="%1)"/>
      <w:lvlJc w:val="left"/>
      <w:pPr>
        <w:ind w:left="392" w:hanging="227"/>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1" w:tplc="46941BD4">
      <w:numFmt w:val="bullet"/>
      <w:lvlText w:val="•"/>
      <w:lvlJc w:val="left"/>
      <w:pPr>
        <w:ind w:left="1118" w:hanging="227"/>
      </w:pPr>
      <w:rPr>
        <w:rFonts w:hint="default"/>
        <w:lang w:val="pl-PL" w:eastAsia="en-US" w:bidi="ar-SA"/>
      </w:rPr>
    </w:lvl>
    <w:lvl w:ilvl="2" w:tplc="064E1EE4">
      <w:numFmt w:val="bullet"/>
      <w:lvlText w:val="•"/>
      <w:lvlJc w:val="left"/>
      <w:pPr>
        <w:ind w:left="1837" w:hanging="227"/>
      </w:pPr>
      <w:rPr>
        <w:rFonts w:hint="default"/>
        <w:lang w:val="pl-PL" w:eastAsia="en-US" w:bidi="ar-SA"/>
      </w:rPr>
    </w:lvl>
    <w:lvl w:ilvl="3" w:tplc="5EB0216E">
      <w:numFmt w:val="bullet"/>
      <w:lvlText w:val="•"/>
      <w:lvlJc w:val="left"/>
      <w:pPr>
        <w:ind w:left="2556" w:hanging="227"/>
      </w:pPr>
      <w:rPr>
        <w:rFonts w:hint="default"/>
        <w:lang w:val="pl-PL" w:eastAsia="en-US" w:bidi="ar-SA"/>
      </w:rPr>
    </w:lvl>
    <w:lvl w:ilvl="4" w:tplc="CF4AC69C">
      <w:numFmt w:val="bullet"/>
      <w:lvlText w:val="•"/>
      <w:lvlJc w:val="left"/>
      <w:pPr>
        <w:ind w:left="3275" w:hanging="227"/>
      </w:pPr>
      <w:rPr>
        <w:rFonts w:hint="default"/>
        <w:lang w:val="pl-PL" w:eastAsia="en-US" w:bidi="ar-SA"/>
      </w:rPr>
    </w:lvl>
    <w:lvl w:ilvl="5" w:tplc="CB38E206">
      <w:numFmt w:val="bullet"/>
      <w:lvlText w:val="•"/>
      <w:lvlJc w:val="left"/>
      <w:pPr>
        <w:ind w:left="3993" w:hanging="227"/>
      </w:pPr>
      <w:rPr>
        <w:rFonts w:hint="default"/>
        <w:lang w:val="pl-PL" w:eastAsia="en-US" w:bidi="ar-SA"/>
      </w:rPr>
    </w:lvl>
    <w:lvl w:ilvl="6" w:tplc="B238B592">
      <w:numFmt w:val="bullet"/>
      <w:lvlText w:val="•"/>
      <w:lvlJc w:val="left"/>
      <w:pPr>
        <w:ind w:left="4712" w:hanging="227"/>
      </w:pPr>
      <w:rPr>
        <w:rFonts w:hint="default"/>
        <w:lang w:val="pl-PL" w:eastAsia="en-US" w:bidi="ar-SA"/>
      </w:rPr>
    </w:lvl>
    <w:lvl w:ilvl="7" w:tplc="2528C98A">
      <w:numFmt w:val="bullet"/>
      <w:lvlText w:val="•"/>
      <w:lvlJc w:val="left"/>
      <w:pPr>
        <w:ind w:left="5431" w:hanging="227"/>
      </w:pPr>
      <w:rPr>
        <w:rFonts w:hint="default"/>
        <w:lang w:val="pl-PL" w:eastAsia="en-US" w:bidi="ar-SA"/>
      </w:rPr>
    </w:lvl>
    <w:lvl w:ilvl="8" w:tplc="618A6C92">
      <w:numFmt w:val="bullet"/>
      <w:lvlText w:val="•"/>
      <w:lvlJc w:val="left"/>
      <w:pPr>
        <w:ind w:left="6150" w:hanging="227"/>
      </w:pPr>
      <w:rPr>
        <w:rFonts w:hint="default"/>
        <w:lang w:val="pl-PL" w:eastAsia="en-US" w:bidi="ar-SA"/>
      </w:rPr>
    </w:lvl>
  </w:abstractNum>
  <w:abstractNum w:abstractNumId="79" w15:restartNumberingAfterBreak="0">
    <w:nsid w:val="275D661C"/>
    <w:multiLevelType w:val="hybridMultilevel"/>
    <w:tmpl w:val="09369E4A"/>
    <w:lvl w:ilvl="0" w:tplc="023E6B04">
      <w:start w:val="1"/>
      <w:numFmt w:val="decimal"/>
      <w:lvlText w:val="%1)"/>
      <w:lvlJc w:val="left"/>
      <w:pPr>
        <w:ind w:left="392" w:hanging="227"/>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1" w:tplc="F5A4602C">
      <w:numFmt w:val="bullet"/>
      <w:lvlText w:val="•"/>
      <w:lvlJc w:val="left"/>
      <w:pPr>
        <w:ind w:left="1118" w:hanging="227"/>
      </w:pPr>
      <w:rPr>
        <w:rFonts w:hint="default"/>
        <w:lang w:val="pl-PL" w:eastAsia="en-US" w:bidi="ar-SA"/>
      </w:rPr>
    </w:lvl>
    <w:lvl w:ilvl="2" w:tplc="EE6424C6">
      <w:numFmt w:val="bullet"/>
      <w:lvlText w:val="•"/>
      <w:lvlJc w:val="left"/>
      <w:pPr>
        <w:ind w:left="1837" w:hanging="227"/>
      </w:pPr>
      <w:rPr>
        <w:rFonts w:hint="default"/>
        <w:lang w:val="pl-PL" w:eastAsia="en-US" w:bidi="ar-SA"/>
      </w:rPr>
    </w:lvl>
    <w:lvl w:ilvl="3" w:tplc="27C2A79C">
      <w:numFmt w:val="bullet"/>
      <w:lvlText w:val="•"/>
      <w:lvlJc w:val="left"/>
      <w:pPr>
        <w:ind w:left="2556" w:hanging="227"/>
      </w:pPr>
      <w:rPr>
        <w:rFonts w:hint="default"/>
        <w:lang w:val="pl-PL" w:eastAsia="en-US" w:bidi="ar-SA"/>
      </w:rPr>
    </w:lvl>
    <w:lvl w:ilvl="4" w:tplc="B378AFB4">
      <w:numFmt w:val="bullet"/>
      <w:lvlText w:val="•"/>
      <w:lvlJc w:val="left"/>
      <w:pPr>
        <w:ind w:left="3275" w:hanging="227"/>
      </w:pPr>
      <w:rPr>
        <w:rFonts w:hint="default"/>
        <w:lang w:val="pl-PL" w:eastAsia="en-US" w:bidi="ar-SA"/>
      </w:rPr>
    </w:lvl>
    <w:lvl w:ilvl="5" w:tplc="245E95E8">
      <w:numFmt w:val="bullet"/>
      <w:lvlText w:val="•"/>
      <w:lvlJc w:val="left"/>
      <w:pPr>
        <w:ind w:left="3993" w:hanging="227"/>
      </w:pPr>
      <w:rPr>
        <w:rFonts w:hint="default"/>
        <w:lang w:val="pl-PL" w:eastAsia="en-US" w:bidi="ar-SA"/>
      </w:rPr>
    </w:lvl>
    <w:lvl w:ilvl="6" w:tplc="4C36105A">
      <w:numFmt w:val="bullet"/>
      <w:lvlText w:val="•"/>
      <w:lvlJc w:val="left"/>
      <w:pPr>
        <w:ind w:left="4712" w:hanging="227"/>
      </w:pPr>
      <w:rPr>
        <w:rFonts w:hint="default"/>
        <w:lang w:val="pl-PL" w:eastAsia="en-US" w:bidi="ar-SA"/>
      </w:rPr>
    </w:lvl>
    <w:lvl w:ilvl="7" w:tplc="AAEA7F22">
      <w:numFmt w:val="bullet"/>
      <w:lvlText w:val="•"/>
      <w:lvlJc w:val="left"/>
      <w:pPr>
        <w:ind w:left="5431" w:hanging="227"/>
      </w:pPr>
      <w:rPr>
        <w:rFonts w:hint="default"/>
        <w:lang w:val="pl-PL" w:eastAsia="en-US" w:bidi="ar-SA"/>
      </w:rPr>
    </w:lvl>
    <w:lvl w:ilvl="8" w:tplc="BC0217AA">
      <w:numFmt w:val="bullet"/>
      <w:lvlText w:val="•"/>
      <w:lvlJc w:val="left"/>
      <w:pPr>
        <w:ind w:left="6150" w:hanging="227"/>
      </w:pPr>
      <w:rPr>
        <w:rFonts w:hint="default"/>
        <w:lang w:val="pl-PL" w:eastAsia="en-US" w:bidi="ar-SA"/>
      </w:rPr>
    </w:lvl>
  </w:abstractNum>
  <w:abstractNum w:abstractNumId="80" w15:restartNumberingAfterBreak="0">
    <w:nsid w:val="27ED5982"/>
    <w:multiLevelType w:val="multilevel"/>
    <w:tmpl w:val="5450D766"/>
    <w:lvl w:ilvl="0">
      <w:start w:val="4"/>
      <w:numFmt w:val="decimal"/>
      <w:lvlText w:val="%1."/>
      <w:lvlJc w:val="left"/>
      <w:pPr>
        <w:ind w:left="248" w:hanging="197"/>
      </w:pPr>
      <w:rPr>
        <w:rFonts w:ascii="Times New Roman" w:eastAsia="Times New Roman" w:hAnsi="Times New Roman" w:cs="Times New Roman" w:hint="default"/>
        <w:b w:val="0"/>
        <w:bCs w:val="0"/>
        <w:i w:val="0"/>
        <w:iCs w:val="0"/>
        <w:color w:val="231F20"/>
        <w:spacing w:val="0"/>
        <w:w w:val="94"/>
        <w:sz w:val="21"/>
        <w:szCs w:val="21"/>
        <w:lang w:val="pl-PL" w:eastAsia="en-US" w:bidi="ar-SA"/>
      </w:rPr>
    </w:lvl>
    <w:lvl w:ilvl="1">
      <w:start w:val="2"/>
      <w:numFmt w:val="decimal"/>
      <w:lvlText w:val="%1.%2."/>
      <w:lvlJc w:val="left"/>
      <w:pPr>
        <w:ind w:left="623" w:hanging="346"/>
      </w:pPr>
      <w:rPr>
        <w:rFonts w:ascii="Times New Roman" w:eastAsia="Times New Roman" w:hAnsi="Times New Roman" w:cs="Times New Roman" w:hint="default"/>
        <w:b w:val="0"/>
        <w:bCs w:val="0"/>
        <w:i w:val="0"/>
        <w:iCs w:val="0"/>
        <w:color w:val="231F20"/>
        <w:spacing w:val="0"/>
        <w:w w:val="94"/>
        <w:sz w:val="21"/>
        <w:szCs w:val="21"/>
        <w:lang w:val="pl-PL" w:eastAsia="en-US" w:bidi="ar-SA"/>
      </w:rPr>
    </w:lvl>
    <w:lvl w:ilvl="2">
      <w:numFmt w:val="bullet"/>
      <w:lvlText w:val="•"/>
      <w:lvlJc w:val="left"/>
      <w:pPr>
        <w:ind w:left="1394" w:hanging="346"/>
      </w:pPr>
      <w:rPr>
        <w:rFonts w:hint="default"/>
        <w:lang w:val="pl-PL" w:eastAsia="en-US" w:bidi="ar-SA"/>
      </w:rPr>
    </w:lvl>
    <w:lvl w:ilvl="3">
      <w:numFmt w:val="bullet"/>
      <w:lvlText w:val="•"/>
      <w:lvlJc w:val="left"/>
      <w:pPr>
        <w:ind w:left="2168" w:hanging="346"/>
      </w:pPr>
      <w:rPr>
        <w:rFonts w:hint="default"/>
        <w:lang w:val="pl-PL" w:eastAsia="en-US" w:bidi="ar-SA"/>
      </w:rPr>
    </w:lvl>
    <w:lvl w:ilvl="4">
      <w:numFmt w:val="bullet"/>
      <w:lvlText w:val="•"/>
      <w:lvlJc w:val="left"/>
      <w:pPr>
        <w:ind w:left="2942" w:hanging="346"/>
      </w:pPr>
      <w:rPr>
        <w:rFonts w:hint="default"/>
        <w:lang w:val="pl-PL" w:eastAsia="en-US" w:bidi="ar-SA"/>
      </w:rPr>
    </w:lvl>
    <w:lvl w:ilvl="5">
      <w:numFmt w:val="bullet"/>
      <w:lvlText w:val="•"/>
      <w:lvlJc w:val="left"/>
      <w:pPr>
        <w:ind w:left="3716" w:hanging="346"/>
      </w:pPr>
      <w:rPr>
        <w:rFonts w:hint="default"/>
        <w:lang w:val="pl-PL" w:eastAsia="en-US" w:bidi="ar-SA"/>
      </w:rPr>
    </w:lvl>
    <w:lvl w:ilvl="6">
      <w:numFmt w:val="bullet"/>
      <w:lvlText w:val="•"/>
      <w:lvlJc w:val="left"/>
      <w:pPr>
        <w:ind w:left="4490" w:hanging="346"/>
      </w:pPr>
      <w:rPr>
        <w:rFonts w:hint="default"/>
        <w:lang w:val="pl-PL" w:eastAsia="en-US" w:bidi="ar-SA"/>
      </w:rPr>
    </w:lvl>
    <w:lvl w:ilvl="7">
      <w:numFmt w:val="bullet"/>
      <w:lvlText w:val="•"/>
      <w:lvlJc w:val="left"/>
      <w:pPr>
        <w:ind w:left="5265" w:hanging="346"/>
      </w:pPr>
      <w:rPr>
        <w:rFonts w:hint="default"/>
        <w:lang w:val="pl-PL" w:eastAsia="en-US" w:bidi="ar-SA"/>
      </w:rPr>
    </w:lvl>
    <w:lvl w:ilvl="8">
      <w:numFmt w:val="bullet"/>
      <w:lvlText w:val="•"/>
      <w:lvlJc w:val="left"/>
      <w:pPr>
        <w:ind w:left="6039" w:hanging="346"/>
      </w:pPr>
      <w:rPr>
        <w:rFonts w:hint="default"/>
        <w:lang w:val="pl-PL" w:eastAsia="en-US" w:bidi="ar-SA"/>
      </w:rPr>
    </w:lvl>
  </w:abstractNum>
  <w:abstractNum w:abstractNumId="81" w15:restartNumberingAfterBreak="0">
    <w:nsid w:val="27F40520"/>
    <w:multiLevelType w:val="hybridMultilevel"/>
    <w:tmpl w:val="9EF6BD66"/>
    <w:lvl w:ilvl="0" w:tplc="614047AA">
      <w:start w:val="1"/>
      <w:numFmt w:val="decimal"/>
      <w:lvlText w:val="%1."/>
      <w:lvlJc w:val="left"/>
      <w:pPr>
        <w:ind w:left="52" w:hanging="183"/>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1" w:tplc="90B4E02A">
      <w:numFmt w:val="bullet"/>
      <w:lvlText w:val="•"/>
      <w:lvlJc w:val="left"/>
      <w:pPr>
        <w:ind w:left="812" w:hanging="183"/>
      </w:pPr>
      <w:rPr>
        <w:rFonts w:hint="default"/>
        <w:lang w:val="pl-PL" w:eastAsia="en-US" w:bidi="ar-SA"/>
      </w:rPr>
    </w:lvl>
    <w:lvl w:ilvl="2" w:tplc="28B8A0D8">
      <w:numFmt w:val="bullet"/>
      <w:lvlText w:val="•"/>
      <w:lvlJc w:val="left"/>
      <w:pPr>
        <w:ind w:left="1565" w:hanging="183"/>
      </w:pPr>
      <w:rPr>
        <w:rFonts w:hint="default"/>
        <w:lang w:val="pl-PL" w:eastAsia="en-US" w:bidi="ar-SA"/>
      </w:rPr>
    </w:lvl>
    <w:lvl w:ilvl="3" w:tplc="EA404E04">
      <w:numFmt w:val="bullet"/>
      <w:lvlText w:val="•"/>
      <w:lvlJc w:val="left"/>
      <w:pPr>
        <w:ind w:left="2318" w:hanging="183"/>
      </w:pPr>
      <w:rPr>
        <w:rFonts w:hint="default"/>
        <w:lang w:val="pl-PL" w:eastAsia="en-US" w:bidi="ar-SA"/>
      </w:rPr>
    </w:lvl>
    <w:lvl w:ilvl="4" w:tplc="77FEC9FC">
      <w:numFmt w:val="bullet"/>
      <w:lvlText w:val="•"/>
      <w:lvlJc w:val="left"/>
      <w:pPr>
        <w:ind w:left="3071" w:hanging="183"/>
      </w:pPr>
      <w:rPr>
        <w:rFonts w:hint="default"/>
        <w:lang w:val="pl-PL" w:eastAsia="en-US" w:bidi="ar-SA"/>
      </w:rPr>
    </w:lvl>
    <w:lvl w:ilvl="5" w:tplc="73C81876">
      <w:numFmt w:val="bullet"/>
      <w:lvlText w:val="•"/>
      <w:lvlJc w:val="left"/>
      <w:pPr>
        <w:ind w:left="3823" w:hanging="183"/>
      </w:pPr>
      <w:rPr>
        <w:rFonts w:hint="default"/>
        <w:lang w:val="pl-PL" w:eastAsia="en-US" w:bidi="ar-SA"/>
      </w:rPr>
    </w:lvl>
    <w:lvl w:ilvl="6" w:tplc="E87A4662">
      <w:numFmt w:val="bullet"/>
      <w:lvlText w:val="•"/>
      <w:lvlJc w:val="left"/>
      <w:pPr>
        <w:ind w:left="4576" w:hanging="183"/>
      </w:pPr>
      <w:rPr>
        <w:rFonts w:hint="default"/>
        <w:lang w:val="pl-PL" w:eastAsia="en-US" w:bidi="ar-SA"/>
      </w:rPr>
    </w:lvl>
    <w:lvl w:ilvl="7" w:tplc="8C700B72">
      <w:numFmt w:val="bullet"/>
      <w:lvlText w:val="•"/>
      <w:lvlJc w:val="left"/>
      <w:pPr>
        <w:ind w:left="5329" w:hanging="183"/>
      </w:pPr>
      <w:rPr>
        <w:rFonts w:hint="default"/>
        <w:lang w:val="pl-PL" w:eastAsia="en-US" w:bidi="ar-SA"/>
      </w:rPr>
    </w:lvl>
    <w:lvl w:ilvl="8" w:tplc="8AFA0B72">
      <w:numFmt w:val="bullet"/>
      <w:lvlText w:val="•"/>
      <w:lvlJc w:val="left"/>
      <w:pPr>
        <w:ind w:left="6082" w:hanging="183"/>
      </w:pPr>
      <w:rPr>
        <w:rFonts w:hint="default"/>
        <w:lang w:val="pl-PL" w:eastAsia="en-US" w:bidi="ar-SA"/>
      </w:rPr>
    </w:lvl>
  </w:abstractNum>
  <w:abstractNum w:abstractNumId="82" w15:restartNumberingAfterBreak="0">
    <w:nsid w:val="28324757"/>
    <w:multiLevelType w:val="hybridMultilevel"/>
    <w:tmpl w:val="4544C2FC"/>
    <w:lvl w:ilvl="0" w:tplc="CE60DDBE">
      <w:start w:val="1"/>
      <w:numFmt w:val="decimal"/>
      <w:lvlText w:val="%1."/>
      <w:lvlJc w:val="left"/>
      <w:pPr>
        <w:ind w:left="456" w:hanging="178"/>
        <w:jc w:val="right"/>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1" w:tplc="6290ABE6">
      <w:numFmt w:val="bullet"/>
      <w:lvlText w:val="•"/>
      <w:lvlJc w:val="left"/>
      <w:pPr>
        <w:ind w:left="1172" w:hanging="178"/>
      </w:pPr>
      <w:rPr>
        <w:rFonts w:hint="default"/>
        <w:lang w:val="pl-PL" w:eastAsia="en-US" w:bidi="ar-SA"/>
      </w:rPr>
    </w:lvl>
    <w:lvl w:ilvl="2" w:tplc="1CD0B060">
      <w:numFmt w:val="bullet"/>
      <w:lvlText w:val="•"/>
      <w:lvlJc w:val="left"/>
      <w:pPr>
        <w:ind w:left="1885" w:hanging="178"/>
      </w:pPr>
      <w:rPr>
        <w:rFonts w:hint="default"/>
        <w:lang w:val="pl-PL" w:eastAsia="en-US" w:bidi="ar-SA"/>
      </w:rPr>
    </w:lvl>
    <w:lvl w:ilvl="3" w:tplc="E87C68D8">
      <w:numFmt w:val="bullet"/>
      <w:lvlText w:val="•"/>
      <w:lvlJc w:val="left"/>
      <w:pPr>
        <w:ind w:left="2598" w:hanging="178"/>
      </w:pPr>
      <w:rPr>
        <w:rFonts w:hint="default"/>
        <w:lang w:val="pl-PL" w:eastAsia="en-US" w:bidi="ar-SA"/>
      </w:rPr>
    </w:lvl>
    <w:lvl w:ilvl="4" w:tplc="BDCA6FEE">
      <w:numFmt w:val="bullet"/>
      <w:lvlText w:val="•"/>
      <w:lvlJc w:val="left"/>
      <w:pPr>
        <w:ind w:left="3311" w:hanging="178"/>
      </w:pPr>
      <w:rPr>
        <w:rFonts w:hint="default"/>
        <w:lang w:val="pl-PL" w:eastAsia="en-US" w:bidi="ar-SA"/>
      </w:rPr>
    </w:lvl>
    <w:lvl w:ilvl="5" w:tplc="8A3EE3EA">
      <w:numFmt w:val="bullet"/>
      <w:lvlText w:val="•"/>
      <w:lvlJc w:val="left"/>
      <w:pPr>
        <w:ind w:left="4023" w:hanging="178"/>
      </w:pPr>
      <w:rPr>
        <w:rFonts w:hint="default"/>
        <w:lang w:val="pl-PL" w:eastAsia="en-US" w:bidi="ar-SA"/>
      </w:rPr>
    </w:lvl>
    <w:lvl w:ilvl="6" w:tplc="2F58B642">
      <w:numFmt w:val="bullet"/>
      <w:lvlText w:val="•"/>
      <w:lvlJc w:val="left"/>
      <w:pPr>
        <w:ind w:left="4736" w:hanging="178"/>
      </w:pPr>
      <w:rPr>
        <w:rFonts w:hint="default"/>
        <w:lang w:val="pl-PL" w:eastAsia="en-US" w:bidi="ar-SA"/>
      </w:rPr>
    </w:lvl>
    <w:lvl w:ilvl="7" w:tplc="B776C002">
      <w:numFmt w:val="bullet"/>
      <w:lvlText w:val="•"/>
      <w:lvlJc w:val="left"/>
      <w:pPr>
        <w:ind w:left="5449" w:hanging="178"/>
      </w:pPr>
      <w:rPr>
        <w:rFonts w:hint="default"/>
        <w:lang w:val="pl-PL" w:eastAsia="en-US" w:bidi="ar-SA"/>
      </w:rPr>
    </w:lvl>
    <w:lvl w:ilvl="8" w:tplc="A0B4A328">
      <w:numFmt w:val="bullet"/>
      <w:lvlText w:val="•"/>
      <w:lvlJc w:val="left"/>
      <w:pPr>
        <w:ind w:left="6162" w:hanging="178"/>
      </w:pPr>
      <w:rPr>
        <w:rFonts w:hint="default"/>
        <w:lang w:val="pl-PL" w:eastAsia="en-US" w:bidi="ar-SA"/>
      </w:rPr>
    </w:lvl>
  </w:abstractNum>
  <w:abstractNum w:abstractNumId="83" w15:restartNumberingAfterBreak="0">
    <w:nsid w:val="286C61DE"/>
    <w:multiLevelType w:val="hybridMultilevel"/>
    <w:tmpl w:val="7FF8DBCC"/>
    <w:lvl w:ilvl="0" w:tplc="A064B85C">
      <w:start w:val="1"/>
      <w:numFmt w:val="decimal"/>
      <w:lvlText w:val="%1)"/>
      <w:lvlJc w:val="left"/>
      <w:pPr>
        <w:ind w:left="278" w:hanging="227"/>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1" w:tplc="1E42236C">
      <w:start w:val="2"/>
      <w:numFmt w:val="decimal"/>
      <w:lvlText w:val="%2."/>
      <w:lvlJc w:val="left"/>
      <w:pPr>
        <w:ind w:left="52" w:hanging="192"/>
        <w:jc w:val="right"/>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2" w:tplc="58426762">
      <w:numFmt w:val="bullet"/>
      <w:lvlText w:val="•"/>
      <w:lvlJc w:val="left"/>
      <w:pPr>
        <w:ind w:left="1091" w:hanging="192"/>
      </w:pPr>
      <w:rPr>
        <w:rFonts w:hint="default"/>
        <w:lang w:val="pl-PL" w:eastAsia="en-US" w:bidi="ar-SA"/>
      </w:rPr>
    </w:lvl>
    <w:lvl w:ilvl="3" w:tplc="AB963CF4">
      <w:numFmt w:val="bullet"/>
      <w:lvlText w:val="•"/>
      <w:lvlJc w:val="left"/>
      <w:pPr>
        <w:ind w:left="1903" w:hanging="192"/>
      </w:pPr>
      <w:rPr>
        <w:rFonts w:hint="default"/>
        <w:lang w:val="pl-PL" w:eastAsia="en-US" w:bidi="ar-SA"/>
      </w:rPr>
    </w:lvl>
    <w:lvl w:ilvl="4" w:tplc="A7C6F8FC">
      <w:numFmt w:val="bullet"/>
      <w:lvlText w:val="•"/>
      <w:lvlJc w:val="left"/>
      <w:pPr>
        <w:ind w:left="2715" w:hanging="192"/>
      </w:pPr>
      <w:rPr>
        <w:rFonts w:hint="default"/>
        <w:lang w:val="pl-PL" w:eastAsia="en-US" w:bidi="ar-SA"/>
      </w:rPr>
    </w:lvl>
    <w:lvl w:ilvl="5" w:tplc="6C2A1F0C">
      <w:numFmt w:val="bullet"/>
      <w:lvlText w:val="•"/>
      <w:lvlJc w:val="left"/>
      <w:pPr>
        <w:ind w:left="3527" w:hanging="192"/>
      </w:pPr>
      <w:rPr>
        <w:rFonts w:hint="default"/>
        <w:lang w:val="pl-PL" w:eastAsia="en-US" w:bidi="ar-SA"/>
      </w:rPr>
    </w:lvl>
    <w:lvl w:ilvl="6" w:tplc="51AC8F62">
      <w:numFmt w:val="bullet"/>
      <w:lvlText w:val="•"/>
      <w:lvlJc w:val="left"/>
      <w:pPr>
        <w:ind w:left="4339" w:hanging="192"/>
      </w:pPr>
      <w:rPr>
        <w:rFonts w:hint="default"/>
        <w:lang w:val="pl-PL" w:eastAsia="en-US" w:bidi="ar-SA"/>
      </w:rPr>
    </w:lvl>
    <w:lvl w:ilvl="7" w:tplc="0B181018">
      <w:numFmt w:val="bullet"/>
      <w:lvlText w:val="•"/>
      <w:lvlJc w:val="left"/>
      <w:pPr>
        <w:ind w:left="5151" w:hanging="192"/>
      </w:pPr>
      <w:rPr>
        <w:rFonts w:hint="default"/>
        <w:lang w:val="pl-PL" w:eastAsia="en-US" w:bidi="ar-SA"/>
      </w:rPr>
    </w:lvl>
    <w:lvl w:ilvl="8" w:tplc="DE46AB64">
      <w:numFmt w:val="bullet"/>
      <w:lvlText w:val="•"/>
      <w:lvlJc w:val="left"/>
      <w:pPr>
        <w:ind w:left="5963" w:hanging="192"/>
      </w:pPr>
      <w:rPr>
        <w:rFonts w:hint="default"/>
        <w:lang w:val="pl-PL" w:eastAsia="en-US" w:bidi="ar-SA"/>
      </w:rPr>
    </w:lvl>
  </w:abstractNum>
  <w:abstractNum w:abstractNumId="84" w15:restartNumberingAfterBreak="0">
    <w:nsid w:val="28F62899"/>
    <w:multiLevelType w:val="hybridMultilevel"/>
    <w:tmpl w:val="5EFC46E6"/>
    <w:lvl w:ilvl="0" w:tplc="37CC1F9A">
      <w:start w:val="1"/>
      <w:numFmt w:val="decimal"/>
      <w:lvlText w:val="%1."/>
      <w:lvlJc w:val="left"/>
      <w:pPr>
        <w:ind w:left="456" w:hanging="178"/>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1" w:tplc="A02C35F8">
      <w:numFmt w:val="bullet"/>
      <w:lvlText w:val="•"/>
      <w:lvlJc w:val="left"/>
      <w:pPr>
        <w:ind w:left="1172" w:hanging="178"/>
      </w:pPr>
      <w:rPr>
        <w:rFonts w:hint="default"/>
        <w:lang w:val="pl-PL" w:eastAsia="en-US" w:bidi="ar-SA"/>
      </w:rPr>
    </w:lvl>
    <w:lvl w:ilvl="2" w:tplc="B514625A">
      <w:numFmt w:val="bullet"/>
      <w:lvlText w:val="•"/>
      <w:lvlJc w:val="left"/>
      <w:pPr>
        <w:ind w:left="1885" w:hanging="178"/>
      </w:pPr>
      <w:rPr>
        <w:rFonts w:hint="default"/>
        <w:lang w:val="pl-PL" w:eastAsia="en-US" w:bidi="ar-SA"/>
      </w:rPr>
    </w:lvl>
    <w:lvl w:ilvl="3" w:tplc="884A23A0">
      <w:numFmt w:val="bullet"/>
      <w:lvlText w:val="•"/>
      <w:lvlJc w:val="left"/>
      <w:pPr>
        <w:ind w:left="2598" w:hanging="178"/>
      </w:pPr>
      <w:rPr>
        <w:rFonts w:hint="default"/>
        <w:lang w:val="pl-PL" w:eastAsia="en-US" w:bidi="ar-SA"/>
      </w:rPr>
    </w:lvl>
    <w:lvl w:ilvl="4" w:tplc="1A98987C">
      <w:numFmt w:val="bullet"/>
      <w:lvlText w:val="•"/>
      <w:lvlJc w:val="left"/>
      <w:pPr>
        <w:ind w:left="3311" w:hanging="178"/>
      </w:pPr>
      <w:rPr>
        <w:rFonts w:hint="default"/>
        <w:lang w:val="pl-PL" w:eastAsia="en-US" w:bidi="ar-SA"/>
      </w:rPr>
    </w:lvl>
    <w:lvl w:ilvl="5" w:tplc="5136048E">
      <w:numFmt w:val="bullet"/>
      <w:lvlText w:val="•"/>
      <w:lvlJc w:val="left"/>
      <w:pPr>
        <w:ind w:left="4023" w:hanging="178"/>
      </w:pPr>
      <w:rPr>
        <w:rFonts w:hint="default"/>
        <w:lang w:val="pl-PL" w:eastAsia="en-US" w:bidi="ar-SA"/>
      </w:rPr>
    </w:lvl>
    <w:lvl w:ilvl="6" w:tplc="0936D226">
      <w:numFmt w:val="bullet"/>
      <w:lvlText w:val="•"/>
      <w:lvlJc w:val="left"/>
      <w:pPr>
        <w:ind w:left="4736" w:hanging="178"/>
      </w:pPr>
      <w:rPr>
        <w:rFonts w:hint="default"/>
        <w:lang w:val="pl-PL" w:eastAsia="en-US" w:bidi="ar-SA"/>
      </w:rPr>
    </w:lvl>
    <w:lvl w:ilvl="7" w:tplc="A238A9C6">
      <w:numFmt w:val="bullet"/>
      <w:lvlText w:val="•"/>
      <w:lvlJc w:val="left"/>
      <w:pPr>
        <w:ind w:left="5449" w:hanging="178"/>
      </w:pPr>
      <w:rPr>
        <w:rFonts w:hint="default"/>
        <w:lang w:val="pl-PL" w:eastAsia="en-US" w:bidi="ar-SA"/>
      </w:rPr>
    </w:lvl>
    <w:lvl w:ilvl="8" w:tplc="821A99D2">
      <w:numFmt w:val="bullet"/>
      <w:lvlText w:val="•"/>
      <w:lvlJc w:val="left"/>
      <w:pPr>
        <w:ind w:left="6162" w:hanging="178"/>
      </w:pPr>
      <w:rPr>
        <w:rFonts w:hint="default"/>
        <w:lang w:val="pl-PL" w:eastAsia="en-US" w:bidi="ar-SA"/>
      </w:rPr>
    </w:lvl>
  </w:abstractNum>
  <w:abstractNum w:abstractNumId="85" w15:restartNumberingAfterBreak="0">
    <w:nsid w:val="29460C52"/>
    <w:multiLevelType w:val="hybridMultilevel"/>
    <w:tmpl w:val="CE0C2948"/>
    <w:lvl w:ilvl="0" w:tplc="37004C24">
      <w:start w:val="1"/>
      <w:numFmt w:val="decimal"/>
      <w:lvlText w:val="%1)"/>
      <w:lvlJc w:val="left"/>
      <w:pPr>
        <w:ind w:left="391" w:hanging="227"/>
      </w:pPr>
      <w:rPr>
        <w:rFonts w:ascii="Times New Roman" w:eastAsia="Times New Roman" w:hAnsi="Times New Roman" w:cs="Times New Roman" w:hint="default"/>
        <w:b w:val="0"/>
        <w:bCs w:val="0"/>
        <w:i w:val="0"/>
        <w:iCs w:val="0"/>
        <w:color w:val="231F20"/>
        <w:spacing w:val="-1"/>
        <w:w w:val="99"/>
        <w:sz w:val="19"/>
        <w:szCs w:val="19"/>
        <w:lang w:val="pl-PL" w:eastAsia="en-US" w:bidi="ar-SA"/>
      </w:rPr>
    </w:lvl>
    <w:lvl w:ilvl="1" w:tplc="60A630B8">
      <w:numFmt w:val="bullet"/>
      <w:lvlText w:val="•"/>
      <w:lvlJc w:val="left"/>
      <w:pPr>
        <w:ind w:left="1118" w:hanging="227"/>
      </w:pPr>
      <w:rPr>
        <w:rFonts w:hint="default"/>
        <w:lang w:val="pl-PL" w:eastAsia="en-US" w:bidi="ar-SA"/>
      </w:rPr>
    </w:lvl>
    <w:lvl w:ilvl="2" w:tplc="8CC875FE">
      <w:numFmt w:val="bullet"/>
      <w:lvlText w:val="•"/>
      <w:lvlJc w:val="left"/>
      <w:pPr>
        <w:ind w:left="1837" w:hanging="227"/>
      </w:pPr>
      <w:rPr>
        <w:rFonts w:hint="default"/>
        <w:lang w:val="pl-PL" w:eastAsia="en-US" w:bidi="ar-SA"/>
      </w:rPr>
    </w:lvl>
    <w:lvl w:ilvl="3" w:tplc="FAC04FEA">
      <w:numFmt w:val="bullet"/>
      <w:lvlText w:val="•"/>
      <w:lvlJc w:val="left"/>
      <w:pPr>
        <w:ind w:left="2556" w:hanging="227"/>
      </w:pPr>
      <w:rPr>
        <w:rFonts w:hint="default"/>
        <w:lang w:val="pl-PL" w:eastAsia="en-US" w:bidi="ar-SA"/>
      </w:rPr>
    </w:lvl>
    <w:lvl w:ilvl="4" w:tplc="1A161C46">
      <w:numFmt w:val="bullet"/>
      <w:lvlText w:val="•"/>
      <w:lvlJc w:val="left"/>
      <w:pPr>
        <w:ind w:left="3275" w:hanging="227"/>
      </w:pPr>
      <w:rPr>
        <w:rFonts w:hint="default"/>
        <w:lang w:val="pl-PL" w:eastAsia="en-US" w:bidi="ar-SA"/>
      </w:rPr>
    </w:lvl>
    <w:lvl w:ilvl="5" w:tplc="1602B7F0">
      <w:numFmt w:val="bullet"/>
      <w:lvlText w:val="•"/>
      <w:lvlJc w:val="left"/>
      <w:pPr>
        <w:ind w:left="3993" w:hanging="227"/>
      </w:pPr>
      <w:rPr>
        <w:rFonts w:hint="default"/>
        <w:lang w:val="pl-PL" w:eastAsia="en-US" w:bidi="ar-SA"/>
      </w:rPr>
    </w:lvl>
    <w:lvl w:ilvl="6" w:tplc="08C821FA">
      <w:numFmt w:val="bullet"/>
      <w:lvlText w:val="•"/>
      <w:lvlJc w:val="left"/>
      <w:pPr>
        <w:ind w:left="4712" w:hanging="227"/>
      </w:pPr>
      <w:rPr>
        <w:rFonts w:hint="default"/>
        <w:lang w:val="pl-PL" w:eastAsia="en-US" w:bidi="ar-SA"/>
      </w:rPr>
    </w:lvl>
    <w:lvl w:ilvl="7" w:tplc="D75A4F2E">
      <w:numFmt w:val="bullet"/>
      <w:lvlText w:val="•"/>
      <w:lvlJc w:val="left"/>
      <w:pPr>
        <w:ind w:left="5431" w:hanging="227"/>
      </w:pPr>
      <w:rPr>
        <w:rFonts w:hint="default"/>
        <w:lang w:val="pl-PL" w:eastAsia="en-US" w:bidi="ar-SA"/>
      </w:rPr>
    </w:lvl>
    <w:lvl w:ilvl="8" w:tplc="0A62A7AE">
      <w:numFmt w:val="bullet"/>
      <w:lvlText w:val="•"/>
      <w:lvlJc w:val="left"/>
      <w:pPr>
        <w:ind w:left="6150" w:hanging="227"/>
      </w:pPr>
      <w:rPr>
        <w:rFonts w:hint="default"/>
        <w:lang w:val="pl-PL" w:eastAsia="en-US" w:bidi="ar-SA"/>
      </w:rPr>
    </w:lvl>
  </w:abstractNum>
  <w:abstractNum w:abstractNumId="86" w15:restartNumberingAfterBreak="0">
    <w:nsid w:val="29A853D1"/>
    <w:multiLevelType w:val="hybridMultilevel"/>
    <w:tmpl w:val="64AA2C54"/>
    <w:lvl w:ilvl="0" w:tplc="0B32D680">
      <w:start w:val="2"/>
      <w:numFmt w:val="decimal"/>
      <w:lvlText w:val="%1."/>
      <w:lvlJc w:val="left"/>
      <w:pPr>
        <w:ind w:left="52" w:hanging="172"/>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1" w:tplc="96ACEEA4">
      <w:numFmt w:val="bullet"/>
      <w:lvlText w:val="•"/>
      <w:lvlJc w:val="left"/>
      <w:pPr>
        <w:ind w:left="812" w:hanging="172"/>
      </w:pPr>
      <w:rPr>
        <w:rFonts w:hint="default"/>
        <w:lang w:val="pl-PL" w:eastAsia="en-US" w:bidi="ar-SA"/>
      </w:rPr>
    </w:lvl>
    <w:lvl w:ilvl="2" w:tplc="A0B26430">
      <w:numFmt w:val="bullet"/>
      <w:lvlText w:val="•"/>
      <w:lvlJc w:val="left"/>
      <w:pPr>
        <w:ind w:left="1565" w:hanging="172"/>
      </w:pPr>
      <w:rPr>
        <w:rFonts w:hint="default"/>
        <w:lang w:val="pl-PL" w:eastAsia="en-US" w:bidi="ar-SA"/>
      </w:rPr>
    </w:lvl>
    <w:lvl w:ilvl="3" w:tplc="12C444D2">
      <w:numFmt w:val="bullet"/>
      <w:lvlText w:val="•"/>
      <w:lvlJc w:val="left"/>
      <w:pPr>
        <w:ind w:left="2318" w:hanging="172"/>
      </w:pPr>
      <w:rPr>
        <w:rFonts w:hint="default"/>
        <w:lang w:val="pl-PL" w:eastAsia="en-US" w:bidi="ar-SA"/>
      </w:rPr>
    </w:lvl>
    <w:lvl w:ilvl="4" w:tplc="94BA2676">
      <w:numFmt w:val="bullet"/>
      <w:lvlText w:val="•"/>
      <w:lvlJc w:val="left"/>
      <w:pPr>
        <w:ind w:left="3071" w:hanging="172"/>
      </w:pPr>
      <w:rPr>
        <w:rFonts w:hint="default"/>
        <w:lang w:val="pl-PL" w:eastAsia="en-US" w:bidi="ar-SA"/>
      </w:rPr>
    </w:lvl>
    <w:lvl w:ilvl="5" w:tplc="E690B030">
      <w:numFmt w:val="bullet"/>
      <w:lvlText w:val="•"/>
      <w:lvlJc w:val="left"/>
      <w:pPr>
        <w:ind w:left="3823" w:hanging="172"/>
      </w:pPr>
      <w:rPr>
        <w:rFonts w:hint="default"/>
        <w:lang w:val="pl-PL" w:eastAsia="en-US" w:bidi="ar-SA"/>
      </w:rPr>
    </w:lvl>
    <w:lvl w:ilvl="6" w:tplc="BA84E2D6">
      <w:numFmt w:val="bullet"/>
      <w:lvlText w:val="•"/>
      <w:lvlJc w:val="left"/>
      <w:pPr>
        <w:ind w:left="4576" w:hanging="172"/>
      </w:pPr>
      <w:rPr>
        <w:rFonts w:hint="default"/>
        <w:lang w:val="pl-PL" w:eastAsia="en-US" w:bidi="ar-SA"/>
      </w:rPr>
    </w:lvl>
    <w:lvl w:ilvl="7" w:tplc="F0FC7FAC">
      <w:numFmt w:val="bullet"/>
      <w:lvlText w:val="•"/>
      <w:lvlJc w:val="left"/>
      <w:pPr>
        <w:ind w:left="5329" w:hanging="172"/>
      </w:pPr>
      <w:rPr>
        <w:rFonts w:hint="default"/>
        <w:lang w:val="pl-PL" w:eastAsia="en-US" w:bidi="ar-SA"/>
      </w:rPr>
    </w:lvl>
    <w:lvl w:ilvl="8" w:tplc="92067B00">
      <w:numFmt w:val="bullet"/>
      <w:lvlText w:val="•"/>
      <w:lvlJc w:val="left"/>
      <w:pPr>
        <w:ind w:left="6082" w:hanging="172"/>
      </w:pPr>
      <w:rPr>
        <w:rFonts w:hint="default"/>
        <w:lang w:val="pl-PL" w:eastAsia="en-US" w:bidi="ar-SA"/>
      </w:rPr>
    </w:lvl>
  </w:abstractNum>
  <w:abstractNum w:abstractNumId="87" w15:restartNumberingAfterBreak="0">
    <w:nsid w:val="29C11A45"/>
    <w:multiLevelType w:val="hybridMultilevel"/>
    <w:tmpl w:val="F362878E"/>
    <w:lvl w:ilvl="0" w:tplc="D714C372">
      <w:start w:val="1"/>
      <w:numFmt w:val="decimal"/>
      <w:lvlText w:val="%1)"/>
      <w:lvlJc w:val="left"/>
      <w:pPr>
        <w:ind w:left="278" w:hanging="213"/>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1" w:tplc="79BEF9A0">
      <w:start w:val="1"/>
      <w:numFmt w:val="decimal"/>
      <w:lvlText w:val="%2."/>
      <w:lvlJc w:val="left"/>
      <w:pPr>
        <w:ind w:left="456" w:hanging="178"/>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2" w:tplc="1498896A">
      <w:numFmt w:val="bullet"/>
      <w:lvlText w:val="•"/>
      <w:lvlJc w:val="left"/>
      <w:pPr>
        <w:ind w:left="1251" w:hanging="178"/>
      </w:pPr>
      <w:rPr>
        <w:rFonts w:hint="default"/>
        <w:lang w:val="pl-PL" w:eastAsia="en-US" w:bidi="ar-SA"/>
      </w:rPr>
    </w:lvl>
    <w:lvl w:ilvl="3" w:tplc="37FC357A">
      <w:numFmt w:val="bullet"/>
      <w:lvlText w:val="•"/>
      <w:lvlJc w:val="left"/>
      <w:pPr>
        <w:ind w:left="2043" w:hanging="178"/>
      </w:pPr>
      <w:rPr>
        <w:rFonts w:hint="default"/>
        <w:lang w:val="pl-PL" w:eastAsia="en-US" w:bidi="ar-SA"/>
      </w:rPr>
    </w:lvl>
    <w:lvl w:ilvl="4" w:tplc="CFF6B44A">
      <w:numFmt w:val="bullet"/>
      <w:lvlText w:val="•"/>
      <w:lvlJc w:val="left"/>
      <w:pPr>
        <w:ind w:left="2835" w:hanging="178"/>
      </w:pPr>
      <w:rPr>
        <w:rFonts w:hint="default"/>
        <w:lang w:val="pl-PL" w:eastAsia="en-US" w:bidi="ar-SA"/>
      </w:rPr>
    </w:lvl>
    <w:lvl w:ilvl="5" w:tplc="176CD2EA">
      <w:numFmt w:val="bullet"/>
      <w:lvlText w:val="•"/>
      <w:lvlJc w:val="left"/>
      <w:pPr>
        <w:ind w:left="3627" w:hanging="178"/>
      </w:pPr>
      <w:rPr>
        <w:rFonts w:hint="default"/>
        <w:lang w:val="pl-PL" w:eastAsia="en-US" w:bidi="ar-SA"/>
      </w:rPr>
    </w:lvl>
    <w:lvl w:ilvl="6" w:tplc="1CAC79A0">
      <w:numFmt w:val="bullet"/>
      <w:lvlText w:val="•"/>
      <w:lvlJc w:val="left"/>
      <w:pPr>
        <w:ind w:left="4419" w:hanging="178"/>
      </w:pPr>
      <w:rPr>
        <w:rFonts w:hint="default"/>
        <w:lang w:val="pl-PL" w:eastAsia="en-US" w:bidi="ar-SA"/>
      </w:rPr>
    </w:lvl>
    <w:lvl w:ilvl="7" w:tplc="83EC9C9E">
      <w:numFmt w:val="bullet"/>
      <w:lvlText w:val="•"/>
      <w:lvlJc w:val="left"/>
      <w:pPr>
        <w:ind w:left="5211" w:hanging="178"/>
      </w:pPr>
      <w:rPr>
        <w:rFonts w:hint="default"/>
        <w:lang w:val="pl-PL" w:eastAsia="en-US" w:bidi="ar-SA"/>
      </w:rPr>
    </w:lvl>
    <w:lvl w:ilvl="8" w:tplc="C08439E6">
      <w:numFmt w:val="bullet"/>
      <w:lvlText w:val="•"/>
      <w:lvlJc w:val="left"/>
      <w:pPr>
        <w:ind w:left="6003" w:hanging="178"/>
      </w:pPr>
      <w:rPr>
        <w:rFonts w:hint="default"/>
        <w:lang w:val="pl-PL" w:eastAsia="en-US" w:bidi="ar-SA"/>
      </w:rPr>
    </w:lvl>
  </w:abstractNum>
  <w:abstractNum w:abstractNumId="88" w15:restartNumberingAfterBreak="0">
    <w:nsid w:val="29EE431F"/>
    <w:multiLevelType w:val="hybridMultilevel"/>
    <w:tmpl w:val="93BAE1C6"/>
    <w:lvl w:ilvl="0" w:tplc="1A6602FA">
      <w:start w:val="1"/>
      <w:numFmt w:val="decimal"/>
      <w:lvlText w:val="%1."/>
      <w:lvlJc w:val="left"/>
      <w:pPr>
        <w:ind w:left="52" w:hanging="171"/>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1" w:tplc="72140834">
      <w:numFmt w:val="bullet"/>
      <w:lvlText w:val="•"/>
      <w:lvlJc w:val="left"/>
      <w:pPr>
        <w:ind w:left="812" w:hanging="171"/>
      </w:pPr>
      <w:rPr>
        <w:rFonts w:hint="default"/>
        <w:lang w:val="pl-PL" w:eastAsia="en-US" w:bidi="ar-SA"/>
      </w:rPr>
    </w:lvl>
    <w:lvl w:ilvl="2" w:tplc="F5204FB6">
      <w:numFmt w:val="bullet"/>
      <w:lvlText w:val="•"/>
      <w:lvlJc w:val="left"/>
      <w:pPr>
        <w:ind w:left="1565" w:hanging="171"/>
      </w:pPr>
      <w:rPr>
        <w:rFonts w:hint="default"/>
        <w:lang w:val="pl-PL" w:eastAsia="en-US" w:bidi="ar-SA"/>
      </w:rPr>
    </w:lvl>
    <w:lvl w:ilvl="3" w:tplc="61E0226E">
      <w:numFmt w:val="bullet"/>
      <w:lvlText w:val="•"/>
      <w:lvlJc w:val="left"/>
      <w:pPr>
        <w:ind w:left="2318" w:hanging="171"/>
      </w:pPr>
      <w:rPr>
        <w:rFonts w:hint="default"/>
        <w:lang w:val="pl-PL" w:eastAsia="en-US" w:bidi="ar-SA"/>
      </w:rPr>
    </w:lvl>
    <w:lvl w:ilvl="4" w:tplc="38F8F29E">
      <w:numFmt w:val="bullet"/>
      <w:lvlText w:val="•"/>
      <w:lvlJc w:val="left"/>
      <w:pPr>
        <w:ind w:left="3071" w:hanging="171"/>
      </w:pPr>
      <w:rPr>
        <w:rFonts w:hint="default"/>
        <w:lang w:val="pl-PL" w:eastAsia="en-US" w:bidi="ar-SA"/>
      </w:rPr>
    </w:lvl>
    <w:lvl w:ilvl="5" w:tplc="1C54099E">
      <w:numFmt w:val="bullet"/>
      <w:lvlText w:val="•"/>
      <w:lvlJc w:val="left"/>
      <w:pPr>
        <w:ind w:left="3823" w:hanging="171"/>
      </w:pPr>
      <w:rPr>
        <w:rFonts w:hint="default"/>
        <w:lang w:val="pl-PL" w:eastAsia="en-US" w:bidi="ar-SA"/>
      </w:rPr>
    </w:lvl>
    <w:lvl w:ilvl="6" w:tplc="4A18048A">
      <w:numFmt w:val="bullet"/>
      <w:lvlText w:val="•"/>
      <w:lvlJc w:val="left"/>
      <w:pPr>
        <w:ind w:left="4576" w:hanging="171"/>
      </w:pPr>
      <w:rPr>
        <w:rFonts w:hint="default"/>
        <w:lang w:val="pl-PL" w:eastAsia="en-US" w:bidi="ar-SA"/>
      </w:rPr>
    </w:lvl>
    <w:lvl w:ilvl="7" w:tplc="8452A252">
      <w:numFmt w:val="bullet"/>
      <w:lvlText w:val="•"/>
      <w:lvlJc w:val="left"/>
      <w:pPr>
        <w:ind w:left="5329" w:hanging="171"/>
      </w:pPr>
      <w:rPr>
        <w:rFonts w:hint="default"/>
        <w:lang w:val="pl-PL" w:eastAsia="en-US" w:bidi="ar-SA"/>
      </w:rPr>
    </w:lvl>
    <w:lvl w:ilvl="8" w:tplc="B23EA748">
      <w:numFmt w:val="bullet"/>
      <w:lvlText w:val="•"/>
      <w:lvlJc w:val="left"/>
      <w:pPr>
        <w:ind w:left="6082" w:hanging="171"/>
      </w:pPr>
      <w:rPr>
        <w:rFonts w:hint="default"/>
        <w:lang w:val="pl-PL" w:eastAsia="en-US" w:bidi="ar-SA"/>
      </w:rPr>
    </w:lvl>
  </w:abstractNum>
  <w:abstractNum w:abstractNumId="89" w15:restartNumberingAfterBreak="0">
    <w:nsid w:val="29FA1B04"/>
    <w:multiLevelType w:val="hybridMultilevel"/>
    <w:tmpl w:val="383E18B8"/>
    <w:lvl w:ilvl="0" w:tplc="ACF00D9A">
      <w:numFmt w:val="bullet"/>
      <w:lvlText w:val="–"/>
      <w:lvlJc w:val="left"/>
      <w:pPr>
        <w:ind w:left="52" w:hanging="161"/>
      </w:pPr>
      <w:rPr>
        <w:rFonts w:ascii="Times New Roman" w:eastAsia="Times New Roman" w:hAnsi="Times New Roman" w:cs="Times New Roman" w:hint="default"/>
        <w:b w:val="0"/>
        <w:bCs w:val="0"/>
        <w:i w:val="0"/>
        <w:iCs w:val="0"/>
        <w:color w:val="231F20"/>
        <w:spacing w:val="0"/>
        <w:w w:val="104"/>
        <w:sz w:val="21"/>
        <w:szCs w:val="21"/>
        <w:lang w:val="pl-PL" w:eastAsia="en-US" w:bidi="ar-SA"/>
      </w:rPr>
    </w:lvl>
    <w:lvl w:ilvl="1" w:tplc="350A06B8">
      <w:numFmt w:val="bullet"/>
      <w:lvlText w:val="•"/>
      <w:lvlJc w:val="left"/>
      <w:pPr>
        <w:ind w:left="812" w:hanging="161"/>
      </w:pPr>
      <w:rPr>
        <w:rFonts w:hint="default"/>
        <w:lang w:val="pl-PL" w:eastAsia="en-US" w:bidi="ar-SA"/>
      </w:rPr>
    </w:lvl>
    <w:lvl w:ilvl="2" w:tplc="2F46D694">
      <w:numFmt w:val="bullet"/>
      <w:lvlText w:val="•"/>
      <w:lvlJc w:val="left"/>
      <w:pPr>
        <w:ind w:left="1565" w:hanging="161"/>
      </w:pPr>
      <w:rPr>
        <w:rFonts w:hint="default"/>
        <w:lang w:val="pl-PL" w:eastAsia="en-US" w:bidi="ar-SA"/>
      </w:rPr>
    </w:lvl>
    <w:lvl w:ilvl="3" w:tplc="A45285B8">
      <w:numFmt w:val="bullet"/>
      <w:lvlText w:val="•"/>
      <w:lvlJc w:val="left"/>
      <w:pPr>
        <w:ind w:left="2318" w:hanging="161"/>
      </w:pPr>
      <w:rPr>
        <w:rFonts w:hint="default"/>
        <w:lang w:val="pl-PL" w:eastAsia="en-US" w:bidi="ar-SA"/>
      </w:rPr>
    </w:lvl>
    <w:lvl w:ilvl="4" w:tplc="67464E36">
      <w:numFmt w:val="bullet"/>
      <w:lvlText w:val="•"/>
      <w:lvlJc w:val="left"/>
      <w:pPr>
        <w:ind w:left="3071" w:hanging="161"/>
      </w:pPr>
      <w:rPr>
        <w:rFonts w:hint="default"/>
        <w:lang w:val="pl-PL" w:eastAsia="en-US" w:bidi="ar-SA"/>
      </w:rPr>
    </w:lvl>
    <w:lvl w:ilvl="5" w:tplc="DE4A7CC0">
      <w:numFmt w:val="bullet"/>
      <w:lvlText w:val="•"/>
      <w:lvlJc w:val="left"/>
      <w:pPr>
        <w:ind w:left="3823" w:hanging="161"/>
      </w:pPr>
      <w:rPr>
        <w:rFonts w:hint="default"/>
        <w:lang w:val="pl-PL" w:eastAsia="en-US" w:bidi="ar-SA"/>
      </w:rPr>
    </w:lvl>
    <w:lvl w:ilvl="6" w:tplc="3606D6E4">
      <w:numFmt w:val="bullet"/>
      <w:lvlText w:val="•"/>
      <w:lvlJc w:val="left"/>
      <w:pPr>
        <w:ind w:left="4576" w:hanging="161"/>
      </w:pPr>
      <w:rPr>
        <w:rFonts w:hint="default"/>
        <w:lang w:val="pl-PL" w:eastAsia="en-US" w:bidi="ar-SA"/>
      </w:rPr>
    </w:lvl>
    <w:lvl w:ilvl="7" w:tplc="ABD8FE36">
      <w:numFmt w:val="bullet"/>
      <w:lvlText w:val="•"/>
      <w:lvlJc w:val="left"/>
      <w:pPr>
        <w:ind w:left="5329" w:hanging="161"/>
      </w:pPr>
      <w:rPr>
        <w:rFonts w:hint="default"/>
        <w:lang w:val="pl-PL" w:eastAsia="en-US" w:bidi="ar-SA"/>
      </w:rPr>
    </w:lvl>
    <w:lvl w:ilvl="8" w:tplc="FF9CC20E">
      <w:numFmt w:val="bullet"/>
      <w:lvlText w:val="•"/>
      <w:lvlJc w:val="left"/>
      <w:pPr>
        <w:ind w:left="6082" w:hanging="161"/>
      </w:pPr>
      <w:rPr>
        <w:rFonts w:hint="default"/>
        <w:lang w:val="pl-PL" w:eastAsia="en-US" w:bidi="ar-SA"/>
      </w:rPr>
    </w:lvl>
  </w:abstractNum>
  <w:abstractNum w:abstractNumId="90" w15:restartNumberingAfterBreak="0">
    <w:nsid w:val="2A1B7F9C"/>
    <w:multiLevelType w:val="hybridMultilevel"/>
    <w:tmpl w:val="D368E938"/>
    <w:lvl w:ilvl="0" w:tplc="B9E63F42">
      <w:start w:val="1"/>
      <w:numFmt w:val="decimal"/>
      <w:lvlText w:val="%1)"/>
      <w:lvlJc w:val="left"/>
      <w:pPr>
        <w:ind w:left="52" w:hanging="210"/>
        <w:jc w:val="right"/>
      </w:pPr>
      <w:rPr>
        <w:rFonts w:ascii="Times New Roman" w:eastAsia="Times New Roman" w:hAnsi="Times New Roman" w:cs="Times New Roman" w:hint="default"/>
        <w:b w:val="0"/>
        <w:bCs w:val="0"/>
        <w:i w:val="0"/>
        <w:iCs w:val="0"/>
        <w:color w:val="231F20"/>
        <w:spacing w:val="0"/>
        <w:w w:val="99"/>
        <w:sz w:val="21"/>
        <w:szCs w:val="21"/>
        <w:lang w:val="pl-PL" w:eastAsia="en-US" w:bidi="ar-SA"/>
      </w:rPr>
    </w:lvl>
    <w:lvl w:ilvl="1" w:tplc="427CDE62">
      <w:numFmt w:val="bullet"/>
      <w:lvlText w:val="•"/>
      <w:lvlJc w:val="left"/>
      <w:pPr>
        <w:ind w:left="812" w:hanging="210"/>
      </w:pPr>
      <w:rPr>
        <w:rFonts w:hint="default"/>
        <w:lang w:val="pl-PL" w:eastAsia="en-US" w:bidi="ar-SA"/>
      </w:rPr>
    </w:lvl>
    <w:lvl w:ilvl="2" w:tplc="F93ACA30">
      <w:numFmt w:val="bullet"/>
      <w:lvlText w:val="•"/>
      <w:lvlJc w:val="left"/>
      <w:pPr>
        <w:ind w:left="1565" w:hanging="210"/>
      </w:pPr>
      <w:rPr>
        <w:rFonts w:hint="default"/>
        <w:lang w:val="pl-PL" w:eastAsia="en-US" w:bidi="ar-SA"/>
      </w:rPr>
    </w:lvl>
    <w:lvl w:ilvl="3" w:tplc="2C16C574">
      <w:numFmt w:val="bullet"/>
      <w:lvlText w:val="•"/>
      <w:lvlJc w:val="left"/>
      <w:pPr>
        <w:ind w:left="2318" w:hanging="210"/>
      </w:pPr>
      <w:rPr>
        <w:rFonts w:hint="default"/>
        <w:lang w:val="pl-PL" w:eastAsia="en-US" w:bidi="ar-SA"/>
      </w:rPr>
    </w:lvl>
    <w:lvl w:ilvl="4" w:tplc="66D0C4EE">
      <w:numFmt w:val="bullet"/>
      <w:lvlText w:val="•"/>
      <w:lvlJc w:val="left"/>
      <w:pPr>
        <w:ind w:left="3071" w:hanging="210"/>
      </w:pPr>
      <w:rPr>
        <w:rFonts w:hint="default"/>
        <w:lang w:val="pl-PL" w:eastAsia="en-US" w:bidi="ar-SA"/>
      </w:rPr>
    </w:lvl>
    <w:lvl w:ilvl="5" w:tplc="7E18C2EC">
      <w:numFmt w:val="bullet"/>
      <w:lvlText w:val="•"/>
      <w:lvlJc w:val="left"/>
      <w:pPr>
        <w:ind w:left="3823" w:hanging="210"/>
      </w:pPr>
      <w:rPr>
        <w:rFonts w:hint="default"/>
        <w:lang w:val="pl-PL" w:eastAsia="en-US" w:bidi="ar-SA"/>
      </w:rPr>
    </w:lvl>
    <w:lvl w:ilvl="6" w:tplc="4D96DFB4">
      <w:numFmt w:val="bullet"/>
      <w:lvlText w:val="•"/>
      <w:lvlJc w:val="left"/>
      <w:pPr>
        <w:ind w:left="4576" w:hanging="210"/>
      </w:pPr>
      <w:rPr>
        <w:rFonts w:hint="default"/>
        <w:lang w:val="pl-PL" w:eastAsia="en-US" w:bidi="ar-SA"/>
      </w:rPr>
    </w:lvl>
    <w:lvl w:ilvl="7" w:tplc="810890FE">
      <w:numFmt w:val="bullet"/>
      <w:lvlText w:val="•"/>
      <w:lvlJc w:val="left"/>
      <w:pPr>
        <w:ind w:left="5329" w:hanging="210"/>
      </w:pPr>
      <w:rPr>
        <w:rFonts w:hint="default"/>
        <w:lang w:val="pl-PL" w:eastAsia="en-US" w:bidi="ar-SA"/>
      </w:rPr>
    </w:lvl>
    <w:lvl w:ilvl="8" w:tplc="E2BAB928">
      <w:numFmt w:val="bullet"/>
      <w:lvlText w:val="•"/>
      <w:lvlJc w:val="left"/>
      <w:pPr>
        <w:ind w:left="6082" w:hanging="210"/>
      </w:pPr>
      <w:rPr>
        <w:rFonts w:hint="default"/>
        <w:lang w:val="pl-PL" w:eastAsia="en-US" w:bidi="ar-SA"/>
      </w:rPr>
    </w:lvl>
  </w:abstractNum>
  <w:abstractNum w:abstractNumId="91" w15:restartNumberingAfterBreak="0">
    <w:nsid w:val="2A4A2525"/>
    <w:multiLevelType w:val="hybridMultilevel"/>
    <w:tmpl w:val="915E70F8"/>
    <w:lvl w:ilvl="0" w:tplc="76A899CA">
      <w:start w:val="2"/>
      <w:numFmt w:val="decimal"/>
      <w:lvlText w:val="%1."/>
      <w:lvlJc w:val="left"/>
      <w:pPr>
        <w:ind w:left="165" w:hanging="177"/>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1" w:tplc="4F0004D8">
      <w:numFmt w:val="bullet"/>
      <w:lvlText w:val="•"/>
      <w:lvlJc w:val="left"/>
      <w:pPr>
        <w:ind w:left="902" w:hanging="177"/>
      </w:pPr>
      <w:rPr>
        <w:rFonts w:hint="default"/>
        <w:lang w:val="pl-PL" w:eastAsia="en-US" w:bidi="ar-SA"/>
      </w:rPr>
    </w:lvl>
    <w:lvl w:ilvl="2" w:tplc="5164C320">
      <w:numFmt w:val="bullet"/>
      <w:lvlText w:val="•"/>
      <w:lvlJc w:val="left"/>
      <w:pPr>
        <w:ind w:left="1645" w:hanging="177"/>
      </w:pPr>
      <w:rPr>
        <w:rFonts w:hint="default"/>
        <w:lang w:val="pl-PL" w:eastAsia="en-US" w:bidi="ar-SA"/>
      </w:rPr>
    </w:lvl>
    <w:lvl w:ilvl="3" w:tplc="20441B94">
      <w:numFmt w:val="bullet"/>
      <w:lvlText w:val="•"/>
      <w:lvlJc w:val="left"/>
      <w:pPr>
        <w:ind w:left="2388" w:hanging="177"/>
      </w:pPr>
      <w:rPr>
        <w:rFonts w:hint="default"/>
        <w:lang w:val="pl-PL" w:eastAsia="en-US" w:bidi="ar-SA"/>
      </w:rPr>
    </w:lvl>
    <w:lvl w:ilvl="4" w:tplc="690EC85C">
      <w:numFmt w:val="bullet"/>
      <w:lvlText w:val="•"/>
      <w:lvlJc w:val="left"/>
      <w:pPr>
        <w:ind w:left="3131" w:hanging="177"/>
      </w:pPr>
      <w:rPr>
        <w:rFonts w:hint="default"/>
        <w:lang w:val="pl-PL" w:eastAsia="en-US" w:bidi="ar-SA"/>
      </w:rPr>
    </w:lvl>
    <w:lvl w:ilvl="5" w:tplc="17F80E6A">
      <w:numFmt w:val="bullet"/>
      <w:lvlText w:val="•"/>
      <w:lvlJc w:val="left"/>
      <w:pPr>
        <w:ind w:left="3873" w:hanging="177"/>
      </w:pPr>
      <w:rPr>
        <w:rFonts w:hint="default"/>
        <w:lang w:val="pl-PL" w:eastAsia="en-US" w:bidi="ar-SA"/>
      </w:rPr>
    </w:lvl>
    <w:lvl w:ilvl="6" w:tplc="54362554">
      <w:numFmt w:val="bullet"/>
      <w:lvlText w:val="•"/>
      <w:lvlJc w:val="left"/>
      <w:pPr>
        <w:ind w:left="4616" w:hanging="177"/>
      </w:pPr>
      <w:rPr>
        <w:rFonts w:hint="default"/>
        <w:lang w:val="pl-PL" w:eastAsia="en-US" w:bidi="ar-SA"/>
      </w:rPr>
    </w:lvl>
    <w:lvl w:ilvl="7" w:tplc="5210ACF2">
      <w:numFmt w:val="bullet"/>
      <w:lvlText w:val="•"/>
      <w:lvlJc w:val="left"/>
      <w:pPr>
        <w:ind w:left="5359" w:hanging="177"/>
      </w:pPr>
      <w:rPr>
        <w:rFonts w:hint="default"/>
        <w:lang w:val="pl-PL" w:eastAsia="en-US" w:bidi="ar-SA"/>
      </w:rPr>
    </w:lvl>
    <w:lvl w:ilvl="8" w:tplc="6F9E969C">
      <w:numFmt w:val="bullet"/>
      <w:lvlText w:val="•"/>
      <w:lvlJc w:val="left"/>
      <w:pPr>
        <w:ind w:left="6102" w:hanging="177"/>
      </w:pPr>
      <w:rPr>
        <w:rFonts w:hint="default"/>
        <w:lang w:val="pl-PL" w:eastAsia="en-US" w:bidi="ar-SA"/>
      </w:rPr>
    </w:lvl>
  </w:abstractNum>
  <w:abstractNum w:abstractNumId="92" w15:restartNumberingAfterBreak="0">
    <w:nsid w:val="2B3A1CBA"/>
    <w:multiLevelType w:val="hybridMultilevel"/>
    <w:tmpl w:val="A2C007B2"/>
    <w:lvl w:ilvl="0" w:tplc="B864672C">
      <w:start w:val="2"/>
      <w:numFmt w:val="decimal"/>
      <w:lvlText w:val="%1."/>
      <w:lvlJc w:val="left"/>
      <w:pPr>
        <w:ind w:left="165" w:hanging="187"/>
        <w:jc w:val="right"/>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1" w:tplc="8B1C4F02">
      <w:numFmt w:val="bullet"/>
      <w:lvlText w:val="•"/>
      <w:lvlJc w:val="left"/>
      <w:pPr>
        <w:ind w:left="902" w:hanging="187"/>
      </w:pPr>
      <w:rPr>
        <w:rFonts w:hint="default"/>
        <w:lang w:val="pl-PL" w:eastAsia="en-US" w:bidi="ar-SA"/>
      </w:rPr>
    </w:lvl>
    <w:lvl w:ilvl="2" w:tplc="86B8A8FC">
      <w:numFmt w:val="bullet"/>
      <w:lvlText w:val="•"/>
      <w:lvlJc w:val="left"/>
      <w:pPr>
        <w:ind w:left="1645" w:hanging="187"/>
      </w:pPr>
      <w:rPr>
        <w:rFonts w:hint="default"/>
        <w:lang w:val="pl-PL" w:eastAsia="en-US" w:bidi="ar-SA"/>
      </w:rPr>
    </w:lvl>
    <w:lvl w:ilvl="3" w:tplc="63F892BA">
      <w:numFmt w:val="bullet"/>
      <w:lvlText w:val="•"/>
      <w:lvlJc w:val="left"/>
      <w:pPr>
        <w:ind w:left="2388" w:hanging="187"/>
      </w:pPr>
      <w:rPr>
        <w:rFonts w:hint="default"/>
        <w:lang w:val="pl-PL" w:eastAsia="en-US" w:bidi="ar-SA"/>
      </w:rPr>
    </w:lvl>
    <w:lvl w:ilvl="4" w:tplc="75CA336E">
      <w:numFmt w:val="bullet"/>
      <w:lvlText w:val="•"/>
      <w:lvlJc w:val="left"/>
      <w:pPr>
        <w:ind w:left="3131" w:hanging="187"/>
      </w:pPr>
      <w:rPr>
        <w:rFonts w:hint="default"/>
        <w:lang w:val="pl-PL" w:eastAsia="en-US" w:bidi="ar-SA"/>
      </w:rPr>
    </w:lvl>
    <w:lvl w:ilvl="5" w:tplc="8446EA56">
      <w:numFmt w:val="bullet"/>
      <w:lvlText w:val="•"/>
      <w:lvlJc w:val="left"/>
      <w:pPr>
        <w:ind w:left="3873" w:hanging="187"/>
      </w:pPr>
      <w:rPr>
        <w:rFonts w:hint="default"/>
        <w:lang w:val="pl-PL" w:eastAsia="en-US" w:bidi="ar-SA"/>
      </w:rPr>
    </w:lvl>
    <w:lvl w:ilvl="6" w:tplc="6476678A">
      <w:numFmt w:val="bullet"/>
      <w:lvlText w:val="•"/>
      <w:lvlJc w:val="left"/>
      <w:pPr>
        <w:ind w:left="4616" w:hanging="187"/>
      </w:pPr>
      <w:rPr>
        <w:rFonts w:hint="default"/>
        <w:lang w:val="pl-PL" w:eastAsia="en-US" w:bidi="ar-SA"/>
      </w:rPr>
    </w:lvl>
    <w:lvl w:ilvl="7" w:tplc="86E0BE96">
      <w:numFmt w:val="bullet"/>
      <w:lvlText w:val="•"/>
      <w:lvlJc w:val="left"/>
      <w:pPr>
        <w:ind w:left="5359" w:hanging="187"/>
      </w:pPr>
      <w:rPr>
        <w:rFonts w:hint="default"/>
        <w:lang w:val="pl-PL" w:eastAsia="en-US" w:bidi="ar-SA"/>
      </w:rPr>
    </w:lvl>
    <w:lvl w:ilvl="8" w:tplc="1AAC94BC">
      <w:numFmt w:val="bullet"/>
      <w:lvlText w:val="•"/>
      <w:lvlJc w:val="left"/>
      <w:pPr>
        <w:ind w:left="6102" w:hanging="187"/>
      </w:pPr>
      <w:rPr>
        <w:rFonts w:hint="default"/>
        <w:lang w:val="pl-PL" w:eastAsia="en-US" w:bidi="ar-SA"/>
      </w:rPr>
    </w:lvl>
  </w:abstractNum>
  <w:abstractNum w:abstractNumId="93" w15:restartNumberingAfterBreak="0">
    <w:nsid w:val="2B76098E"/>
    <w:multiLevelType w:val="hybridMultilevel"/>
    <w:tmpl w:val="937C7FD2"/>
    <w:lvl w:ilvl="0" w:tplc="1A4E7EF6">
      <w:start w:val="2"/>
      <w:numFmt w:val="decimal"/>
      <w:lvlText w:val="%1."/>
      <w:lvlJc w:val="left"/>
      <w:pPr>
        <w:ind w:left="52" w:hanging="191"/>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1" w:tplc="0246B568">
      <w:numFmt w:val="bullet"/>
      <w:lvlText w:val="•"/>
      <w:lvlJc w:val="left"/>
      <w:pPr>
        <w:ind w:left="812" w:hanging="191"/>
      </w:pPr>
      <w:rPr>
        <w:rFonts w:hint="default"/>
        <w:lang w:val="pl-PL" w:eastAsia="en-US" w:bidi="ar-SA"/>
      </w:rPr>
    </w:lvl>
    <w:lvl w:ilvl="2" w:tplc="F62A2934">
      <w:numFmt w:val="bullet"/>
      <w:lvlText w:val="•"/>
      <w:lvlJc w:val="left"/>
      <w:pPr>
        <w:ind w:left="1565" w:hanging="191"/>
      </w:pPr>
      <w:rPr>
        <w:rFonts w:hint="default"/>
        <w:lang w:val="pl-PL" w:eastAsia="en-US" w:bidi="ar-SA"/>
      </w:rPr>
    </w:lvl>
    <w:lvl w:ilvl="3" w:tplc="0B18DAEA">
      <w:numFmt w:val="bullet"/>
      <w:lvlText w:val="•"/>
      <w:lvlJc w:val="left"/>
      <w:pPr>
        <w:ind w:left="2318" w:hanging="191"/>
      </w:pPr>
      <w:rPr>
        <w:rFonts w:hint="default"/>
        <w:lang w:val="pl-PL" w:eastAsia="en-US" w:bidi="ar-SA"/>
      </w:rPr>
    </w:lvl>
    <w:lvl w:ilvl="4" w:tplc="F146C80A">
      <w:numFmt w:val="bullet"/>
      <w:lvlText w:val="•"/>
      <w:lvlJc w:val="left"/>
      <w:pPr>
        <w:ind w:left="3071" w:hanging="191"/>
      </w:pPr>
      <w:rPr>
        <w:rFonts w:hint="default"/>
        <w:lang w:val="pl-PL" w:eastAsia="en-US" w:bidi="ar-SA"/>
      </w:rPr>
    </w:lvl>
    <w:lvl w:ilvl="5" w:tplc="E6585F90">
      <w:numFmt w:val="bullet"/>
      <w:lvlText w:val="•"/>
      <w:lvlJc w:val="left"/>
      <w:pPr>
        <w:ind w:left="3823" w:hanging="191"/>
      </w:pPr>
      <w:rPr>
        <w:rFonts w:hint="default"/>
        <w:lang w:val="pl-PL" w:eastAsia="en-US" w:bidi="ar-SA"/>
      </w:rPr>
    </w:lvl>
    <w:lvl w:ilvl="6" w:tplc="A8C04DC6">
      <w:numFmt w:val="bullet"/>
      <w:lvlText w:val="•"/>
      <w:lvlJc w:val="left"/>
      <w:pPr>
        <w:ind w:left="4576" w:hanging="191"/>
      </w:pPr>
      <w:rPr>
        <w:rFonts w:hint="default"/>
        <w:lang w:val="pl-PL" w:eastAsia="en-US" w:bidi="ar-SA"/>
      </w:rPr>
    </w:lvl>
    <w:lvl w:ilvl="7" w:tplc="1B5E620C">
      <w:numFmt w:val="bullet"/>
      <w:lvlText w:val="•"/>
      <w:lvlJc w:val="left"/>
      <w:pPr>
        <w:ind w:left="5329" w:hanging="191"/>
      </w:pPr>
      <w:rPr>
        <w:rFonts w:hint="default"/>
        <w:lang w:val="pl-PL" w:eastAsia="en-US" w:bidi="ar-SA"/>
      </w:rPr>
    </w:lvl>
    <w:lvl w:ilvl="8" w:tplc="D2104A9A">
      <w:numFmt w:val="bullet"/>
      <w:lvlText w:val="•"/>
      <w:lvlJc w:val="left"/>
      <w:pPr>
        <w:ind w:left="6082" w:hanging="191"/>
      </w:pPr>
      <w:rPr>
        <w:rFonts w:hint="default"/>
        <w:lang w:val="pl-PL" w:eastAsia="en-US" w:bidi="ar-SA"/>
      </w:rPr>
    </w:lvl>
  </w:abstractNum>
  <w:abstractNum w:abstractNumId="94" w15:restartNumberingAfterBreak="0">
    <w:nsid w:val="2D096568"/>
    <w:multiLevelType w:val="hybridMultilevel"/>
    <w:tmpl w:val="482C4DEA"/>
    <w:lvl w:ilvl="0" w:tplc="72661696">
      <w:start w:val="1"/>
      <w:numFmt w:val="decimal"/>
      <w:lvlText w:val="%1."/>
      <w:lvlJc w:val="left"/>
      <w:pPr>
        <w:ind w:left="52" w:hanging="218"/>
      </w:pPr>
      <w:rPr>
        <w:rFonts w:ascii="Times New Roman" w:eastAsia="Times New Roman" w:hAnsi="Times New Roman" w:cs="Times New Roman" w:hint="default"/>
        <w:b/>
        <w:bCs/>
        <w:i w:val="0"/>
        <w:iCs w:val="0"/>
        <w:color w:val="231F20"/>
        <w:spacing w:val="-1"/>
        <w:w w:val="100"/>
        <w:sz w:val="21"/>
        <w:szCs w:val="21"/>
        <w:lang w:val="pl-PL" w:eastAsia="en-US" w:bidi="ar-SA"/>
      </w:rPr>
    </w:lvl>
    <w:lvl w:ilvl="1" w:tplc="E6E69670">
      <w:start w:val="1"/>
      <w:numFmt w:val="decimal"/>
      <w:lvlText w:val="%2."/>
      <w:lvlJc w:val="left"/>
      <w:pPr>
        <w:ind w:left="52" w:hanging="209"/>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2" w:tplc="EBD2711A">
      <w:numFmt w:val="bullet"/>
      <w:lvlText w:val="•"/>
      <w:lvlJc w:val="left"/>
      <w:pPr>
        <w:ind w:left="1565" w:hanging="209"/>
      </w:pPr>
      <w:rPr>
        <w:rFonts w:hint="default"/>
        <w:lang w:val="pl-PL" w:eastAsia="en-US" w:bidi="ar-SA"/>
      </w:rPr>
    </w:lvl>
    <w:lvl w:ilvl="3" w:tplc="8A4E4E48">
      <w:numFmt w:val="bullet"/>
      <w:lvlText w:val="•"/>
      <w:lvlJc w:val="left"/>
      <w:pPr>
        <w:ind w:left="2318" w:hanging="209"/>
      </w:pPr>
      <w:rPr>
        <w:rFonts w:hint="default"/>
        <w:lang w:val="pl-PL" w:eastAsia="en-US" w:bidi="ar-SA"/>
      </w:rPr>
    </w:lvl>
    <w:lvl w:ilvl="4" w:tplc="AF6A11F4">
      <w:numFmt w:val="bullet"/>
      <w:lvlText w:val="•"/>
      <w:lvlJc w:val="left"/>
      <w:pPr>
        <w:ind w:left="3071" w:hanging="209"/>
      </w:pPr>
      <w:rPr>
        <w:rFonts w:hint="default"/>
        <w:lang w:val="pl-PL" w:eastAsia="en-US" w:bidi="ar-SA"/>
      </w:rPr>
    </w:lvl>
    <w:lvl w:ilvl="5" w:tplc="1A40926C">
      <w:numFmt w:val="bullet"/>
      <w:lvlText w:val="•"/>
      <w:lvlJc w:val="left"/>
      <w:pPr>
        <w:ind w:left="3823" w:hanging="209"/>
      </w:pPr>
      <w:rPr>
        <w:rFonts w:hint="default"/>
        <w:lang w:val="pl-PL" w:eastAsia="en-US" w:bidi="ar-SA"/>
      </w:rPr>
    </w:lvl>
    <w:lvl w:ilvl="6" w:tplc="D4125CEA">
      <w:numFmt w:val="bullet"/>
      <w:lvlText w:val="•"/>
      <w:lvlJc w:val="left"/>
      <w:pPr>
        <w:ind w:left="4576" w:hanging="209"/>
      </w:pPr>
      <w:rPr>
        <w:rFonts w:hint="default"/>
        <w:lang w:val="pl-PL" w:eastAsia="en-US" w:bidi="ar-SA"/>
      </w:rPr>
    </w:lvl>
    <w:lvl w:ilvl="7" w:tplc="F496B36C">
      <w:numFmt w:val="bullet"/>
      <w:lvlText w:val="•"/>
      <w:lvlJc w:val="left"/>
      <w:pPr>
        <w:ind w:left="5329" w:hanging="209"/>
      </w:pPr>
      <w:rPr>
        <w:rFonts w:hint="default"/>
        <w:lang w:val="pl-PL" w:eastAsia="en-US" w:bidi="ar-SA"/>
      </w:rPr>
    </w:lvl>
    <w:lvl w:ilvl="8" w:tplc="D8B89AA2">
      <w:numFmt w:val="bullet"/>
      <w:lvlText w:val="•"/>
      <w:lvlJc w:val="left"/>
      <w:pPr>
        <w:ind w:left="6082" w:hanging="209"/>
      </w:pPr>
      <w:rPr>
        <w:rFonts w:hint="default"/>
        <w:lang w:val="pl-PL" w:eastAsia="en-US" w:bidi="ar-SA"/>
      </w:rPr>
    </w:lvl>
  </w:abstractNum>
  <w:abstractNum w:abstractNumId="95" w15:restartNumberingAfterBreak="0">
    <w:nsid w:val="2D415119"/>
    <w:multiLevelType w:val="hybridMultilevel"/>
    <w:tmpl w:val="CF6CD6AE"/>
    <w:lvl w:ilvl="0" w:tplc="90347E50">
      <w:start w:val="1"/>
      <w:numFmt w:val="decimal"/>
      <w:lvlText w:val="%1."/>
      <w:lvlJc w:val="left"/>
      <w:pPr>
        <w:ind w:left="52" w:hanging="174"/>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1" w:tplc="38C2D500">
      <w:numFmt w:val="bullet"/>
      <w:lvlText w:val="•"/>
      <w:lvlJc w:val="left"/>
      <w:pPr>
        <w:ind w:left="812" w:hanging="174"/>
      </w:pPr>
      <w:rPr>
        <w:rFonts w:hint="default"/>
        <w:lang w:val="pl-PL" w:eastAsia="en-US" w:bidi="ar-SA"/>
      </w:rPr>
    </w:lvl>
    <w:lvl w:ilvl="2" w:tplc="06DA2F8C">
      <w:numFmt w:val="bullet"/>
      <w:lvlText w:val="•"/>
      <w:lvlJc w:val="left"/>
      <w:pPr>
        <w:ind w:left="1565" w:hanging="174"/>
      </w:pPr>
      <w:rPr>
        <w:rFonts w:hint="default"/>
        <w:lang w:val="pl-PL" w:eastAsia="en-US" w:bidi="ar-SA"/>
      </w:rPr>
    </w:lvl>
    <w:lvl w:ilvl="3" w:tplc="73EEFDDE">
      <w:numFmt w:val="bullet"/>
      <w:lvlText w:val="•"/>
      <w:lvlJc w:val="left"/>
      <w:pPr>
        <w:ind w:left="2318" w:hanging="174"/>
      </w:pPr>
      <w:rPr>
        <w:rFonts w:hint="default"/>
        <w:lang w:val="pl-PL" w:eastAsia="en-US" w:bidi="ar-SA"/>
      </w:rPr>
    </w:lvl>
    <w:lvl w:ilvl="4" w:tplc="BEAAEF30">
      <w:numFmt w:val="bullet"/>
      <w:lvlText w:val="•"/>
      <w:lvlJc w:val="left"/>
      <w:pPr>
        <w:ind w:left="3071" w:hanging="174"/>
      </w:pPr>
      <w:rPr>
        <w:rFonts w:hint="default"/>
        <w:lang w:val="pl-PL" w:eastAsia="en-US" w:bidi="ar-SA"/>
      </w:rPr>
    </w:lvl>
    <w:lvl w:ilvl="5" w:tplc="C3E82B10">
      <w:numFmt w:val="bullet"/>
      <w:lvlText w:val="•"/>
      <w:lvlJc w:val="left"/>
      <w:pPr>
        <w:ind w:left="3823" w:hanging="174"/>
      </w:pPr>
      <w:rPr>
        <w:rFonts w:hint="default"/>
        <w:lang w:val="pl-PL" w:eastAsia="en-US" w:bidi="ar-SA"/>
      </w:rPr>
    </w:lvl>
    <w:lvl w:ilvl="6" w:tplc="8B1C15F6">
      <w:numFmt w:val="bullet"/>
      <w:lvlText w:val="•"/>
      <w:lvlJc w:val="left"/>
      <w:pPr>
        <w:ind w:left="4576" w:hanging="174"/>
      </w:pPr>
      <w:rPr>
        <w:rFonts w:hint="default"/>
        <w:lang w:val="pl-PL" w:eastAsia="en-US" w:bidi="ar-SA"/>
      </w:rPr>
    </w:lvl>
    <w:lvl w:ilvl="7" w:tplc="CEFA06C2">
      <w:numFmt w:val="bullet"/>
      <w:lvlText w:val="•"/>
      <w:lvlJc w:val="left"/>
      <w:pPr>
        <w:ind w:left="5329" w:hanging="174"/>
      </w:pPr>
      <w:rPr>
        <w:rFonts w:hint="default"/>
        <w:lang w:val="pl-PL" w:eastAsia="en-US" w:bidi="ar-SA"/>
      </w:rPr>
    </w:lvl>
    <w:lvl w:ilvl="8" w:tplc="8774F4BA">
      <w:numFmt w:val="bullet"/>
      <w:lvlText w:val="•"/>
      <w:lvlJc w:val="left"/>
      <w:pPr>
        <w:ind w:left="6082" w:hanging="174"/>
      </w:pPr>
      <w:rPr>
        <w:rFonts w:hint="default"/>
        <w:lang w:val="pl-PL" w:eastAsia="en-US" w:bidi="ar-SA"/>
      </w:rPr>
    </w:lvl>
  </w:abstractNum>
  <w:abstractNum w:abstractNumId="96" w15:restartNumberingAfterBreak="0">
    <w:nsid w:val="2DAF3CF8"/>
    <w:multiLevelType w:val="hybridMultilevel"/>
    <w:tmpl w:val="50A06580"/>
    <w:lvl w:ilvl="0" w:tplc="472AA484">
      <w:start w:val="1"/>
      <w:numFmt w:val="lowerLetter"/>
      <w:lvlText w:val="%1)"/>
      <w:lvlJc w:val="left"/>
      <w:pPr>
        <w:ind w:left="392" w:hanging="227"/>
        <w:jc w:val="right"/>
      </w:pPr>
      <w:rPr>
        <w:rFonts w:ascii="Times New Roman" w:eastAsia="Times New Roman" w:hAnsi="Times New Roman" w:cs="Times New Roman" w:hint="default"/>
        <w:b w:val="0"/>
        <w:bCs w:val="0"/>
        <w:i w:val="0"/>
        <w:iCs w:val="0"/>
        <w:color w:val="231F20"/>
        <w:spacing w:val="0"/>
        <w:w w:val="101"/>
        <w:sz w:val="21"/>
        <w:szCs w:val="21"/>
        <w:lang w:val="pl-PL" w:eastAsia="en-US" w:bidi="ar-SA"/>
      </w:rPr>
    </w:lvl>
    <w:lvl w:ilvl="1" w:tplc="FEA21C42">
      <w:numFmt w:val="bullet"/>
      <w:lvlText w:val="•"/>
      <w:lvlJc w:val="left"/>
      <w:pPr>
        <w:ind w:left="1118" w:hanging="227"/>
      </w:pPr>
      <w:rPr>
        <w:rFonts w:hint="default"/>
        <w:lang w:val="pl-PL" w:eastAsia="en-US" w:bidi="ar-SA"/>
      </w:rPr>
    </w:lvl>
    <w:lvl w:ilvl="2" w:tplc="9090640A">
      <w:numFmt w:val="bullet"/>
      <w:lvlText w:val="•"/>
      <w:lvlJc w:val="left"/>
      <w:pPr>
        <w:ind w:left="1837" w:hanging="227"/>
      </w:pPr>
      <w:rPr>
        <w:rFonts w:hint="default"/>
        <w:lang w:val="pl-PL" w:eastAsia="en-US" w:bidi="ar-SA"/>
      </w:rPr>
    </w:lvl>
    <w:lvl w:ilvl="3" w:tplc="6EC87FA6">
      <w:numFmt w:val="bullet"/>
      <w:lvlText w:val="•"/>
      <w:lvlJc w:val="left"/>
      <w:pPr>
        <w:ind w:left="2556" w:hanging="227"/>
      </w:pPr>
      <w:rPr>
        <w:rFonts w:hint="default"/>
        <w:lang w:val="pl-PL" w:eastAsia="en-US" w:bidi="ar-SA"/>
      </w:rPr>
    </w:lvl>
    <w:lvl w:ilvl="4" w:tplc="9CBA3696">
      <w:numFmt w:val="bullet"/>
      <w:lvlText w:val="•"/>
      <w:lvlJc w:val="left"/>
      <w:pPr>
        <w:ind w:left="3275" w:hanging="227"/>
      </w:pPr>
      <w:rPr>
        <w:rFonts w:hint="default"/>
        <w:lang w:val="pl-PL" w:eastAsia="en-US" w:bidi="ar-SA"/>
      </w:rPr>
    </w:lvl>
    <w:lvl w:ilvl="5" w:tplc="93F8F99C">
      <w:numFmt w:val="bullet"/>
      <w:lvlText w:val="•"/>
      <w:lvlJc w:val="left"/>
      <w:pPr>
        <w:ind w:left="3993" w:hanging="227"/>
      </w:pPr>
      <w:rPr>
        <w:rFonts w:hint="default"/>
        <w:lang w:val="pl-PL" w:eastAsia="en-US" w:bidi="ar-SA"/>
      </w:rPr>
    </w:lvl>
    <w:lvl w:ilvl="6" w:tplc="9CC84478">
      <w:numFmt w:val="bullet"/>
      <w:lvlText w:val="•"/>
      <w:lvlJc w:val="left"/>
      <w:pPr>
        <w:ind w:left="4712" w:hanging="227"/>
      </w:pPr>
      <w:rPr>
        <w:rFonts w:hint="default"/>
        <w:lang w:val="pl-PL" w:eastAsia="en-US" w:bidi="ar-SA"/>
      </w:rPr>
    </w:lvl>
    <w:lvl w:ilvl="7" w:tplc="352C52C6">
      <w:numFmt w:val="bullet"/>
      <w:lvlText w:val="•"/>
      <w:lvlJc w:val="left"/>
      <w:pPr>
        <w:ind w:left="5431" w:hanging="227"/>
      </w:pPr>
      <w:rPr>
        <w:rFonts w:hint="default"/>
        <w:lang w:val="pl-PL" w:eastAsia="en-US" w:bidi="ar-SA"/>
      </w:rPr>
    </w:lvl>
    <w:lvl w:ilvl="8" w:tplc="DF06A11A">
      <w:numFmt w:val="bullet"/>
      <w:lvlText w:val="•"/>
      <w:lvlJc w:val="left"/>
      <w:pPr>
        <w:ind w:left="6150" w:hanging="227"/>
      </w:pPr>
      <w:rPr>
        <w:rFonts w:hint="default"/>
        <w:lang w:val="pl-PL" w:eastAsia="en-US" w:bidi="ar-SA"/>
      </w:rPr>
    </w:lvl>
  </w:abstractNum>
  <w:abstractNum w:abstractNumId="97" w15:restartNumberingAfterBreak="0">
    <w:nsid w:val="2DF548C3"/>
    <w:multiLevelType w:val="hybridMultilevel"/>
    <w:tmpl w:val="4BF8C770"/>
    <w:lvl w:ilvl="0" w:tplc="E07457AC">
      <w:start w:val="1"/>
      <w:numFmt w:val="decimal"/>
      <w:lvlText w:val="%1."/>
      <w:lvlJc w:val="left"/>
      <w:pPr>
        <w:ind w:left="1309" w:hanging="229"/>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04150019" w:tentative="1">
      <w:start w:val="1"/>
      <w:numFmt w:val="lowerLetter"/>
      <w:lvlText w:val="%2."/>
      <w:lvlJc w:val="left"/>
      <w:pPr>
        <w:ind w:left="2697" w:hanging="360"/>
      </w:pPr>
    </w:lvl>
    <w:lvl w:ilvl="2" w:tplc="0415001B" w:tentative="1">
      <w:start w:val="1"/>
      <w:numFmt w:val="lowerRoman"/>
      <w:lvlText w:val="%3."/>
      <w:lvlJc w:val="right"/>
      <w:pPr>
        <w:ind w:left="3417" w:hanging="180"/>
      </w:pPr>
    </w:lvl>
    <w:lvl w:ilvl="3" w:tplc="0415000F" w:tentative="1">
      <w:start w:val="1"/>
      <w:numFmt w:val="decimal"/>
      <w:lvlText w:val="%4."/>
      <w:lvlJc w:val="left"/>
      <w:pPr>
        <w:ind w:left="4137" w:hanging="360"/>
      </w:pPr>
    </w:lvl>
    <w:lvl w:ilvl="4" w:tplc="04150019" w:tentative="1">
      <w:start w:val="1"/>
      <w:numFmt w:val="lowerLetter"/>
      <w:lvlText w:val="%5."/>
      <w:lvlJc w:val="left"/>
      <w:pPr>
        <w:ind w:left="4857" w:hanging="360"/>
      </w:pPr>
    </w:lvl>
    <w:lvl w:ilvl="5" w:tplc="0415001B" w:tentative="1">
      <w:start w:val="1"/>
      <w:numFmt w:val="lowerRoman"/>
      <w:lvlText w:val="%6."/>
      <w:lvlJc w:val="right"/>
      <w:pPr>
        <w:ind w:left="5577" w:hanging="180"/>
      </w:pPr>
    </w:lvl>
    <w:lvl w:ilvl="6" w:tplc="0415000F" w:tentative="1">
      <w:start w:val="1"/>
      <w:numFmt w:val="decimal"/>
      <w:lvlText w:val="%7."/>
      <w:lvlJc w:val="left"/>
      <w:pPr>
        <w:ind w:left="6297" w:hanging="360"/>
      </w:pPr>
    </w:lvl>
    <w:lvl w:ilvl="7" w:tplc="04150019" w:tentative="1">
      <w:start w:val="1"/>
      <w:numFmt w:val="lowerLetter"/>
      <w:lvlText w:val="%8."/>
      <w:lvlJc w:val="left"/>
      <w:pPr>
        <w:ind w:left="7017" w:hanging="360"/>
      </w:pPr>
    </w:lvl>
    <w:lvl w:ilvl="8" w:tplc="0415001B" w:tentative="1">
      <w:start w:val="1"/>
      <w:numFmt w:val="lowerRoman"/>
      <w:lvlText w:val="%9."/>
      <w:lvlJc w:val="right"/>
      <w:pPr>
        <w:ind w:left="7737" w:hanging="180"/>
      </w:pPr>
    </w:lvl>
  </w:abstractNum>
  <w:abstractNum w:abstractNumId="98" w15:restartNumberingAfterBreak="0">
    <w:nsid w:val="2E9246C8"/>
    <w:multiLevelType w:val="hybridMultilevel"/>
    <w:tmpl w:val="46C09046"/>
    <w:lvl w:ilvl="0" w:tplc="51C45B22">
      <w:start w:val="1"/>
      <w:numFmt w:val="decimal"/>
      <w:lvlText w:val="%1)"/>
      <w:lvlJc w:val="left"/>
      <w:pPr>
        <w:ind w:left="391" w:hanging="227"/>
      </w:pPr>
      <w:rPr>
        <w:rFonts w:ascii="Times New Roman" w:eastAsia="Times New Roman" w:hAnsi="Times New Roman" w:cs="Times New Roman" w:hint="default"/>
        <w:b w:val="0"/>
        <w:bCs w:val="0"/>
        <w:i w:val="0"/>
        <w:iCs w:val="0"/>
        <w:color w:val="231F20"/>
        <w:spacing w:val="-1"/>
        <w:w w:val="99"/>
        <w:sz w:val="19"/>
        <w:szCs w:val="19"/>
        <w:lang w:val="pl-PL" w:eastAsia="en-US" w:bidi="ar-SA"/>
      </w:rPr>
    </w:lvl>
    <w:lvl w:ilvl="1" w:tplc="A0625586">
      <w:numFmt w:val="bullet"/>
      <w:lvlText w:val="•"/>
      <w:lvlJc w:val="left"/>
      <w:pPr>
        <w:ind w:left="1118" w:hanging="227"/>
      </w:pPr>
      <w:rPr>
        <w:rFonts w:hint="default"/>
        <w:lang w:val="pl-PL" w:eastAsia="en-US" w:bidi="ar-SA"/>
      </w:rPr>
    </w:lvl>
    <w:lvl w:ilvl="2" w:tplc="45E4ADDE">
      <w:numFmt w:val="bullet"/>
      <w:lvlText w:val="•"/>
      <w:lvlJc w:val="left"/>
      <w:pPr>
        <w:ind w:left="1837" w:hanging="227"/>
      </w:pPr>
      <w:rPr>
        <w:rFonts w:hint="default"/>
        <w:lang w:val="pl-PL" w:eastAsia="en-US" w:bidi="ar-SA"/>
      </w:rPr>
    </w:lvl>
    <w:lvl w:ilvl="3" w:tplc="95F69738">
      <w:numFmt w:val="bullet"/>
      <w:lvlText w:val="•"/>
      <w:lvlJc w:val="left"/>
      <w:pPr>
        <w:ind w:left="2556" w:hanging="227"/>
      </w:pPr>
      <w:rPr>
        <w:rFonts w:hint="default"/>
        <w:lang w:val="pl-PL" w:eastAsia="en-US" w:bidi="ar-SA"/>
      </w:rPr>
    </w:lvl>
    <w:lvl w:ilvl="4" w:tplc="D1F682F2">
      <w:numFmt w:val="bullet"/>
      <w:lvlText w:val="•"/>
      <w:lvlJc w:val="left"/>
      <w:pPr>
        <w:ind w:left="3275" w:hanging="227"/>
      </w:pPr>
      <w:rPr>
        <w:rFonts w:hint="default"/>
        <w:lang w:val="pl-PL" w:eastAsia="en-US" w:bidi="ar-SA"/>
      </w:rPr>
    </w:lvl>
    <w:lvl w:ilvl="5" w:tplc="F29E5BF0">
      <w:numFmt w:val="bullet"/>
      <w:lvlText w:val="•"/>
      <w:lvlJc w:val="left"/>
      <w:pPr>
        <w:ind w:left="3993" w:hanging="227"/>
      </w:pPr>
      <w:rPr>
        <w:rFonts w:hint="default"/>
        <w:lang w:val="pl-PL" w:eastAsia="en-US" w:bidi="ar-SA"/>
      </w:rPr>
    </w:lvl>
    <w:lvl w:ilvl="6" w:tplc="93362C7C">
      <w:numFmt w:val="bullet"/>
      <w:lvlText w:val="•"/>
      <w:lvlJc w:val="left"/>
      <w:pPr>
        <w:ind w:left="4712" w:hanging="227"/>
      </w:pPr>
      <w:rPr>
        <w:rFonts w:hint="default"/>
        <w:lang w:val="pl-PL" w:eastAsia="en-US" w:bidi="ar-SA"/>
      </w:rPr>
    </w:lvl>
    <w:lvl w:ilvl="7" w:tplc="D9ECB9F0">
      <w:numFmt w:val="bullet"/>
      <w:lvlText w:val="•"/>
      <w:lvlJc w:val="left"/>
      <w:pPr>
        <w:ind w:left="5431" w:hanging="227"/>
      </w:pPr>
      <w:rPr>
        <w:rFonts w:hint="default"/>
        <w:lang w:val="pl-PL" w:eastAsia="en-US" w:bidi="ar-SA"/>
      </w:rPr>
    </w:lvl>
    <w:lvl w:ilvl="8" w:tplc="E65CEA58">
      <w:numFmt w:val="bullet"/>
      <w:lvlText w:val="•"/>
      <w:lvlJc w:val="left"/>
      <w:pPr>
        <w:ind w:left="6150" w:hanging="227"/>
      </w:pPr>
      <w:rPr>
        <w:rFonts w:hint="default"/>
        <w:lang w:val="pl-PL" w:eastAsia="en-US" w:bidi="ar-SA"/>
      </w:rPr>
    </w:lvl>
  </w:abstractNum>
  <w:abstractNum w:abstractNumId="99" w15:restartNumberingAfterBreak="0">
    <w:nsid w:val="2F10284B"/>
    <w:multiLevelType w:val="hybridMultilevel"/>
    <w:tmpl w:val="EA2C243E"/>
    <w:lvl w:ilvl="0" w:tplc="B8E012A8">
      <w:start w:val="1"/>
      <w:numFmt w:val="decimal"/>
      <w:lvlText w:val="%1."/>
      <w:lvlJc w:val="left"/>
      <w:pPr>
        <w:ind w:left="52" w:hanging="209"/>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0C183994">
      <w:numFmt w:val="bullet"/>
      <w:lvlText w:val="•"/>
      <w:lvlJc w:val="left"/>
      <w:pPr>
        <w:ind w:left="812" w:hanging="209"/>
      </w:pPr>
      <w:rPr>
        <w:rFonts w:hint="default"/>
        <w:lang w:val="pl-PL" w:eastAsia="en-US" w:bidi="ar-SA"/>
      </w:rPr>
    </w:lvl>
    <w:lvl w:ilvl="2" w:tplc="5EC8A23A">
      <w:numFmt w:val="bullet"/>
      <w:lvlText w:val="•"/>
      <w:lvlJc w:val="left"/>
      <w:pPr>
        <w:ind w:left="1565" w:hanging="209"/>
      </w:pPr>
      <w:rPr>
        <w:rFonts w:hint="default"/>
        <w:lang w:val="pl-PL" w:eastAsia="en-US" w:bidi="ar-SA"/>
      </w:rPr>
    </w:lvl>
    <w:lvl w:ilvl="3" w:tplc="2F7E40DC">
      <w:numFmt w:val="bullet"/>
      <w:lvlText w:val="•"/>
      <w:lvlJc w:val="left"/>
      <w:pPr>
        <w:ind w:left="2318" w:hanging="209"/>
      </w:pPr>
      <w:rPr>
        <w:rFonts w:hint="default"/>
        <w:lang w:val="pl-PL" w:eastAsia="en-US" w:bidi="ar-SA"/>
      </w:rPr>
    </w:lvl>
    <w:lvl w:ilvl="4" w:tplc="9B28F85C">
      <w:numFmt w:val="bullet"/>
      <w:lvlText w:val="•"/>
      <w:lvlJc w:val="left"/>
      <w:pPr>
        <w:ind w:left="3071" w:hanging="209"/>
      </w:pPr>
      <w:rPr>
        <w:rFonts w:hint="default"/>
        <w:lang w:val="pl-PL" w:eastAsia="en-US" w:bidi="ar-SA"/>
      </w:rPr>
    </w:lvl>
    <w:lvl w:ilvl="5" w:tplc="AA34039A">
      <w:numFmt w:val="bullet"/>
      <w:lvlText w:val="•"/>
      <w:lvlJc w:val="left"/>
      <w:pPr>
        <w:ind w:left="3823" w:hanging="209"/>
      </w:pPr>
      <w:rPr>
        <w:rFonts w:hint="default"/>
        <w:lang w:val="pl-PL" w:eastAsia="en-US" w:bidi="ar-SA"/>
      </w:rPr>
    </w:lvl>
    <w:lvl w:ilvl="6" w:tplc="7BB68D8A">
      <w:numFmt w:val="bullet"/>
      <w:lvlText w:val="•"/>
      <w:lvlJc w:val="left"/>
      <w:pPr>
        <w:ind w:left="4576" w:hanging="209"/>
      </w:pPr>
      <w:rPr>
        <w:rFonts w:hint="default"/>
        <w:lang w:val="pl-PL" w:eastAsia="en-US" w:bidi="ar-SA"/>
      </w:rPr>
    </w:lvl>
    <w:lvl w:ilvl="7" w:tplc="8CC6345C">
      <w:numFmt w:val="bullet"/>
      <w:lvlText w:val="•"/>
      <w:lvlJc w:val="left"/>
      <w:pPr>
        <w:ind w:left="5329" w:hanging="209"/>
      </w:pPr>
      <w:rPr>
        <w:rFonts w:hint="default"/>
        <w:lang w:val="pl-PL" w:eastAsia="en-US" w:bidi="ar-SA"/>
      </w:rPr>
    </w:lvl>
    <w:lvl w:ilvl="8" w:tplc="3CF609BA">
      <w:numFmt w:val="bullet"/>
      <w:lvlText w:val="•"/>
      <w:lvlJc w:val="left"/>
      <w:pPr>
        <w:ind w:left="6082" w:hanging="209"/>
      </w:pPr>
      <w:rPr>
        <w:rFonts w:hint="default"/>
        <w:lang w:val="pl-PL" w:eastAsia="en-US" w:bidi="ar-SA"/>
      </w:rPr>
    </w:lvl>
  </w:abstractNum>
  <w:abstractNum w:abstractNumId="100" w15:restartNumberingAfterBreak="0">
    <w:nsid w:val="2FE77C72"/>
    <w:multiLevelType w:val="hybridMultilevel"/>
    <w:tmpl w:val="E39EDFAA"/>
    <w:lvl w:ilvl="0" w:tplc="3364FD0E">
      <w:start w:val="1"/>
      <w:numFmt w:val="decimal"/>
      <w:lvlText w:val="%1."/>
      <w:lvlJc w:val="left"/>
      <w:pPr>
        <w:ind w:left="52" w:hanging="220"/>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996077B4">
      <w:numFmt w:val="bullet"/>
      <w:lvlText w:val="•"/>
      <w:lvlJc w:val="left"/>
      <w:pPr>
        <w:ind w:left="812" w:hanging="220"/>
      </w:pPr>
      <w:rPr>
        <w:rFonts w:hint="default"/>
        <w:lang w:val="pl-PL" w:eastAsia="en-US" w:bidi="ar-SA"/>
      </w:rPr>
    </w:lvl>
    <w:lvl w:ilvl="2" w:tplc="B32E8276">
      <w:numFmt w:val="bullet"/>
      <w:lvlText w:val="•"/>
      <w:lvlJc w:val="left"/>
      <w:pPr>
        <w:ind w:left="1565" w:hanging="220"/>
      </w:pPr>
      <w:rPr>
        <w:rFonts w:hint="default"/>
        <w:lang w:val="pl-PL" w:eastAsia="en-US" w:bidi="ar-SA"/>
      </w:rPr>
    </w:lvl>
    <w:lvl w:ilvl="3" w:tplc="6442BC06">
      <w:numFmt w:val="bullet"/>
      <w:lvlText w:val="•"/>
      <w:lvlJc w:val="left"/>
      <w:pPr>
        <w:ind w:left="2318" w:hanging="220"/>
      </w:pPr>
      <w:rPr>
        <w:rFonts w:hint="default"/>
        <w:lang w:val="pl-PL" w:eastAsia="en-US" w:bidi="ar-SA"/>
      </w:rPr>
    </w:lvl>
    <w:lvl w:ilvl="4" w:tplc="ABF08C64">
      <w:numFmt w:val="bullet"/>
      <w:lvlText w:val="•"/>
      <w:lvlJc w:val="left"/>
      <w:pPr>
        <w:ind w:left="3071" w:hanging="220"/>
      </w:pPr>
      <w:rPr>
        <w:rFonts w:hint="default"/>
        <w:lang w:val="pl-PL" w:eastAsia="en-US" w:bidi="ar-SA"/>
      </w:rPr>
    </w:lvl>
    <w:lvl w:ilvl="5" w:tplc="425298E0">
      <w:numFmt w:val="bullet"/>
      <w:lvlText w:val="•"/>
      <w:lvlJc w:val="left"/>
      <w:pPr>
        <w:ind w:left="3823" w:hanging="220"/>
      </w:pPr>
      <w:rPr>
        <w:rFonts w:hint="default"/>
        <w:lang w:val="pl-PL" w:eastAsia="en-US" w:bidi="ar-SA"/>
      </w:rPr>
    </w:lvl>
    <w:lvl w:ilvl="6" w:tplc="5DD4F944">
      <w:numFmt w:val="bullet"/>
      <w:lvlText w:val="•"/>
      <w:lvlJc w:val="left"/>
      <w:pPr>
        <w:ind w:left="4576" w:hanging="220"/>
      </w:pPr>
      <w:rPr>
        <w:rFonts w:hint="default"/>
        <w:lang w:val="pl-PL" w:eastAsia="en-US" w:bidi="ar-SA"/>
      </w:rPr>
    </w:lvl>
    <w:lvl w:ilvl="7" w:tplc="5DF87508">
      <w:numFmt w:val="bullet"/>
      <w:lvlText w:val="•"/>
      <w:lvlJc w:val="left"/>
      <w:pPr>
        <w:ind w:left="5329" w:hanging="220"/>
      </w:pPr>
      <w:rPr>
        <w:rFonts w:hint="default"/>
        <w:lang w:val="pl-PL" w:eastAsia="en-US" w:bidi="ar-SA"/>
      </w:rPr>
    </w:lvl>
    <w:lvl w:ilvl="8" w:tplc="34B8E24E">
      <w:numFmt w:val="bullet"/>
      <w:lvlText w:val="•"/>
      <w:lvlJc w:val="left"/>
      <w:pPr>
        <w:ind w:left="6082" w:hanging="220"/>
      </w:pPr>
      <w:rPr>
        <w:rFonts w:hint="default"/>
        <w:lang w:val="pl-PL" w:eastAsia="en-US" w:bidi="ar-SA"/>
      </w:rPr>
    </w:lvl>
  </w:abstractNum>
  <w:abstractNum w:abstractNumId="101" w15:restartNumberingAfterBreak="0">
    <w:nsid w:val="30306C74"/>
    <w:multiLevelType w:val="multilevel"/>
    <w:tmpl w:val="D63E815C"/>
    <w:lvl w:ilvl="0">
      <w:start w:val="19"/>
      <w:numFmt w:val="lowerLetter"/>
      <w:lvlText w:val="%1."/>
      <w:lvlJc w:val="left"/>
      <w:pPr>
        <w:ind w:left="734" w:hanging="173"/>
      </w:pPr>
      <w:rPr>
        <w:rFonts w:ascii="Times New Roman" w:eastAsia="Times New Roman" w:hAnsi="Times New Roman" w:cs="Times New Roman" w:hint="default"/>
        <w:b w:val="0"/>
        <w:bCs w:val="0"/>
        <w:i w:val="0"/>
        <w:iCs w:val="0"/>
        <w:color w:val="231F20"/>
        <w:spacing w:val="0"/>
        <w:w w:val="93"/>
        <w:sz w:val="21"/>
        <w:szCs w:val="21"/>
        <w:lang w:val="pl-PL" w:eastAsia="en-US" w:bidi="ar-SA"/>
      </w:rPr>
    </w:lvl>
    <w:lvl w:ilvl="1">
      <w:start w:val="1"/>
      <w:numFmt w:val="decimal"/>
      <w:lvlText w:val="%1.%2"/>
      <w:lvlJc w:val="left"/>
      <w:pPr>
        <w:ind w:left="883" w:hanging="322"/>
      </w:pPr>
      <w:rPr>
        <w:rFonts w:ascii="Times New Roman" w:eastAsia="Times New Roman" w:hAnsi="Times New Roman" w:cs="Times New Roman" w:hint="default"/>
        <w:b w:val="0"/>
        <w:bCs w:val="0"/>
        <w:i w:val="0"/>
        <w:iCs w:val="0"/>
        <w:color w:val="231F20"/>
        <w:spacing w:val="-5"/>
        <w:w w:val="93"/>
        <w:sz w:val="21"/>
        <w:szCs w:val="21"/>
        <w:lang w:val="pl-PL" w:eastAsia="en-US" w:bidi="ar-SA"/>
      </w:rPr>
    </w:lvl>
    <w:lvl w:ilvl="2">
      <w:numFmt w:val="bullet"/>
      <w:lvlText w:val="•"/>
      <w:lvlJc w:val="left"/>
      <w:pPr>
        <w:ind w:left="1625" w:hanging="322"/>
      </w:pPr>
      <w:rPr>
        <w:rFonts w:hint="default"/>
        <w:lang w:val="pl-PL" w:eastAsia="en-US" w:bidi="ar-SA"/>
      </w:rPr>
    </w:lvl>
    <w:lvl w:ilvl="3">
      <w:numFmt w:val="bullet"/>
      <w:lvlText w:val="•"/>
      <w:lvlJc w:val="left"/>
      <w:pPr>
        <w:ind w:left="2370" w:hanging="322"/>
      </w:pPr>
      <w:rPr>
        <w:rFonts w:hint="default"/>
        <w:lang w:val="pl-PL" w:eastAsia="en-US" w:bidi="ar-SA"/>
      </w:rPr>
    </w:lvl>
    <w:lvl w:ilvl="4">
      <w:numFmt w:val="bullet"/>
      <w:lvlText w:val="•"/>
      <w:lvlJc w:val="left"/>
      <w:pPr>
        <w:ind w:left="3115" w:hanging="322"/>
      </w:pPr>
      <w:rPr>
        <w:rFonts w:hint="default"/>
        <w:lang w:val="pl-PL" w:eastAsia="en-US" w:bidi="ar-SA"/>
      </w:rPr>
    </w:lvl>
    <w:lvl w:ilvl="5">
      <w:numFmt w:val="bullet"/>
      <w:lvlText w:val="•"/>
      <w:lvlJc w:val="left"/>
      <w:pPr>
        <w:ind w:left="3861" w:hanging="322"/>
      </w:pPr>
      <w:rPr>
        <w:rFonts w:hint="default"/>
        <w:lang w:val="pl-PL" w:eastAsia="en-US" w:bidi="ar-SA"/>
      </w:rPr>
    </w:lvl>
    <w:lvl w:ilvl="6">
      <w:numFmt w:val="bullet"/>
      <w:lvlText w:val="•"/>
      <w:lvlJc w:val="left"/>
      <w:pPr>
        <w:ind w:left="4606" w:hanging="322"/>
      </w:pPr>
      <w:rPr>
        <w:rFonts w:hint="default"/>
        <w:lang w:val="pl-PL" w:eastAsia="en-US" w:bidi="ar-SA"/>
      </w:rPr>
    </w:lvl>
    <w:lvl w:ilvl="7">
      <w:numFmt w:val="bullet"/>
      <w:lvlText w:val="•"/>
      <w:lvlJc w:val="left"/>
      <w:pPr>
        <w:ind w:left="5351" w:hanging="322"/>
      </w:pPr>
      <w:rPr>
        <w:rFonts w:hint="default"/>
        <w:lang w:val="pl-PL" w:eastAsia="en-US" w:bidi="ar-SA"/>
      </w:rPr>
    </w:lvl>
    <w:lvl w:ilvl="8">
      <w:numFmt w:val="bullet"/>
      <w:lvlText w:val="•"/>
      <w:lvlJc w:val="left"/>
      <w:pPr>
        <w:ind w:left="6097" w:hanging="322"/>
      </w:pPr>
      <w:rPr>
        <w:rFonts w:hint="default"/>
        <w:lang w:val="pl-PL" w:eastAsia="en-US" w:bidi="ar-SA"/>
      </w:rPr>
    </w:lvl>
  </w:abstractNum>
  <w:abstractNum w:abstractNumId="102" w15:restartNumberingAfterBreak="0">
    <w:nsid w:val="31CD411F"/>
    <w:multiLevelType w:val="hybridMultilevel"/>
    <w:tmpl w:val="00EEFB70"/>
    <w:lvl w:ilvl="0" w:tplc="861E98D8">
      <w:start w:val="1"/>
      <w:numFmt w:val="decimal"/>
      <w:lvlText w:val="%1)"/>
      <w:lvlJc w:val="left"/>
      <w:pPr>
        <w:ind w:left="392" w:hanging="227"/>
      </w:pPr>
      <w:rPr>
        <w:rFonts w:ascii="Times New Roman" w:eastAsia="Times New Roman" w:hAnsi="Times New Roman" w:cs="Times New Roman" w:hint="default"/>
        <w:b w:val="0"/>
        <w:bCs w:val="0"/>
        <w:i w:val="0"/>
        <w:iCs w:val="0"/>
        <w:color w:val="231F20"/>
        <w:spacing w:val="-1"/>
        <w:w w:val="99"/>
        <w:sz w:val="19"/>
        <w:szCs w:val="19"/>
        <w:lang w:val="pl-PL" w:eastAsia="en-US" w:bidi="ar-SA"/>
      </w:rPr>
    </w:lvl>
    <w:lvl w:ilvl="1" w:tplc="3D3C84B0">
      <w:numFmt w:val="bullet"/>
      <w:lvlText w:val="•"/>
      <w:lvlJc w:val="left"/>
      <w:pPr>
        <w:ind w:left="1118" w:hanging="227"/>
      </w:pPr>
      <w:rPr>
        <w:rFonts w:hint="default"/>
        <w:lang w:val="pl-PL" w:eastAsia="en-US" w:bidi="ar-SA"/>
      </w:rPr>
    </w:lvl>
    <w:lvl w:ilvl="2" w:tplc="C4AA5AC2">
      <w:numFmt w:val="bullet"/>
      <w:lvlText w:val="•"/>
      <w:lvlJc w:val="left"/>
      <w:pPr>
        <w:ind w:left="1837" w:hanging="227"/>
      </w:pPr>
      <w:rPr>
        <w:rFonts w:hint="default"/>
        <w:lang w:val="pl-PL" w:eastAsia="en-US" w:bidi="ar-SA"/>
      </w:rPr>
    </w:lvl>
    <w:lvl w:ilvl="3" w:tplc="1CAAFC54">
      <w:numFmt w:val="bullet"/>
      <w:lvlText w:val="•"/>
      <w:lvlJc w:val="left"/>
      <w:pPr>
        <w:ind w:left="2556" w:hanging="227"/>
      </w:pPr>
      <w:rPr>
        <w:rFonts w:hint="default"/>
        <w:lang w:val="pl-PL" w:eastAsia="en-US" w:bidi="ar-SA"/>
      </w:rPr>
    </w:lvl>
    <w:lvl w:ilvl="4" w:tplc="CAE8AD56">
      <w:numFmt w:val="bullet"/>
      <w:lvlText w:val="•"/>
      <w:lvlJc w:val="left"/>
      <w:pPr>
        <w:ind w:left="3275" w:hanging="227"/>
      </w:pPr>
      <w:rPr>
        <w:rFonts w:hint="default"/>
        <w:lang w:val="pl-PL" w:eastAsia="en-US" w:bidi="ar-SA"/>
      </w:rPr>
    </w:lvl>
    <w:lvl w:ilvl="5" w:tplc="454AA96C">
      <w:numFmt w:val="bullet"/>
      <w:lvlText w:val="•"/>
      <w:lvlJc w:val="left"/>
      <w:pPr>
        <w:ind w:left="3993" w:hanging="227"/>
      </w:pPr>
      <w:rPr>
        <w:rFonts w:hint="default"/>
        <w:lang w:val="pl-PL" w:eastAsia="en-US" w:bidi="ar-SA"/>
      </w:rPr>
    </w:lvl>
    <w:lvl w:ilvl="6" w:tplc="48CE547E">
      <w:numFmt w:val="bullet"/>
      <w:lvlText w:val="•"/>
      <w:lvlJc w:val="left"/>
      <w:pPr>
        <w:ind w:left="4712" w:hanging="227"/>
      </w:pPr>
      <w:rPr>
        <w:rFonts w:hint="default"/>
        <w:lang w:val="pl-PL" w:eastAsia="en-US" w:bidi="ar-SA"/>
      </w:rPr>
    </w:lvl>
    <w:lvl w:ilvl="7" w:tplc="EC18F8B2">
      <w:numFmt w:val="bullet"/>
      <w:lvlText w:val="•"/>
      <w:lvlJc w:val="left"/>
      <w:pPr>
        <w:ind w:left="5431" w:hanging="227"/>
      </w:pPr>
      <w:rPr>
        <w:rFonts w:hint="default"/>
        <w:lang w:val="pl-PL" w:eastAsia="en-US" w:bidi="ar-SA"/>
      </w:rPr>
    </w:lvl>
    <w:lvl w:ilvl="8" w:tplc="80B8B84E">
      <w:numFmt w:val="bullet"/>
      <w:lvlText w:val="•"/>
      <w:lvlJc w:val="left"/>
      <w:pPr>
        <w:ind w:left="6150" w:hanging="227"/>
      </w:pPr>
      <w:rPr>
        <w:rFonts w:hint="default"/>
        <w:lang w:val="pl-PL" w:eastAsia="en-US" w:bidi="ar-SA"/>
      </w:rPr>
    </w:lvl>
  </w:abstractNum>
  <w:abstractNum w:abstractNumId="103" w15:restartNumberingAfterBreak="0">
    <w:nsid w:val="31ED0495"/>
    <w:multiLevelType w:val="hybridMultilevel"/>
    <w:tmpl w:val="62605212"/>
    <w:lvl w:ilvl="0" w:tplc="DB7CCBE2">
      <w:start w:val="1"/>
      <w:numFmt w:val="decimal"/>
      <w:lvlText w:val="%1."/>
      <w:lvlJc w:val="left"/>
      <w:pPr>
        <w:ind w:left="720" w:hanging="360"/>
      </w:pPr>
      <w:rPr>
        <w:rFonts w:hint="default"/>
        <w:b/>
        <w:bCs/>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4" w15:restartNumberingAfterBreak="0">
    <w:nsid w:val="329E1CEC"/>
    <w:multiLevelType w:val="hybridMultilevel"/>
    <w:tmpl w:val="962A5706"/>
    <w:lvl w:ilvl="0" w:tplc="E5E6254A">
      <w:start w:val="1"/>
      <w:numFmt w:val="decimal"/>
      <w:lvlText w:val="%1)"/>
      <w:lvlJc w:val="left"/>
      <w:pPr>
        <w:ind w:left="278" w:hanging="227"/>
      </w:pPr>
      <w:rPr>
        <w:rFonts w:ascii="Times New Roman" w:eastAsia="Times New Roman" w:hAnsi="Times New Roman" w:cs="Times New Roman" w:hint="default"/>
        <w:b w:val="0"/>
        <w:bCs w:val="0"/>
        <w:i w:val="0"/>
        <w:iCs w:val="0"/>
        <w:color w:val="231F20"/>
        <w:spacing w:val="-1"/>
        <w:w w:val="99"/>
        <w:sz w:val="19"/>
        <w:szCs w:val="19"/>
        <w:lang w:val="pl-PL" w:eastAsia="en-US" w:bidi="ar-SA"/>
      </w:rPr>
    </w:lvl>
    <w:lvl w:ilvl="1" w:tplc="DB8077F8">
      <w:start w:val="1"/>
      <w:numFmt w:val="decimal"/>
      <w:lvlText w:val="%2)"/>
      <w:lvlJc w:val="left"/>
      <w:pPr>
        <w:ind w:left="392" w:hanging="227"/>
      </w:pPr>
      <w:rPr>
        <w:rFonts w:ascii="Times New Roman" w:eastAsia="Times New Roman" w:hAnsi="Times New Roman" w:cs="Times New Roman" w:hint="default"/>
        <w:b w:val="0"/>
        <w:bCs w:val="0"/>
        <w:i w:val="0"/>
        <w:iCs w:val="0"/>
        <w:color w:val="231F20"/>
        <w:spacing w:val="-1"/>
        <w:w w:val="99"/>
        <w:sz w:val="19"/>
        <w:szCs w:val="19"/>
        <w:lang w:val="pl-PL" w:eastAsia="en-US" w:bidi="ar-SA"/>
      </w:rPr>
    </w:lvl>
    <w:lvl w:ilvl="2" w:tplc="DA78C59C">
      <w:start w:val="1"/>
      <w:numFmt w:val="lowerLetter"/>
      <w:lvlText w:val="%3)"/>
      <w:lvlJc w:val="left"/>
      <w:pPr>
        <w:ind w:left="618" w:hanging="227"/>
      </w:pPr>
      <w:rPr>
        <w:rFonts w:ascii="Times New Roman" w:eastAsia="Times New Roman" w:hAnsi="Times New Roman" w:cs="Times New Roman" w:hint="default"/>
        <w:b w:val="0"/>
        <w:bCs w:val="0"/>
        <w:i w:val="0"/>
        <w:iCs w:val="0"/>
        <w:color w:val="231F20"/>
        <w:spacing w:val="-1"/>
        <w:w w:val="101"/>
        <w:sz w:val="19"/>
        <w:szCs w:val="19"/>
        <w:lang w:val="pl-PL" w:eastAsia="en-US" w:bidi="ar-SA"/>
      </w:rPr>
    </w:lvl>
    <w:lvl w:ilvl="3" w:tplc="7A2C6BB0">
      <w:numFmt w:val="bullet"/>
      <w:lvlText w:val="–"/>
      <w:lvlJc w:val="left"/>
      <w:pPr>
        <w:ind w:left="845" w:hanging="227"/>
      </w:pPr>
      <w:rPr>
        <w:rFonts w:ascii="Times New Roman" w:eastAsia="Times New Roman" w:hAnsi="Times New Roman" w:cs="Times New Roman" w:hint="default"/>
        <w:b w:val="0"/>
        <w:bCs w:val="0"/>
        <w:i w:val="0"/>
        <w:iCs w:val="0"/>
        <w:color w:val="231F20"/>
        <w:spacing w:val="0"/>
        <w:w w:val="104"/>
        <w:sz w:val="19"/>
        <w:szCs w:val="19"/>
        <w:lang w:val="pl-PL" w:eastAsia="en-US" w:bidi="ar-SA"/>
      </w:rPr>
    </w:lvl>
    <w:lvl w:ilvl="4" w:tplc="B5702602">
      <w:numFmt w:val="bullet"/>
      <w:lvlText w:val="•"/>
      <w:lvlJc w:val="left"/>
      <w:pPr>
        <w:ind w:left="1803" w:hanging="227"/>
      </w:pPr>
      <w:rPr>
        <w:rFonts w:hint="default"/>
        <w:lang w:val="pl-PL" w:eastAsia="en-US" w:bidi="ar-SA"/>
      </w:rPr>
    </w:lvl>
    <w:lvl w:ilvl="5" w:tplc="854C2E96">
      <w:numFmt w:val="bullet"/>
      <w:lvlText w:val="•"/>
      <w:lvlJc w:val="left"/>
      <w:pPr>
        <w:ind w:left="2767" w:hanging="227"/>
      </w:pPr>
      <w:rPr>
        <w:rFonts w:hint="default"/>
        <w:lang w:val="pl-PL" w:eastAsia="en-US" w:bidi="ar-SA"/>
      </w:rPr>
    </w:lvl>
    <w:lvl w:ilvl="6" w:tplc="A412C242">
      <w:numFmt w:val="bullet"/>
      <w:lvlText w:val="•"/>
      <w:lvlJc w:val="left"/>
      <w:pPr>
        <w:ind w:left="3731" w:hanging="227"/>
      </w:pPr>
      <w:rPr>
        <w:rFonts w:hint="default"/>
        <w:lang w:val="pl-PL" w:eastAsia="en-US" w:bidi="ar-SA"/>
      </w:rPr>
    </w:lvl>
    <w:lvl w:ilvl="7" w:tplc="0284EA9E">
      <w:numFmt w:val="bullet"/>
      <w:lvlText w:val="•"/>
      <w:lvlJc w:val="left"/>
      <w:pPr>
        <w:ind w:left="4695" w:hanging="227"/>
      </w:pPr>
      <w:rPr>
        <w:rFonts w:hint="default"/>
        <w:lang w:val="pl-PL" w:eastAsia="en-US" w:bidi="ar-SA"/>
      </w:rPr>
    </w:lvl>
    <w:lvl w:ilvl="8" w:tplc="7004A464">
      <w:numFmt w:val="bullet"/>
      <w:lvlText w:val="•"/>
      <w:lvlJc w:val="left"/>
      <w:pPr>
        <w:ind w:left="5659" w:hanging="227"/>
      </w:pPr>
      <w:rPr>
        <w:rFonts w:hint="default"/>
        <w:lang w:val="pl-PL" w:eastAsia="en-US" w:bidi="ar-SA"/>
      </w:rPr>
    </w:lvl>
  </w:abstractNum>
  <w:abstractNum w:abstractNumId="105" w15:restartNumberingAfterBreak="0">
    <w:nsid w:val="32CB5A70"/>
    <w:multiLevelType w:val="hybridMultilevel"/>
    <w:tmpl w:val="9A508F5E"/>
    <w:lvl w:ilvl="0" w:tplc="8E20D3CE">
      <w:start w:val="2"/>
      <w:numFmt w:val="decimal"/>
      <w:lvlText w:val="%1."/>
      <w:lvlJc w:val="left"/>
      <w:pPr>
        <w:ind w:left="165" w:hanging="180"/>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1" w:tplc="FE1C024C">
      <w:numFmt w:val="bullet"/>
      <w:lvlText w:val="•"/>
      <w:lvlJc w:val="left"/>
      <w:pPr>
        <w:ind w:left="902" w:hanging="180"/>
      </w:pPr>
      <w:rPr>
        <w:rFonts w:hint="default"/>
        <w:lang w:val="pl-PL" w:eastAsia="en-US" w:bidi="ar-SA"/>
      </w:rPr>
    </w:lvl>
    <w:lvl w:ilvl="2" w:tplc="7D50F9FA">
      <w:numFmt w:val="bullet"/>
      <w:lvlText w:val="•"/>
      <w:lvlJc w:val="left"/>
      <w:pPr>
        <w:ind w:left="1645" w:hanging="180"/>
      </w:pPr>
      <w:rPr>
        <w:rFonts w:hint="default"/>
        <w:lang w:val="pl-PL" w:eastAsia="en-US" w:bidi="ar-SA"/>
      </w:rPr>
    </w:lvl>
    <w:lvl w:ilvl="3" w:tplc="74929504">
      <w:numFmt w:val="bullet"/>
      <w:lvlText w:val="•"/>
      <w:lvlJc w:val="left"/>
      <w:pPr>
        <w:ind w:left="2388" w:hanging="180"/>
      </w:pPr>
      <w:rPr>
        <w:rFonts w:hint="default"/>
        <w:lang w:val="pl-PL" w:eastAsia="en-US" w:bidi="ar-SA"/>
      </w:rPr>
    </w:lvl>
    <w:lvl w:ilvl="4" w:tplc="5CE2E5E8">
      <w:numFmt w:val="bullet"/>
      <w:lvlText w:val="•"/>
      <w:lvlJc w:val="left"/>
      <w:pPr>
        <w:ind w:left="3131" w:hanging="180"/>
      </w:pPr>
      <w:rPr>
        <w:rFonts w:hint="default"/>
        <w:lang w:val="pl-PL" w:eastAsia="en-US" w:bidi="ar-SA"/>
      </w:rPr>
    </w:lvl>
    <w:lvl w:ilvl="5" w:tplc="8F0664C4">
      <w:numFmt w:val="bullet"/>
      <w:lvlText w:val="•"/>
      <w:lvlJc w:val="left"/>
      <w:pPr>
        <w:ind w:left="3873" w:hanging="180"/>
      </w:pPr>
      <w:rPr>
        <w:rFonts w:hint="default"/>
        <w:lang w:val="pl-PL" w:eastAsia="en-US" w:bidi="ar-SA"/>
      </w:rPr>
    </w:lvl>
    <w:lvl w:ilvl="6" w:tplc="209452C8">
      <w:numFmt w:val="bullet"/>
      <w:lvlText w:val="•"/>
      <w:lvlJc w:val="left"/>
      <w:pPr>
        <w:ind w:left="4616" w:hanging="180"/>
      </w:pPr>
      <w:rPr>
        <w:rFonts w:hint="default"/>
        <w:lang w:val="pl-PL" w:eastAsia="en-US" w:bidi="ar-SA"/>
      </w:rPr>
    </w:lvl>
    <w:lvl w:ilvl="7" w:tplc="22A0BB80">
      <w:numFmt w:val="bullet"/>
      <w:lvlText w:val="•"/>
      <w:lvlJc w:val="left"/>
      <w:pPr>
        <w:ind w:left="5359" w:hanging="180"/>
      </w:pPr>
      <w:rPr>
        <w:rFonts w:hint="default"/>
        <w:lang w:val="pl-PL" w:eastAsia="en-US" w:bidi="ar-SA"/>
      </w:rPr>
    </w:lvl>
    <w:lvl w:ilvl="8" w:tplc="8EB43342">
      <w:numFmt w:val="bullet"/>
      <w:lvlText w:val="•"/>
      <w:lvlJc w:val="left"/>
      <w:pPr>
        <w:ind w:left="6102" w:hanging="180"/>
      </w:pPr>
      <w:rPr>
        <w:rFonts w:hint="default"/>
        <w:lang w:val="pl-PL" w:eastAsia="en-US" w:bidi="ar-SA"/>
      </w:rPr>
    </w:lvl>
  </w:abstractNum>
  <w:abstractNum w:abstractNumId="106" w15:restartNumberingAfterBreak="0">
    <w:nsid w:val="338A05BD"/>
    <w:multiLevelType w:val="hybridMultilevel"/>
    <w:tmpl w:val="C0FC0BE6"/>
    <w:lvl w:ilvl="0" w:tplc="EE408ECE">
      <w:start w:val="1"/>
      <w:numFmt w:val="decimal"/>
      <w:lvlText w:val="%1."/>
      <w:lvlJc w:val="left"/>
      <w:pPr>
        <w:ind w:left="52" w:hanging="215"/>
      </w:pPr>
      <w:rPr>
        <w:rFonts w:ascii="Times New Roman" w:eastAsia="Times New Roman" w:hAnsi="Times New Roman" w:cs="Times New Roman" w:hint="default"/>
        <w:b/>
        <w:bCs/>
        <w:i w:val="0"/>
        <w:iCs w:val="0"/>
        <w:color w:val="231F20"/>
        <w:spacing w:val="-1"/>
        <w:w w:val="100"/>
        <w:sz w:val="21"/>
        <w:szCs w:val="21"/>
        <w:lang w:val="pl-PL" w:eastAsia="en-US" w:bidi="ar-SA"/>
      </w:rPr>
    </w:lvl>
    <w:lvl w:ilvl="1" w:tplc="E14E1E56">
      <w:start w:val="1"/>
      <w:numFmt w:val="decimal"/>
      <w:lvlText w:val="%2."/>
      <w:lvlJc w:val="left"/>
      <w:pPr>
        <w:ind w:left="52" w:hanging="222"/>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2" w:tplc="30F6A90C">
      <w:numFmt w:val="bullet"/>
      <w:lvlText w:val="•"/>
      <w:lvlJc w:val="left"/>
      <w:pPr>
        <w:ind w:left="1565" w:hanging="222"/>
      </w:pPr>
      <w:rPr>
        <w:rFonts w:hint="default"/>
        <w:lang w:val="pl-PL" w:eastAsia="en-US" w:bidi="ar-SA"/>
      </w:rPr>
    </w:lvl>
    <w:lvl w:ilvl="3" w:tplc="D85250FE">
      <w:numFmt w:val="bullet"/>
      <w:lvlText w:val="•"/>
      <w:lvlJc w:val="left"/>
      <w:pPr>
        <w:ind w:left="2318" w:hanging="222"/>
      </w:pPr>
      <w:rPr>
        <w:rFonts w:hint="default"/>
        <w:lang w:val="pl-PL" w:eastAsia="en-US" w:bidi="ar-SA"/>
      </w:rPr>
    </w:lvl>
    <w:lvl w:ilvl="4" w:tplc="AD10ECAC">
      <w:numFmt w:val="bullet"/>
      <w:lvlText w:val="•"/>
      <w:lvlJc w:val="left"/>
      <w:pPr>
        <w:ind w:left="3071" w:hanging="222"/>
      </w:pPr>
      <w:rPr>
        <w:rFonts w:hint="default"/>
        <w:lang w:val="pl-PL" w:eastAsia="en-US" w:bidi="ar-SA"/>
      </w:rPr>
    </w:lvl>
    <w:lvl w:ilvl="5" w:tplc="1A626B50">
      <w:numFmt w:val="bullet"/>
      <w:lvlText w:val="•"/>
      <w:lvlJc w:val="left"/>
      <w:pPr>
        <w:ind w:left="3823" w:hanging="222"/>
      </w:pPr>
      <w:rPr>
        <w:rFonts w:hint="default"/>
        <w:lang w:val="pl-PL" w:eastAsia="en-US" w:bidi="ar-SA"/>
      </w:rPr>
    </w:lvl>
    <w:lvl w:ilvl="6" w:tplc="582C15D8">
      <w:numFmt w:val="bullet"/>
      <w:lvlText w:val="•"/>
      <w:lvlJc w:val="left"/>
      <w:pPr>
        <w:ind w:left="4576" w:hanging="222"/>
      </w:pPr>
      <w:rPr>
        <w:rFonts w:hint="default"/>
        <w:lang w:val="pl-PL" w:eastAsia="en-US" w:bidi="ar-SA"/>
      </w:rPr>
    </w:lvl>
    <w:lvl w:ilvl="7" w:tplc="861685A8">
      <w:numFmt w:val="bullet"/>
      <w:lvlText w:val="•"/>
      <w:lvlJc w:val="left"/>
      <w:pPr>
        <w:ind w:left="5329" w:hanging="222"/>
      </w:pPr>
      <w:rPr>
        <w:rFonts w:hint="default"/>
        <w:lang w:val="pl-PL" w:eastAsia="en-US" w:bidi="ar-SA"/>
      </w:rPr>
    </w:lvl>
    <w:lvl w:ilvl="8" w:tplc="109A2802">
      <w:numFmt w:val="bullet"/>
      <w:lvlText w:val="•"/>
      <w:lvlJc w:val="left"/>
      <w:pPr>
        <w:ind w:left="6082" w:hanging="222"/>
      </w:pPr>
      <w:rPr>
        <w:rFonts w:hint="default"/>
        <w:lang w:val="pl-PL" w:eastAsia="en-US" w:bidi="ar-SA"/>
      </w:rPr>
    </w:lvl>
  </w:abstractNum>
  <w:abstractNum w:abstractNumId="107" w15:restartNumberingAfterBreak="0">
    <w:nsid w:val="340615E5"/>
    <w:multiLevelType w:val="hybridMultilevel"/>
    <w:tmpl w:val="7406986C"/>
    <w:lvl w:ilvl="0" w:tplc="CD1A0FFE">
      <w:start w:val="1"/>
      <w:numFmt w:val="decimal"/>
      <w:lvlText w:val="%1)"/>
      <w:lvlJc w:val="left"/>
      <w:pPr>
        <w:ind w:left="278" w:hanging="227"/>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1" w:tplc="DDD86AC2">
      <w:start w:val="1"/>
      <w:numFmt w:val="lowerLetter"/>
      <w:lvlText w:val="%2)"/>
      <w:lvlJc w:val="left"/>
      <w:pPr>
        <w:ind w:left="278" w:hanging="227"/>
      </w:pPr>
      <w:rPr>
        <w:rFonts w:ascii="Times New Roman" w:eastAsia="Times New Roman" w:hAnsi="Times New Roman" w:cs="Times New Roman" w:hint="default"/>
        <w:b w:val="0"/>
        <w:bCs w:val="0"/>
        <w:i w:val="0"/>
        <w:iCs w:val="0"/>
        <w:color w:val="231F20"/>
        <w:spacing w:val="-1"/>
        <w:w w:val="101"/>
        <w:sz w:val="19"/>
        <w:szCs w:val="19"/>
        <w:lang w:val="pl-PL" w:eastAsia="en-US" w:bidi="ar-SA"/>
      </w:rPr>
    </w:lvl>
    <w:lvl w:ilvl="2" w:tplc="F9CCB8FC">
      <w:numFmt w:val="bullet"/>
      <w:lvlText w:val="•"/>
      <w:lvlJc w:val="left"/>
      <w:pPr>
        <w:ind w:left="1741" w:hanging="227"/>
      </w:pPr>
      <w:rPr>
        <w:rFonts w:hint="default"/>
        <w:lang w:val="pl-PL" w:eastAsia="en-US" w:bidi="ar-SA"/>
      </w:rPr>
    </w:lvl>
    <w:lvl w:ilvl="3" w:tplc="5134C818">
      <w:numFmt w:val="bullet"/>
      <w:lvlText w:val="•"/>
      <w:lvlJc w:val="left"/>
      <w:pPr>
        <w:ind w:left="2472" w:hanging="227"/>
      </w:pPr>
      <w:rPr>
        <w:rFonts w:hint="default"/>
        <w:lang w:val="pl-PL" w:eastAsia="en-US" w:bidi="ar-SA"/>
      </w:rPr>
    </w:lvl>
    <w:lvl w:ilvl="4" w:tplc="FDDCA0CE">
      <w:numFmt w:val="bullet"/>
      <w:lvlText w:val="•"/>
      <w:lvlJc w:val="left"/>
      <w:pPr>
        <w:ind w:left="3203" w:hanging="227"/>
      </w:pPr>
      <w:rPr>
        <w:rFonts w:hint="default"/>
        <w:lang w:val="pl-PL" w:eastAsia="en-US" w:bidi="ar-SA"/>
      </w:rPr>
    </w:lvl>
    <w:lvl w:ilvl="5" w:tplc="7C9C0088">
      <w:numFmt w:val="bullet"/>
      <w:lvlText w:val="•"/>
      <w:lvlJc w:val="left"/>
      <w:pPr>
        <w:ind w:left="3933" w:hanging="227"/>
      </w:pPr>
      <w:rPr>
        <w:rFonts w:hint="default"/>
        <w:lang w:val="pl-PL" w:eastAsia="en-US" w:bidi="ar-SA"/>
      </w:rPr>
    </w:lvl>
    <w:lvl w:ilvl="6" w:tplc="A896136A">
      <w:numFmt w:val="bullet"/>
      <w:lvlText w:val="•"/>
      <w:lvlJc w:val="left"/>
      <w:pPr>
        <w:ind w:left="4664" w:hanging="227"/>
      </w:pPr>
      <w:rPr>
        <w:rFonts w:hint="default"/>
        <w:lang w:val="pl-PL" w:eastAsia="en-US" w:bidi="ar-SA"/>
      </w:rPr>
    </w:lvl>
    <w:lvl w:ilvl="7" w:tplc="162ABFE0">
      <w:numFmt w:val="bullet"/>
      <w:lvlText w:val="•"/>
      <w:lvlJc w:val="left"/>
      <w:pPr>
        <w:ind w:left="5395" w:hanging="227"/>
      </w:pPr>
      <w:rPr>
        <w:rFonts w:hint="default"/>
        <w:lang w:val="pl-PL" w:eastAsia="en-US" w:bidi="ar-SA"/>
      </w:rPr>
    </w:lvl>
    <w:lvl w:ilvl="8" w:tplc="ADE2613A">
      <w:numFmt w:val="bullet"/>
      <w:lvlText w:val="•"/>
      <w:lvlJc w:val="left"/>
      <w:pPr>
        <w:ind w:left="6126" w:hanging="227"/>
      </w:pPr>
      <w:rPr>
        <w:rFonts w:hint="default"/>
        <w:lang w:val="pl-PL" w:eastAsia="en-US" w:bidi="ar-SA"/>
      </w:rPr>
    </w:lvl>
  </w:abstractNum>
  <w:abstractNum w:abstractNumId="108" w15:restartNumberingAfterBreak="0">
    <w:nsid w:val="344F03BB"/>
    <w:multiLevelType w:val="hybridMultilevel"/>
    <w:tmpl w:val="AEA80D1C"/>
    <w:lvl w:ilvl="0" w:tplc="33E07832">
      <w:start w:val="2"/>
      <w:numFmt w:val="decimal"/>
      <w:lvlText w:val="%1."/>
      <w:lvlJc w:val="left"/>
      <w:pPr>
        <w:ind w:left="52" w:hanging="219"/>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1" w:tplc="BBD8C000">
      <w:numFmt w:val="bullet"/>
      <w:lvlText w:val="•"/>
      <w:lvlJc w:val="left"/>
      <w:pPr>
        <w:ind w:left="812" w:hanging="219"/>
      </w:pPr>
      <w:rPr>
        <w:rFonts w:hint="default"/>
        <w:lang w:val="pl-PL" w:eastAsia="en-US" w:bidi="ar-SA"/>
      </w:rPr>
    </w:lvl>
    <w:lvl w:ilvl="2" w:tplc="7988F2B8">
      <w:numFmt w:val="bullet"/>
      <w:lvlText w:val="•"/>
      <w:lvlJc w:val="left"/>
      <w:pPr>
        <w:ind w:left="1565" w:hanging="219"/>
      </w:pPr>
      <w:rPr>
        <w:rFonts w:hint="default"/>
        <w:lang w:val="pl-PL" w:eastAsia="en-US" w:bidi="ar-SA"/>
      </w:rPr>
    </w:lvl>
    <w:lvl w:ilvl="3" w:tplc="3AAE7722">
      <w:numFmt w:val="bullet"/>
      <w:lvlText w:val="•"/>
      <w:lvlJc w:val="left"/>
      <w:pPr>
        <w:ind w:left="2318" w:hanging="219"/>
      </w:pPr>
      <w:rPr>
        <w:rFonts w:hint="default"/>
        <w:lang w:val="pl-PL" w:eastAsia="en-US" w:bidi="ar-SA"/>
      </w:rPr>
    </w:lvl>
    <w:lvl w:ilvl="4" w:tplc="E332B73E">
      <w:numFmt w:val="bullet"/>
      <w:lvlText w:val="•"/>
      <w:lvlJc w:val="left"/>
      <w:pPr>
        <w:ind w:left="3071" w:hanging="219"/>
      </w:pPr>
      <w:rPr>
        <w:rFonts w:hint="default"/>
        <w:lang w:val="pl-PL" w:eastAsia="en-US" w:bidi="ar-SA"/>
      </w:rPr>
    </w:lvl>
    <w:lvl w:ilvl="5" w:tplc="4E8A544E">
      <w:numFmt w:val="bullet"/>
      <w:lvlText w:val="•"/>
      <w:lvlJc w:val="left"/>
      <w:pPr>
        <w:ind w:left="3823" w:hanging="219"/>
      </w:pPr>
      <w:rPr>
        <w:rFonts w:hint="default"/>
        <w:lang w:val="pl-PL" w:eastAsia="en-US" w:bidi="ar-SA"/>
      </w:rPr>
    </w:lvl>
    <w:lvl w:ilvl="6" w:tplc="A6E4FA38">
      <w:numFmt w:val="bullet"/>
      <w:lvlText w:val="•"/>
      <w:lvlJc w:val="left"/>
      <w:pPr>
        <w:ind w:left="4576" w:hanging="219"/>
      </w:pPr>
      <w:rPr>
        <w:rFonts w:hint="default"/>
        <w:lang w:val="pl-PL" w:eastAsia="en-US" w:bidi="ar-SA"/>
      </w:rPr>
    </w:lvl>
    <w:lvl w:ilvl="7" w:tplc="EC5ADD8A">
      <w:numFmt w:val="bullet"/>
      <w:lvlText w:val="•"/>
      <w:lvlJc w:val="left"/>
      <w:pPr>
        <w:ind w:left="5329" w:hanging="219"/>
      </w:pPr>
      <w:rPr>
        <w:rFonts w:hint="default"/>
        <w:lang w:val="pl-PL" w:eastAsia="en-US" w:bidi="ar-SA"/>
      </w:rPr>
    </w:lvl>
    <w:lvl w:ilvl="8" w:tplc="96D612DC">
      <w:numFmt w:val="bullet"/>
      <w:lvlText w:val="•"/>
      <w:lvlJc w:val="left"/>
      <w:pPr>
        <w:ind w:left="6082" w:hanging="219"/>
      </w:pPr>
      <w:rPr>
        <w:rFonts w:hint="default"/>
        <w:lang w:val="pl-PL" w:eastAsia="en-US" w:bidi="ar-SA"/>
      </w:rPr>
    </w:lvl>
  </w:abstractNum>
  <w:abstractNum w:abstractNumId="109" w15:restartNumberingAfterBreak="0">
    <w:nsid w:val="345B342B"/>
    <w:multiLevelType w:val="hybridMultilevel"/>
    <w:tmpl w:val="48C88770"/>
    <w:lvl w:ilvl="0" w:tplc="5D641C72">
      <w:start w:val="2"/>
      <w:numFmt w:val="decimal"/>
      <w:lvlText w:val="%1."/>
      <w:lvlJc w:val="left"/>
      <w:pPr>
        <w:ind w:left="456" w:hanging="178"/>
        <w:jc w:val="right"/>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1" w:tplc="9D6EFAA2">
      <w:numFmt w:val="bullet"/>
      <w:lvlText w:val="•"/>
      <w:lvlJc w:val="left"/>
      <w:pPr>
        <w:ind w:left="1172" w:hanging="178"/>
      </w:pPr>
      <w:rPr>
        <w:rFonts w:hint="default"/>
        <w:lang w:val="pl-PL" w:eastAsia="en-US" w:bidi="ar-SA"/>
      </w:rPr>
    </w:lvl>
    <w:lvl w:ilvl="2" w:tplc="A948B46C">
      <w:numFmt w:val="bullet"/>
      <w:lvlText w:val="•"/>
      <w:lvlJc w:val="left"/>
      <w:pPr>
        <w:ind w:left="1885" w:hanging="178"/>
      </w:pPr>
      <w:rPr>
        <w:rFonts w:hint="default"/>
        <w:lang w:val="pl-PL" w:eastAsia="en-US" w:bidi="ar-SA"/>
      </w:rPr>
    </w:lvl>
    <w:lvl w:ilvl="3" w:tplc="0C6CC87A">
      <w:numFmt w:val="bullet"/>
      <w:lvlText w:val="•"/>
      <w:lvlJc w:val="left"/>
      <w:pPr>
        <w:ind w:left="2598" w:hanging="178"/>
      </w:pPr>
      <w:rPr>
        <w:rFonts w:hint="default"/>
        <w:lang w:val="pl-PL" w:eastAsia="en-US" w:bidi="ar-SA"/>
      </w:rPr>
    </w:lvl>
    <w:lvl w:ilvl="4" w:tplc="9612A35C">
      <w:numFmt w:val="bullet"/>
      <w:lvlText w:val="•"/>
      <w:lvlJc w:val="left"/>
      <w:pPr>
        <w:ind w:left="3311" w:hanging="178"/>
      </w:pPr>
      <w:rPr>
        <w:rFonts w:hint="default"/>
        <w:lang w:val="pl-PL" w:eastAsia="en-US" w:bidi="ar-SA"/>
      </w:rPr>
    </w:lvl>
    <w:lvl w:ilvl="5" w:tplc="7D5215BE">
      <w:numFmt w:val="bullet"/>
      <w:lvlText w:val="•"/>
      <w:lvlJc w:val="left"/>
      <w:pPr>
        <w:ind w:left="4023" w:hanging="178"/>
      </w:pPr>
      <w:rPr>
        <w:rFonts w:hint="default"/>
        <w:lang w:val="pl-PL" w:eastAsia="en-US" w:bidi="ar-SA"/>
      </w:rPr>
    </w:lvl>
    <w:lvl w:ilvl="6" w:tplc="64046E72">
      <w:numFmt w:val="bullet"/>
      <w:lvlText w:val="•"/>
      <w:lvlJc w:val="left"/>
      <w:pPr>
        <w:ind w:left="4736" w:hanging="178"/>
      </w:pPr>
      <w:rPr>
        <w:rFonts w:hint="default"/>
        <w:lang w:val="pl-PL" w:eastAsia="en-US" w:bidi="ar-SA"/>
      </w:rPr>
    </w:lvl>
    <w:lvl w:ilvl="7" w:tplc="88048EAE">
      <w:numFmt w:val="bullet"/>
      <w:lvlText w:val="•"/>
      <w:lvlJc w:val="left"/>
      <w:pPr>
        <w:ind w:left="5449" w:hanging="178"/>
      </w:pPr>
      <w:rPr>
        <w:rFonts w:hint="default"/>
        <w:lang w:val="pl-PL" w:eastAsia="en-US" w:bidi="ar-SA"/>
      </w:rPr>
    </w:lvl>
    <w:lvl w:ilvl="8" w:tplc="4A6A531E">
      <w:numFmt w:val="bullet"/>
      <w:lvlText w:val="•"/>
      <w:lvlJc w:val="left"/>
      <w:pPr>
        <w:ind w:left="6162" w:hanging="178"/>
      </w:pPr>
      <w:rPr>
        <w:rFonts w:hint="default"/>
        <w:lang w:val="pl-PL" w:eastAsia="en-US" w:bidi="ar-SA"/>
      </w:rPr>
    </w:lvl>
  </w:abstractNum>
  <w:abstractNum w:abstractNumId="110" w15:restartNumberingAfterBreak="0">
    <w:nsid w:val="34AD010C"/>
    <w:multiLevelType w:val="hybridMultilevel"/>
    <w:tmpl w:val="BEA09ED8"/>
    <w:lvl w:ilvl="0" w:tplc="6A2A30EE">
      <w:start w:val="1"/>
      <w:numFmt w:val="decimal"/>
      <w:lvlText w:val="%1."/>
      <w:lvlJc w:val="left"/>
      <w:pPr>
        <w:ind w:left="52" w:hanging="199"/>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1" w:tplc="617C4B62">
      <w:numFmt w:val="bullet"/>
      <w:lvlText w:val="•"/>
      <w:lvlJc w:val="left"/>
      <w:pPr>
        <w:ind w:left="812" w:hanging="199"/>
      </w:pPr>
      <w:rPr>
        <w:rFonts w:hint="default"/>
        <w:lang w:val="pl-PL" w:eastAsia="en-US" w:bidi="ar-SA"/>
      </w:rPr>
    </w:lvl>
    <w:lvl w:ilvl="2" w:tplc="78AA8F76">
      <w:numFmt w:val="bullet"/>
      <w:lvlText w:val="•"/>
      <w:lvlJc w:val="left"/>
      <w:pPr>
        <w:ind w:left="1565" w:hanging="199"/>
      </w:pPr>
      <w:rPr>
        <w:rFonts w:hint="default"/>
        <w:lang w:val="pl-PL" w:eastAsia="en-US" w:bidi="ar-SA"/>
      </w:rPr>
    </w:lvl>
    <w:lvl w:ilvl="3" w:tplc="232E2246">
      <w:numFmt w:val="bullet"/>
      <w:lvlText w:val="•"/>
      <w:lvlJc w:val="left"/>
      <w:pPr>
        <w:ind w:left="2318" w:hanging="199"/>
      </w:pPr>
      <w:rPr>
        <w:rFonts w:hint="default"/>
        <w:lang w:val="pl-PL" w:eastAsia="en-US" w:bidi="ar-SA"/>
      </w:rPr>
    </w:lvl>
    <w:lvl w:ilvl="4" w:tplc="3F146C8E">
      <w:numFmt w:val="bullet"/>
      <w:lvlText w:val="•"/>
      <w:lvlJc w:val="left"/>
      <w:pPr>
        <w:ind w:left="3071" w:hanging="199"/>
      </w:pPr>
      <w:rPr>
        <w:rFonts w:hint="default"/>
        <w:lang w:val="pl-PL" w:eastAsia="en-US" w:bidi="ar-SA"/>
      </w:rPr>
    </w:lvl>
    <w:lvl w:ilvl="5" w:tplc="16424490">
      <w:numFmt w:val="bullet"/>
      <w:lvlText w:val="•"/>
      <w:lvlJc w:val="left"/>
      <w:pPr>
        <w:ind w:left="3823" w:hanging="199"/>
      </w:pPr>
      <w:rPr>
        <w:rFonts w:hint="default"/>
        <w:lang w:val="pl-PL" w:eastAsia="en-US" w:bidi="ar-SA"/>
      </w:rPr>
    </w:lvl>
    <w:lvl w:ilvl="6" w:tplc="BB4AB2F8">
      <w:numFmt w:val="bullet"/>
      <w:lvlText w:val="•"/>
      <w:lvlJc w:val="left"/>
      <w:pPr>
        <w:ind w:left="4576" w:hanging="199"/>
      </w:pPr>
      <w:rPr>
        <w:rFonts w:hint="default"/>
        <w:lang w:val="pl-PL" w:eastAsia="en-US" w:bidi="ar-SA"/>
      </w:rPr>
    </w:lvl>
    <w:lvl w:ilvl="7" w:tplc="689C81B2">
      <w:numFmt w:val="bullet"/>
      <w:lvlText w:val="•"/>
      <w:lvlJc w:val="left"/>
      <w:pPr>
        <w:ind w:left="5329" w:hanging="199"/>
      </w:pPr>
      <w:rPr>
        <w:rFonts w:hint="default"/>
        <w:lang w:val="pl-PL" w:eastAsia="en-US" w:bidi="ar-SA"/>
      </w:rPr>
    </w:lvl>
    <w:lvl w:ilvl="8" w:tplc="19D0C462">
      <w:numFmt w:val="bullet"/>
      <w:lvlText w:val="•"/>
      <w:lvlJc w:val="left"/>
      <w:pPr>
        <w:ind w:left="6082" w:hanging="199"/>
      </w:pPr>
      <w:rPr>
        <w:rFonts w:hint="default"/>
        <w:lang w:val="pl-PL" w:eastAsia="en-US" w:bidi="ar-SA"/>
      </w:rPr>
    </w:lvl>
  </w:abstractNum>
  <w:abstractNum w:abstractNumId="111" w15:restartNumberingAfterBreak="0">
    <w:nsid w:val="3526309E"/>
    <w:multiLevelType w:val="hybridMultilevel"/>
    <w:tmpl w:val="9506B3A2"/>
    <w:lvl w:ilvl="0" w:tplc="F30A53DE">
      <w:numFmt w:val="bullet"/>
      <w:lvlText w:val="–"/>
      <w:lvlJc w:val="left"/>
      <w:pPr>
        <w:ind w:left="392" w:hanging="227"/>
      </w:pPr>
      <w:rPr>
        <w:rFonts w:ascii="Times New Roman" w:eastAsia="Times New Roman" w:hAnsi="Times New Roman" w:cs="Times New Roman" w:hint="default"/>
        <w:b w:val="0"/>
        <w:bCs w:val="0"/>
        <w:i w:val="0"/>
        <w:iCs w:val="0"/>
        <w:color w:val="231F20"/>
        <w:spacing w:val="0"/>
        <w:w w:val="104"/>
        <w:sz w:val="19"/>
        <w:szCs w:val="19"/>
        <w:lang w:val="pl-PL" w:eastAsia="en-US" w:bidi="ar-SA"/>
      </w:rPr>
    </w:lvl>
    <w:lvl w:ilvl="1" w:tplc="EC900EE6">
      <w:numFmt w:val="bullet"/>
      <w:lvlText w:val="•"/>
      <w:lvlJc w:val="left"/>
      <w:pPr>
        <w:ind w:left="1118" w:hanging="227"/>
      </w:pPr>
      <w:rPr>
        <w:rFonts w:hint="default"/>
        <w:lang w:val="pl-PL" w:eastAsia="en-US" w:bidi="ar-SA"/>
      </w:rPr>
    </w:lvl>
    <w:lvl w:ilvl="2" w:tplc="E3362F62">
      <w:numFmt w:val="bullet"/>
      <w:lvlText w:val="•"/>
      <w:lvlJc w:val="left"/>
      <w:pPr>
        <w:ind w:left="1837" w:hanging="227"/>
      </w:pPr>
      <w:rPr>
        <w:rFonts w:hint="default"/>
        <w:lang w:val="pl-PL" w:eastAsia="en-US" w:bidi="ar-SA"/>
      </w:rPr>
    </w:lvl>
    <w:lvl w:ilvl="3" w:tplc="18CA8064">
      <w:numFmt w:val="bullet"/>
      <w:lvlText w:val="•"/>
      <w:lvlJc w:val="left"/>
      <w:pPr>
        <w:ind w:left="2556" w:hanging="227"/>
      </w:pPr>
      <w:rPr>
        <w:rFonts w:hint="default"/>
        <w:lang w:val="pl-PL" w:eastAsia="en-US" w:bidi="ar-SA"/>
      </w:rPr>
    </w:lvl>
    <w:lvl w:ilvl="4" w:tplc="10060D9E">
      <w:numFmt w:val="bullet"/>
      <w:lvlText w:val="•"/>
      <w:lvlJc w:val="left"/>
      <w:pPr>
        <w:ind w:left="3275" w:hanging="227"/>
      </w:pPr>
      <w:rPr>
        <w:rFonts w:hint="default"/>
        <w:lang w:val="pl-PL" w:eastAsia="en-US" w:bidi="ar-SA"/>
      </w:rPr>
    </w:lvl>
    <w:lvl w:ilvl="5" w:tplc="AB009582">
      <w:numFmt w:val="bullet"/>
      <w:lvlText w:val="•"/>
      <w:lvlJc w:val="left"/>
      <w:pPr>
        <w:ind w:left="3993" w:hanging="227"/>
      </w:pPr>
      <w:rPr>
        <w:rFonts w:hint="default"/>
        <w:lang w:val="pl-PL" w:eastAsia="en-US" w:bidi="ar-SA"/>
      </w:rPr>
    </w:lvl>
    <w:lvl w:ilvl="6" w:tplc="2FAAEBBA">
      <w:numFmt w:val="bullet"/>
      <w:lvlText w:val="•"/>
      <w:lvlJc w:val="left"/>
      <w:pPr>
        <w:ind w:left="4712" w:hanging="227"/>
      </w:pPr>
      <w:rPr>
        <w:rFonts w:hint="default"/>
        <w:lang w:val="pl-PL" w:eastAsia="en-US" w:bidi="ar-SA"/>
      </w:rPr>
    </w:lvl>
    <w:lvl w:ilvl="7" w:tplc="E602713C">
      <w:numFmt w:val="bullet"/>
      <w:lvlText w:val="•"/>
      <w:lvlJc w:val="left"/>
      <w:pPr>
        <w:ind w:left="5431" w:hanging="227"/>
      </w:pPr>
      <w:rPr>
        <w:rFonts w:hint="default"/>
        <w:lang w:val="pl-PL" w:eastAsia="en-US" w:bidi="ar-SA"/>
      </w:rPr>
    </w:lvl>
    <w:lvl w:ilvl="8" w:tplc="AEA0A864">
      <w:numFmt w:val="bullet"/>
      <w:lvlText w:val="•"/>
      <w:lvlJc w:val="left"/>
      <w:pPr>
        <w:ind w:left="6150" w:hanging="227"/>
      </w:pPr>
      <w:rPr>
        <w:rFonts w:hint="default"/>
        <w:lang w:val="pl-PL" w:eastAsia="en-US" w:bidi="ar-SA"/>
      </w:rPr>
    </w:lvl>
  </w:abstractNum>
  <w:abstractNum w:abstractNumId="112" w15:restartNumberingAfterBreak="0">
    <w:nsid w:val="35745BF1"/>
    <w:multiLevelType w:val="hybridMultilevel"/>
    <w:tmpl w:val="F7E6BB4C"/>
    <w:lvl w:ilvl="0" w:tplc="EDA0BD68">
      <w:start w:val="1"/>
      <w:numFmt w:val="decimal"/>
      <w:lvlText w:val="%1)"/>
      <w:lvlJc w:val="left"/>
      <w:pPr>
        <w:ind w:left="392" w:hanging="227"/>
      </w:pPr>
      <w:rPr>
        <w:rFonts w:ascii="Times New Roman" w:eastAsia="Times New Roman" w:hAnsi="Times New Roman" w:cs="Times New Roman" w:hint="default"/>
        <w:b w:val="0"/>
        <w:bCs w:val="0"/>
        <w:i w:val="0"/>
        <w:iCs w:val="0"/>
        <w:color w:val="231F20"/>
        <w:spacing w:val="-1"/>
        <w:w w:val="99"/>
        <w:sz w:val="19"/>
        <w:szCs w:val="19"/>
        <w:lang w:val="pl-PL" w:eastAsia="en-US" w:bidi="ar-SA"/>
      </w:rPr>
    </w:lvl>
    <w:lvl w:ilvl="1" w:tplc="ED267470">
      <w:numFmt w:val="bullet"/>
      <w:lvlText w:val="•"/>
      <w:lvlJc w:val="left"/>
      <w:pPr>
        <w:ind w:left="1118" w:hanging="227"/>
      </w:pPr>
      <w:rPr>
        <w:rFonts w:hint="default"/>
        <w:lang w:val="pl-PL" w:eastAsia="en-US" w:bidi="ar-SA"/>
      </w:rPr>
    </w:lvl>
    <w:lvl w:ilvl="2" w:tplc="72B8A000">
      <w:numFmt w:val="bullet"/>
      <w:lvlText w:val="•"/>
      <w:lvlJc w:val="left"/>
      <w:pPr>
        <w:ind w:left="1837" w:hanging="227"/>
      </w:pPr>
      <w:rPr>
        <w:rFonts w:hint="default"/>
        <w:lang w:val="pl-PL" w:eastAsia="en-US" w:bidi="ar-SA"/>
      </w:rPr>
    </w:lvl>
    <w:lvl w:ilvl="3" w:tplc="A2EEFB10">
      <w:numFmt w:val="bullet"/>
      <w:lvlText w:val="•"/>
      <w:lvlJc w:val="left"/>
      <w:pPr>
        <w:ind w:left="2556" w:hanging="227"/>
      </w:pPr>
      <w:rPr>
        <w:rFonts w:hint="default"/>
        <w:lang w:val="pl-PL" w:eastAsia="en-US" w:bidi="ar-SA"/>
      </w:rPr>
    </w:lvl>
    <w:lvl w:ilvl="4" w:tplc="62561454">
      <w:numFmt w:val="bullet"/>
      <w:lvlText w:val="•"/>
      <w:lvlJc w:val="left"/>
      <w:pPr>
        <w:ind w:left="3275" w:hanging="227"/>
      </w:pPr>
      <w:rPr>
        <w:rFonts w:hint="default"/>
        <w:lang w:val="pl-PL" w:eastAsia="en-US" w:bidi="ar-SA"/>
      </w:rPr>
    </w:lvl>
    <w:lvl w:ilvl="5" w:tplc="1F36A618">
      <w:numFmt w:val="bullet"/>
      <w:lvlText w:val="•"/>
      <w:lvlJc w:val="left"/>
      <w:pPr>
        <w:ind w:left="3993" w:hanging="227"/>
      </w:pPr>
      <w:rPr>
        <w:rFonts w:hint="default"/>
        <w:lang w:val="pl-PL" w:eastAsia="en-US" w:bidi="ar-SA"/>
      </w:rPr>
    </w:lvl>
    <w:lvl w:ilvl="6" w:tplc="7108A782">
      <w:numFmt w:val="bullet"/>
      <w:lvlText w:val="•"/>
      <w:lvlJc w:val="left"/>
      <w:pPr>
        <w:ind w:left="4712" w:hanging="227"/>
      </w:pPr>
      <w:rPr>
        <w:rFonts w:hint="default"/>
        <w:lang w:val="pl-PL" w:eastAsia="en-US" w:bidi="ar-SA"/>
      </w:rPr>
    </w:lvl>
    <w:lvl w:ilvl="7" w:tplc="9F202114">
      <w:numFmt w:val="bullet"/>
      <w:lvlText w:val="•"/>
      <w:lvlJc w:val="left"/>
      <w:pPr>
        <w:ind w:left="5431" w:hanging="227"/>
      </w:pPr>
      <w:rPr>
        <w:rFonts w:hint="default"/>
        <w:lang w:val="pl-PL" w:eastAsia="en-US" w:bidi="ar-SA"/>
      </w:rPr>
    </w:lvl>
    <w:lvl w:ilvl="8" w:tplc="77707892">
      <w:numFmt w:val="bullet"/>
      <w:lvlText w:val="•"/>
      <w:lvlJc w:val="left"/>
      <w:pPr>
        <w:ind w:left="6150" w:hanging="227"/>
      </w:pPr>
      <w:rPr>
        <w:rFonts w:hint="default"/>
        <w:lang w:val="pl-PL" w:eastAsia="en-US" w:bidi="ar-SA"/>
      </w:rPr>
    </w:lvl>
  </w:abstractNum>
  <w:abstractNum w:abstractNumId="113" w15:restartNumberingAfterBreak="0">
    <w:nsid w:val="35FA7D9B"/>
    <w:multiLevelType w:val="hybridMultilevel"/>
    <w:tmpl w:val="E458A4EE"/>
    <w:lvl w:ilvl="0" w:tplc="ACC46C32">
      <w:start w:val="1"/>
      <w:numFmt w:val="decimal"/>
      <w:lvlText w:val="%1."/>
      <w:lvlJc w:val="left"/>
      <w:pPr>
        <w:ind w:left="165" w:hanging="204"/>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50C4BF32">
      <w:numFmt w:val="bullet"/>
      <w:lvlText w:val="•"/>
      <w:lvlJc w:val="left"/>
      <w:pPr>
        <w:ind w:left="902" w:hanging="204"/>
      </w:pPr>
      <w:rPr>
        <w:rFonts w:hint="default"/>
        <w:lang w:val="pl-PL" w:eastAsia="en-US" w:bidi="ar-SA"/>
      </w:rPr>
    </w:lvl>
    <w:lvl w:ilvl="2" w:tplc="5394E594">
      <w:numFmt w:val="bullet"/>
      <w:lvlText w:val="•"/>
      <w:lvlJc w:val="left"/>
      <w:pPr>
        <w:ind w:left="1645" w:hanging="204"/>
      </w:pPr>
      <w:rPr>
        <w:rFonts w:hint="default"/>
        <w:lang w:val="pl-PL" w:eastAsia="en-US" w:bidi="ar-SA"/>
      </w:rPr>
    </w:lvl>
    <w:lvl w:ilvl="3" w:tplc="25BCF5B6">
      <w:numFmt w:val="bullet"/>
      <w:lvlText w:val="•"/>
      <w:lvlJc w:val="left"/>
      <w:pPr>
        <w:ind w:left="2388" w:hanging="204"/>
      </w:pPr>
      <w:rPr>
        <w:rFonts w:hint="default"/>
        <w:lang w:val="pl-PL" w:eastAsia="en-US" w:bidi="ar-SA"/>
      </w:rPr>
    </w:lvl>
    <w:lvl w:ilvl="4" w:tplc="ED383B60">
      <w:numFmt w:val="bullet"/>
      <w:lvlText w:val="•"/>
      <w:lvlJc w:val="left"/>
      <w:pPr>
        <w:ind w:left="3131" w:hanging="204"/>
      </w:pPr>
      <w:rPr>
        <w:rFonts w:hint="default"/>
        <w:lang w:val="pl-PL" w:eastAsia="en-US" w:bidi="ar-SA"/>
      </w:rPr>
    </w:lvl>
    <w:lvl w:ilvl="5" w:tplc="3306F400">
      <w:numFmt w:val="bullet"/>
      <w:lvlText w:val="•"/>
      <w:lvlJc w:val="left"/>
      <w:pPr>
        <w:ind w:left="3873" w:hanging="204"/>
      </w:pPr>
      <w:rPr>
        <w:rFonts w:hint="default"/>
        <w:lang w:val="pl-PL" w:eastAsia="en-US" w:bidi="ar-SA"/>
      </w:rPr>
    </w:lvl>
    <w:lvl w:ilvl="6" w:tplc="2BA2628A">
      <w:numFmt w:val="bullet"/>
      <w:lvlText w:val="•"/>
      <w:lvlJc w:val="left"/>
      <w:pPr>
        <w:ind w:left="4616" w:hanging="204"/>
      </w:pPr>
      <w:rPr>
        <w:rFonts w:hint="default"/>
        <w:lang w:val="pl-PL" w:eastAsia="en-US" w:bidi="ar-SA"/>
      </w:rPr>
    </w:lvl>
    <w:lvl w:ilvl="7" w:tplc="BAB0A57A">
      <w:numFmt w:val="bullet"/>
      <w:lvlText w:val="•"/>
      <w:lvlJc w:val="left"/>
      <w:pPr>
        <w:ind w:left="5359" w:hanging="204"/>
      </w:pPr>
      <w:rPr>
        <w:rFonts w:hint="default"/>
        <w:lang w:val="pl-PL" w:eastAsia="en-US" w:bidi="ar-SA"/>
      </w:rPr>
    </w:lvl>
    <w:lvl w:ilvl="8" w:tplc="DBEA29D6">
      <w:numFmt w:val="bullet"/>
      <w:lvlText w:val="•"/>
      <w:lvlJc w:val="left"/>
      <w:pPr>
        <w:ind w:left="6102" w:hanging="204"/>
      </w:pPr>
      <w:rPr>
        <w:rFonts w:hint="default"/>
        <w:lang w:val="pl-PL" w:eastAsia="en-US" w:bidi="ar-SA"/>
      </w:rPr>
    </w:lvl>
  </w:abstractNum>
  <w:abstractNum w:abstractNumId="114" w15:restartNumberingAfterBreak="0">
    <w:nsid w:val="366924DA"/>
    <w:multiLevelType w:val="hybridMultilevel"/>
    <w:tmpl w:val="08FCE6F6"/>
    <w:lvl w:ilvl="0" w:tplc="EC90F93A">
      <w:start w:val="1"/>
      <w:numFmt w:val="decimal"/>
      <w:lvlText w:val="%1)"/>
      <w:lvlJc w:val="left"/>
      <w:pPr>
        <w:ind w:left="278" w:hanging="227"/>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1" w:tplc="D9D447BC">
      <w:start w:val="1"/>
      <w:numFmt w:val="decimal"/>
      <w:lvlText w:val="%2."/>
      <w:lvlJc w:val="left"/>
      <w:pPr>
        <w:ind w:left="52" w:hanging="200"/>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2" w:tplc="54CC99E2">
      <w:numFmt w:val="bullet"/>
      <w:lvlText w:val="•"/>
      <w:lvlJc w:val="left"/>
      <w:pPr>
        <w:ind w:left="1091" w:hanging="200"/>
      </w:pPr>
      <w:rPr>
        <w:rFonts w:hint="default"/>
        <w:lang w:val="pl-PL" w:eastAsia="en-US" w:bidi="ar-SA"/>
      </w:rPr>
    </w:lvl>
    <w:lvl w:ilvl="3" w:tplc="030C5C4E">
      <w:numFmt w:val="bullet"/>
      <w:lvlText w:val="•"/>
      <w:lvlJc w:val="left"/>
      <w:pPr>
        <w:ind w:left="1903" w:hanging="200"/>
      </w:pPr>
      <w:rPr>
        <w:rFonts w:hint="default"/>
        <w:lang w:val="pl-PL" w:eastAsia="en-US" w:bidi="ar-SA"/>
      </w:rPr>
    </w:lvl>
    <w:lvl w:ilvl="4" w:tplc="721E77EE">
      <w:numFmt w:val="bullet"/>
      <w:lvlText w:val="•"/>
      <w:lvlJc w:val="left"/>
      <w:pPr>
        <w:ind w:left="2715" w:hanging="200"/>
      </w:pPr>
      <w:rPr>
        <w:rFonts w:hint="default"/>
        <w:lang w:val="pl-PL" w:eastAsia="en-US" w:bidi="ar-SA"/>
      </w:rPr>
    </w:lvl>
    <w:lvl w:ilvl="5" w:tplc="54CEF96C">
      <w:numFmt w:val="bullet"/>
      <w:lvlText w:val="•"/>
      <w:lvlJc w:val="left"/>
      <w:pPr>
        <w:ind w:left="3527" w:hanging="200"/>
      </w:pPr>
      <w:rPr>
        <w:rFonts w:hint="default"/>
        <w:lang w:val="pl-PL" w:eastAsia="en-US" w:bidi="ar-SA"/>
      </w:rPr>
    </w:lvl>
    <w:lvl w:ilvl="6" w:tplc="498CE19A">
      <w:numFmt w:val="bullet"/>
      <w:lvlText w:val="•"/>
      <w:lvlJc w:val="left"/>
      <w:pPr>
        <w:ind w:left="4339" w:hanging="200"/>
      </w:pPr>
      <w:rPr>
        <w:rFonts w:hint="default"/>
        <w:lang w:val="pl-PL" w:eastAsia="en-US" w:bidi="ar-SA"/>
      </w:rPr>
    </w:lvl>
    <w:lvl w:ilvl="7" w:tplc="6420AAD0">
      <w:numFmt w:val="bullet"/>
      <w:lvlText w:val="•"/>
      <w:lvlJc w:val="left"/>
      <w:pPr>
        <w:ind w:left="5151" w:hanging="200"/>
      </w:pPr>
      <w:rPr>
        <w:rFonts w:hint="default"/>
        <w:lang w:val="pl-PL" w:eastAsia="en-US" w:bidi="ar-SA"/>
      </w:rPr>
    </w:lvl>
    <w:lvl w:ilvl="8" w:tplc="624691C2">
      <w:numFmt w:val="bullet"/>
      <w:lvlText w:val="•"/>
      <w:lvlJc w:val="left"/>
      <w:pPr>
        <w:ind w:left="5963" w:hanging="200"/>
      </w:pPr>
      <w:rPr>
        <w:rFonts w:hint="default"/>
        <w:lang w:val="pl-PL" w:eastAsia="en-US" w:bidi="ar-SA"/>
      </w:rPr>
    </w:lvl>
  </w:abstractNum>
  <w:abstractNum w:abstractNumId="115" w15:restartNumberingAfterBreak="0">
    <w:nsid w:val="36ED6C7E"/>
    <w:multiLevelType w:val="hybridMultilevel"/>
    <w:tmpl w:val="FB8E254E"/>
    <w:lvl w:ilvl="0" w:tplc="9AFAFB22">
      <w:start w:val="1"/>
      <w:numFmt w:val="decimal"/>
      <w:lvlText w:val="%1."/>
      <w:lvlJc w:val="left"/>
      <w:pPr>
        <w:ind w:left="165" w:hanging="242"/>
      </w:pPr>
      <w:rPr>
        <w:rFonts w:ascii="Times New Roman" w:eastAsia="Times New Roman" w:hAnsi="Times New Roman" w:cs="Times New Roman" w:hint="default"/>
        <w:b/>
        <w:bCs/>
        <w:i w:val="0"/>
        <w:iCs w:val="0"/>
        <w:color w:val="231F20"/>
        <w:spacing w:val="-1"/>
        <w:w w:val="100"/>
        <w:sz w:val="21"/>
        <w:szCs w:val="21"/>
        <w:lang w:val="pl-PL" w:eastAsia="en-US" w:bidi="ar-SA"/>
      </w:rPr>
    </w:lvl>
    <w:lvl w:ilvl="1" w:tplc="F50A4692">
      <w:start w:val="1"/>
      <w:numFmt w:val="decimal"/>
      <w:lvlText w:val="%2."/>
      <w:lvlJc w:val="left"/>
      <w:pPr>
        <w:ind w:left="165" w:hanging="231"/>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2" w:tplc="B0A6466E">
      <w:numFmt w:val="bullet"/>
      <w:lvlText w:val="•"/>
      <w:lvlJc w:val="left"/>
      <w:pPr>
        <w:ind w:left="1645" w:hanging="231"/>
      </w:pPr>
      <w:rPr>
        <w:rFonts w:hint="default"/>
        <w:lang w:val="pl-PL" w:eastAsia="en-US" w:bidi="ar-SA"/>
      </w:rPr>
    </w:lvl>
    <w:lvl w:ilvl="3" w:tplc="74CE764C">
      <w:numFmt w:val="bullet"/>
      <w:lvlText w:val="•"/>
      <w:lvlJc w:val="left"/>
      <w:pPr>
        <w:ind w:left="2388" w:hanging="231"/>
      </w:pPr>
      <w:rPr>
        <w:rFonts w:hint="default"/>
        <w:lang w:val="pl-PL" w:eastAsia="en-US" w:bidi="ar-SA"/>
      </w:rPr>
    </w:lvl>
    <w:lvl w:ilvl="4" w:tplc="CCF68412">
      <w:numFmt w:val="bullet"/>
      <w:lvlText w:val="•"/>
      <w:lvlJc w:val="left"/>
      <w:pPr>
        <w:ind w:left="3131" w:hanging="231"/>
      </w:pPr>
      <w:rPr>
        <w:rFonts w:hint="default"/>
        <w:lang w:val="pl-PL" w:eastAsia="en-US" w:bidi="ar-SA"/>
      </w:rPr>
    </w:lvl>
    <w:lvl w:ilvl="5" w:tplc="34C4C258">
      <w:numFmt w:val="bullet"/>
      <w:lvlText w:val="•"/>
      <w:lvlJc w:val="left"/>
      <w:pPr>
        <w:ind w:left="3873" w:hanging="231"/>
      </w:pPr>
      <w:rPr>
        <w:rFonts w:hint="default"/>
        <w:lang w:val="pl-PL" w:eastAsia="en-US" w:bidi="ar-SA"/>
      </w:rPr>
    </w:lvl>
    <w:lvl w:ilvl="6" w:tplc="2C38B88C">
      <w:numFmt w:val="bullet"/>
      <w:lvlText w:val="•"/>
      <w:lvlJc w:val="left"/>
      <w:pPr>
        <w:ind w:left="4616" w:hanging="231"/>
      </w:pPr>
      <w:rPr>
        <w:rFonts w:hint="default"/>
        <w:lang w:val="pl-PL" w:eastAsia="en-US" w:bidi="ar-SA"/>
      </w:rPr>
    </w:lvl>
    <w:lvl w:ilvl="7" w:tplc="815ABAC2">
      <w:numFmt w:val="bullet"/>
      <w:lvlText w:val="•"/>
      <w:lvlJc w:val="left"/>
      <w:pPr>
        <w:ind w:left="5359" w:hanging="231"/>
      </w:pPr>
      <w:rPr>
        <w:rFonts w:hint="default"/>
        <w:lang w:val="pl-PL" w:eastAsia="en-US" w:bidi="ar-SA"/>
      </w:rPr>
    </w:lvl>
    <w:lvl w:ilvl="8" w:tplc="189C692C">
      <w:numFmt w:val="bullet"/>
      <w:lvlText w:val="•"/>
      <w:lvlJc w:val="left"/>
      <w:pPr>
        <w:ind w:left="6102" w:hanging="231"/>
      </w:pPr>
      <w:rPr>
        <w:rFonts w:hint="default"/>
        <w:lang w:val="pl-PL" w:eastAsia="en-US" w:bidi="ar-SA"/>
      </w:rPr>
    </w:lvl>
  </w:abstractNum>
  <w:abstractNum w:abstractNumId="116" w15:restartNumberingAfterBreak="0">
    <w:nsid w:val="37021506"/>
    <w:multiLevelType w:val="hybridMultilevel"/>
    <w:tmpl w:val="9846250A"/>
    <w:lvl w:ilvl="0" w:tplc="70DE827C">
      <w:start w:val="1"/>
      <w:numFmt w:val="decimal"/>
      <w:lvlText w:val="%1."/>
      <w:lvlJc w:val="left"/>
      <w:pPr>
        <w:ind w:left="165" w:hanging="179"/>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1" w:tplc="2EEECFC0">
      <w:numFmt w:val="bullet"/>
      <w:lvlText w:val="•"/>
      <w:lvlJc w:val="left"/>
      <w:pPr>
        <w:ind w:left="902" w:hanging="179"/>
      </w:pPr>
      <w:rPr>
        <w:rFonts w:hint="default"/>
        <w:lang w:val="pl-PL" w:eastAsia="en-US" w:bidi="ar-SA"/>
      </w:rPr>
    </w:lvl>
    <w:lvl w:ilvl="2" w:tplc="94C248C6">
      <w:numFmt w:val="bullet"/>
      <w:lvlText w:val="•"/>
      <w:lvlJc w:val="left"/>
      <w:pPr>
        <w:ind w:left="1645" w:hanging="179"/>
      </w:pPr>
      <w:rPr>
        <w:rFonts w:hint="default"/>
        <w:lang w:val="pl-PL" w:eastAsia="en-US" w:bidi="ar-SA"/>
      </w:rPr>
    </w:lvl>
    <w:lvl w:ilvl="3" w:tplc="43A0D5BA">
      <w:numFmt w:val="bullet"/>
      <w:lvlText w:val="•"/>
      <w:lvlJc w:val="left"/>
      <w:pPr>
        <w:ind w:left="2388" w:hanging="179"/>
      </w:pPr>
      <w:rPr>
        <w:rFonts w:hint="default"/>
        <w:lang w:val="pl-PL" w:eastAsia="en-US" w:bidi="ar-SA"/>
      </w:rPr>
    </w:lvl>
    <w:lvl w:ilvl="4" w:tplc="BE5A27FC">
      <w:numFmt w:val="bullet"/>
      <w:lvlText w:val="•"/>
      <w:lvlJc w:val="left"/>
      <w:pPr>
        <w:ind w:left="3131" w:hanging="179"/>
      </w:pPr>
      <w:rPr>
        <w:rFonts w:hint="default"/>
        <w:lang w:val="pl-PL" w:eastAsia="en-US" w:bidi="ar-SA"/>
      </w:rPr>
    </w:lvl>
    <w:lvl w:ilvl="5" w:tplc="6FCC45F0">
      <w:numFmt w:val="bullet"/>
      <w:lvlText w:val="•"/>
      <w:lvlJc w:val="left"/>
      <w:pPr>
        <w:ind w:left="3873" w:hanging="179"/>
      </w:pPr>
      <w:rPr>
        <w:rFonts w:hint="default"/>
        <w:lang w:val="pl-PL" w:eastAsia="en-US" w:bidi="ar-SA"/>
      </w:rPr>
    </w:lvl>
    <w:lvl w:ilvl="6" w:tplc="85744C7A">
      <w:numFmt w:val="bullet"/>
      <w:lvlText w:val="•"/>
      <w:lvlJc w:val="left"/>
      <w:pPr>
        <w:ind w:left="4616" w:hanging="179"/>
      </w:pPr>
      <w:rPr>
        <w:rFonts w:hint="default"/>
        <w:lang w:val="pl-PL" w:eastAsia="en-US" w:bidi="ar-SA"/>
      </w:rPr>
    </w:lvl>
    <w:lvl w:ilvl="7" w:tplc="4D60AEAC">
      <w:numFmt w:val="bullet"/>
      <w:lvlText w:val="•"/>
      <w:lvlJc w:val="left"/>
      <w:pPr>
        <w:ind w:left="5359" w:hanging="179"/>
      </w:pPr>
      <w:rPr>
        <w:rFonts w:hint="default"/>
        <w:lang w:val="pl-PL" w:eastAsia="en-US" w:bidi="ar-SA"/>
      </w:rPr>
    </w:lvl>
    <w:lvl w:ilvl="8" w:tplc="8ADE002E">
      <w:numFmt w:val="bullet"/>
      <w:lvlText w:val="•"/>
      <w:lvlJc w:val="left"/>
      <w:pPr>
        <w:ind w:left="6102" w:hanging="179"/>
      </w:pPr>
      <w:rPr>
        <w:rFonts w:hint="default"/>
        <w:lang w:val="pl-PL" w:eastAsia="en-US" w:bidi="ar-SA"/>
      </w:rPr>
    </w:lvl>
  </w:abstractNum>
  <w:abstractNum w:abstractNumId="117" w15:restartNumberingAfterBreak="0">
    <w:nsid w:val="37D93B2A"/>
    <w:multiLevelType w:val="hybridMultilevel"/>
    <w:tmpl w:val="F88A77B6"/>
    <w:lvl w:ilvl="0" w:tplc="17B8342E">
      <w:start w:val="1"/>
      <w:numFmt w:val="decimal"/>
      <w:lvlText w:val="%1."/>
      <w:lvlJc w:val="left"/>
      <w:pPr>
        <w:ind w:left="165" w:hanging="192"/>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1" w:tplc="389E53FC">
      <w:numFmt w:val="bullet"/>
      <w:lvlText w:val="•"/>
      <w:lvlJc w:val="left"/>
      <w:pPr>
        <w:ind w:left="902" w:hanging="192"/>
      </w:pPr>
      <w:rPr>
        <w:rFonts w:hint="default"/>
        <w:lang w:val="pl-PL" w:eastAsia="en-US" w:bidi="ar-SA"/>
      </w:rPr>
    </w:lvl>
    <w:lvl w:ilvl="2" w:tplc="7A9C1E12">
      <w:numFmt w:val="bullet"/>
      <w:lvlText w:val="•"/>
      <w:lvlJc w:val="left"/>
      <w:pPr>
        <w:ind w:left="1645" w:hanging="192"/>
      </w:pPr>
      <w:rPr>
        <w:rFonts w:hint="default"/>
        <w:lang w:val="pl-PL" w:eastAsia="en-US" w:bidi="ar-SA"/>
      </w:rPr>
    </w:lvl>
    <w:lvl w:ilvl="3" w:tplc="2154D42C">
      <w:numFmt w:val="bullet"/>
      <w:lvlText w:val="•"/>
      <w:lvlJc w:val="left"/>
      <w:pPr>
        <w:ind w:left="2388" w:hanging="192"/>
      </w:pPr>
      <w:rPr>
        <w:rFonts w:hint="default"/>
        <w:lang w:val="pl-PL" w:eastAsia="en-US" w:bidi="ar-SA"/>
      </w:rPr>
    </w:lvl>
    <w:lvl w:ilvl="4" w:tplc="53CE757A">
      <w:numFmt w:val="bullet"/>
      <w:lvlText w:val="•"/>
      <w:lvlJc w:val="left"/>
      <w:pPr>
        <w:ind w:left="3131" w:hanging="192"/>
      </w:pPr>
      <w:rPr>
        <w:rFonts w:hint="default"/>
        <w:lang w:val="pl-PL" w:eastAsia="en-US" w:bidi="ar-SA"/>
      </w:rPr>
    </w:lvl>
    <w:lvl w:ilvl="5" w:tplc="43DE0AB8">
      <w:numFmt w:val="bullet"/>
      <w:lvlText w:val="•"/>
      <w:lvlJc w:val="left"/>
      <w:pPr>
        <w:ind w:left="3873" w:hanging="192"/>
      </w:pPr>
      <w:rPr>
        <w:rFonts w:hint="default"/>
        <w:lang w:val="pl-PL" w:eastAsia="en-US" w:bidi="ar-SA"/>
      </w:rPr>
    </w:lvl>
    <w:lvl w:ilvl="6" w:tplc="9BC2DF10">
      <w:numFmt w:val="bullet"/>
      <w:lvlText w:val="•"/>
      <w:lvlJc w:val="left"/>
      <w:pPr>
        <w:ind w:left="4616" w:hanging="192"/>
      </w:pPr>
      <w:rPr>
        <w:rFonts w:hint="default"/>
        <w:lang w:val="pl-PL" w:eastAsia="en-US" w:bidi="ar-SA"/>
      </w:rPr>
    </w:lvl>
    <w:lvl w:ilvl="7" w:tplc="10EA2F5E">
      <w:numFmt w:val="bullet"/>
      <w:lvlText w:val="•"/>
      <w:lvlJc w:val="left"/>
      <w:pPr>
        <w:ind w:left="5359" w:hanging="192"/>
      </w:pPr>
      <w:rPr>
        <w:rFonts w:hint="default"/>
        <w:lang w:val="pl-PL" w:eastAsia="en-US" w:bidi="ar-SA"/>
      </w:rPr>
    </w:lvl>
    <w:lvl w:ilvl="8" w:tplc="8CCCFA56">
      <w:numFmt w:val="bullet"/>
      <w:lvlText w:val="•"/>
      <w:lvlJc w:val="left"/>
      <w:pPr>
        <w:ind w:left="6102" w:hanging="192"/>
      </w:pPr>
      <w:rPr>
        <w:rFonts w:hint="default"/>
        <w:lang w:val="pl-PL" w:eastAsia="en-US" w:bidi="ar-SA"/>
      </w:rPr>
    </w:lvl>
  </w:abstractNum>
  <w:abstractNum w:abstractNumId="118" w15:restartNumberingAfterBreak="0">
    <w:nsid w:val="3812515A"/>
    <w:multiLevelType w:val="hybridMultilevel"/>
    <w:tmpl w:val="472CF148"/>
    <w:lvl w:ilvl="0" w:tplc="151AF998">
      <w:start w:val="1"/>
      <w:numFmt w:val="decimal"/>
      <w:lvlText w:val="%1."/>
      <w:lvlJc w:val="left"/>
      <w:pPr>
        <w:ind w:left="52" w:hanging="197"/>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D2DE1282">
      <w:numFmt w:val="bullet"/>
      <w:lvlText w:val="•"/>
      <w:lvlJc w:val="left"/>
      <w:pPr>
        <w:ind w:left="812" w:hanging="197"/>
      </w:pPr>
      <w:rPr>
        <w:rFonts w:hint="default"/>
        <w:lang w:val="pl-PL" w:eastAsia="en-US" w:bidi="ar-SA"/>
      </w:rPr>
    </w:lvl>
    <w:lvl w:ilvl="2" w:tplc="4600CDA0">
      <w:numFmt w:val="bullet"/>
      <w:lvlText w:val="•"/>
      <w:lvlJc w:val="left"/>
      <w:pPr>
        <w:ind w:left="1565" w:hanging="197"/>
      </w:pPr>
      <w:rPr>
        <w:rFonts w:hint="default"/>
        <w:lang w:val="pl-PL" w:eastAsia="en-US" w:bidi="ar-SA"/>
      </w:rPr>
    </w:lvl>
    <w:lvl w:ilvl="3" w:tplc="2384FDAE">
      <w:numFmt w:val="bullet"/>
      <w:lvlText w:val="•"/>
      <w:lvlJc w:val="left"/>
      <w:pPr>
        <w:ind w:left="2318" w:hanging="197"/>
      </w:pPr>
      <w:rPr>
        <w:rFonts w:hint="default"/>
        <w:lang w:val="pl-PL" w:eastAsia="en-US" w:bidi="ar-SA"/>
      </w:rPr>
    </w:lvl>
    <w:lvl w:ilvl="4" w:tplc="99D4D796">
      <w:numFmt w:val="bullet"/>
      <w:lvlText w:val="•"/>
      <w:lvlJc w:val="left"/>
      <w:pPr>
        <w:ind w:left="3071" w:hanging="197"/>
      </w:pPr>
      <w:rPr>
        <w:rFonts w:hint="default"/>
        <w:lang w:val="pl-PL" w:eastAsia="en-US" w:bidi="ar-SA"/>
      </w:rPr>
    </w:lvl>
    <w:lvl w:ilvl="5" w:tplc="4D72A736">
      <w:numFmt w:val="bullet"/>
      <w:lvlText w:val="•"/>
      <w:lvlJc w:val="left"/>
      <w:pPr>
        <w:ind w:left="3823" w:hanging="197"/>
      </w:pPr>
      <w:rPr>
        <w:rFonts w:hint="default"/>
        <w:lang w:val="pl-PL" w:eastAsia="en-US" w:bidi="ar-SA"/>
      </w:rPr>
    </w:lvl>
    <w:lvl w:ilvl="6" w:tplc="589EFE88">
      <w:numFmt w:val="bullet"/>
      <w:lvlText w:val="•"/>
      <w:lvlJc w:val="left"/>
      <w:pPr>
        <w:ind w:left="4576" w:hanging="197"/>
      </w:pPr>
      <w:rPr>
        <w:rFonts w:hint="default"/>
        <w:lang w:val="pl-PL" w:eastAsia="en-US" w:bidi="ar-SA"/>
      </w:rPr>
    </w:lvl>
    <w:lvl w:ilvl="7" w:tplc="45A09A08">
      <w:numFmt w:val="bullet"/>
      <w:lvlText w:val="•"/>
      <w:lvlJc w:val="left"/>
      <w:pPr>
        <w:ind w:left="5329" w:hanging="197"/>
      </w:pPr>
      <w:rPr>
        <w:rFonts w:hint="default"/>
        <w:lang w:val="pl-PL" w:eastAsia="en-US" w:bidi="ar-SA"/>
      </w:rPr>
    </w:lvl>
    <w:lvl w:ilvl="8" w:tplc="B344CCD2">
      <w:numFmt w:val="bullet"/>
      <w:lvlText w:val="•"/>
      <w:lvlJc w:val="left"/>
      <w:pPr>
        <w:ind w:left="6082" w:hanging="197"/>
      </w:pPr>
      <w:rPr>
        <w:rFonts w:hint="default"/>
        <w:lang w:val="pl-PL" w:eastAsia="en-US" w:bidi="ar-SA"/>
      </w:rPr>
    </w:lvl>
  </w:abstractNum>
  <w:abstractNum w:abstractNumId="119" w15:restartNumberingAfterBreak="0">
    <w:nsid w:val="38815A18"/>
    <w:multiLevelType w:val="hybridMultilevel"/>
    <w:tmpl w:val="4594B4F2"/>
    <w:lvl w:ilvl="0" w:tplc="195C2120">
      <w:start w:val="2"/>
      <w:numFmt w:val="decimal"/>
      <w:lvlText w:val="%1."/>
      <w:lvlJc w:val="left"/>
      <w:pPr>
        <w:ind w:left="52" w:hanging="202"/>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1" w:tplc="3BA20F6A">
      <w:numFmt w:val="bullet"/>
      <w:lvlText w:val="•"/>
      <w:lvlJc w:val="left"/>
      <w:pPr>
        <w:ind w:left="812" w:hanging="202"/>
      </w:pPr>
      <w:rPr>
        <w:rFonts w:hint="default"/>
        <w:lang w:val="pl-PL" w:eastAsia="en-US" w:bidi="ar-SA"/>
      </w:rPr>
    </w:lvl>
    <w:lvl w:ilvl="2" w:tplc="CB54CFA2">
      <w:numFmt w:val="bullet"/>
      <w:lvlText w:val="•"/>
      <w:lvlJc w:val="left"/>
      <w:pPr>
        <w:ind w:left="1565" w:hanging="202"/>
      </w:pPr>
      <w:rPr>
        <w:rFonts w:hint="default"/>
        <w:lang w:val="pl-PL" w:eastAsia="en-US" w:bidi="ar-SA"/>
      </w:rPr>
    </w:lvl>
    <w:lvl w:ilvl="3" w:tplc="22428944">
      <w:numFmt w:val="bullet"/>
      <w:lvlText w:val="•"/>
      <w:lvlJc w:val="left"/>
      <w:pPr>
        <w:ind w:left="2318" w:hanging="202"/>
      </w:pPr>
      <w:rPr>
        <w:rFonts w:hint="default"/>
        <w:lang w:val="pl-PL" w:eastAsia="en-US" w:bidi="ar-SA"/>
      </w:rPr>
    </w:lvl>
    <w:lvl w:ilvl="4" w:tplc="9CDC0D72">
      <w:numFmt w:val="bullet"/>
      <w:lvlText w:val="•"/>
      <w:lvlJc w:val="left"/>
      <w:pPr>
        <w:ind w:left="3071" w:hanging="202"/>
      </w:pPr>
      <w:rPr>
        <w:rFonts w:hint="default"/>
        <w:lang w:val="pl-PL" w:eastAsia="en-US" w:bidi="ar-SA"/>
      </w:rPr>
    </w:lvl>
    <w:lvl w:ilvl="5" w:tplc="3A6E1C32">
      <w:numFmt w:val="bullet"/>
      <w:lvlText w:val="•"/>
      <w:lvlJc w:val="left"/>
      <w:pPr>
        <w:ind w:left="3823" w:hanging="202"/>
      </w:pPr>
      <w:rPr>
        <w:rFonts w:hint="default"/>
        <w:lang w:val="pl-PL" w:eastAsia="en-US" w:bidi="ar-SA"/>
      </w:rPr>
    </w:lvl>
    <w:lvl w:ilvl="6" w:tplc="FFD433AE">
      <w:numFmt w:val="bullet"/>
      <w:lvlText w:val="•"/>
      <w:lvlJc w:val="left"/>
      <w:pPr>
        <w:ind w:left="4576" w:hanging="202"/>
      </w:pPr>
      <w:rPr>
        <w:rFonts w:hint="default"/>
        <w:lang w:val="pl-PL" w:eastAsia="en-US" w:bidi="ar-SA"/>
      </w:rPr>
    </w:lvl>
    <w:lvl w:ilvl="7" w:tplc="11B2315E">
      <w:numFmt w:val="bullet"/>
      <w:lvlText w:val="•"/>
      <w:lvlJc w:val="left"/>
      <w:pPr>
        <w:ind w:left="5329" w:hanging="202"/>
      </w:pPr>
      <w:rPr>
        <w:rFonts w:hint="default"/>
        <w:lang w:val="pl-PL" w:eastAsia="en-US" w:bidi="ar-SA"/>
      </w:rPr>
    </w:lvl>
    <w:lvl w:ilvl="8" w:tplc="2C982344">
      <w:numFmt w:val="bullet"/>
      <w:lvlText w:val="•"/>
      <w:lvlJc w:val="left"/>
      <w:pPr>
        <w:ind w:left="6082" w:hanging="202"/>
      </w:pPr>
      <w:rPr>
        <w:rFonts w:hint="default"/>
        <w:lang w:val="pl-PL" w:eastAsia="en-US" w:bidi="ar-SA"/>
      </w:rPr>
    </w:lvl>
  </w:abstractNum>
  <w:abstractNum w:abstractNumId="120" w15:restartNumberingAfterBreak="0">
    <w:nsid w:val="38C17F35"/>
    <w:multiLevelType w:val="hybridMultilevel"/>
    <w:tmpl w:val="D10A11E6"/>
    <w:lvl w:ilvl="0" w:tplc="1A9E7AD4">
      <w:start w:val="2"/>
      <w:numFmt w:val="decimal"/>
      <w:lvlText w:val="%1."/>
      <w:lvlJc w:val="left"/>
      <w:pPr>
        <w:ind w:left="569" w:hanging="178"/>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1" w:tplc="A73647C6">
      <w:numFmt w:val="bullet"/>
      <w:lvlText w:val="•"/>
      <w:lvlJc w:val="left"/>
      <w:pPr>
        <w:ind w:left="1262" w:hanging="178"/>
      </w:pPr>
      <w:rPr>
        <w:rFonts w:hint="default"/>
        <w:lang w:val="pl-PL" w:eastAsia="en-US" w:bidi="ar-SA"/>
      </w:rPr>
    </w:lvl>
    <w:lvl w:ilvl="2" w:tplc="D5CC90B6">
      <w:numFmt w:val="bullet"/>
      <w:lvlText w:val="•"/>
      <w:lvlJc w:val="left"/>
      <w:pPr>
        <w:ind w:left="1965" w:hanging="178"/>
      </w:pPr>
      <w:rPr>
        <w:rFonts w:hint="default"/>
        <w:lang w:val="pl-PL" w:eastAsia="en-US" w:bidi="ar-SA"/>
      </w:rPr>
    </w:lvl>
    <w:lvl w:ilvl="3" w:tplc="FF4EE7A2">
      <w:numFmt w:val="bullet"/>
      <w:lvlText w:val="•"/>
      <w:lvlJc w:val="left"/>
      <w:pPr>
        <w:ind w:left="2668" w:hanging="178"/>
      </w:pPr>
      <w:rPr>
        <w:rFonts w:hint="default"/>
        <w:lang w:val="pl-PL" w:eastAsia="en-US" w:bidi="ar-SA"/>
      </w:rPr>
    </w:lvl>
    <w:lvl w:ilvl="4" w:tplc="D7FC929E">
      <w:numFmt w:val="bullet"/>
      <w:lvlText w:val="•"/>
      <w:lvlJc w:val="left"/>
      <w:pPr>
        <w:ind w:left="3371" w:hanging="178"/>
      </w:pPr>
      <w:rPr>
        <w:rFonts w:hint="default"/>
        <w:lang w:val="pl-PL" w:eastAsia="en-US" w:bidi="ar-SA"/>
      </w:rPr>
    </w:lvl>
    <w:lvl w:ilvl="5" w:tplc="3AB8FBBE">
      <w:numFmt w:val="bullet"/>
      <w:lvlText w:val="•"/>
      <w:lvlJc w:val="left"/>
      <w:pPr>
        <w:ind w:left="4073" w:hanging="178"/>
      </w:pPr>
      <w:rPr>
        <w:rFonts w:hint="default"/>
        <w:lang w:val="pl-PL" w:eastAsia="en-US" w:bidi="ar-SA"/>
      </w:rPr>
    </w:lvl>
    <w:lvl w:ilvl="6" w:tplc="356003EC">
      <w:numFmt w:val="bullet"/>
      <w:lvlText w:val="•"/>
      <w:lvlJc w:val="left"/>
      <w:pPr>
        <w:ind w:left="4776" w:hanging="178"/>
      </w:pPr>
      <w:rPr>
        <w:rFonts w:hint="default"/>
        <w:lang w:val="pl-PL" w:eastAsia="en-US" w:bidi="ar-SA"/>
      </w:rPr>
    </w:lvl>
    <w:lvl w:ilvl="7" w:tplc="D17C0E6A">
      <w:numFmt w:val="bullet"/>
      <w:lvlText w:val="•"/>
      <w:lvlJc w:val="left"/>
      <w:pPr>
        <w:ind w:left="5479" w:hanging="178"/>
      </w:pPr>
      <w:rPr>
        <w:rFonts w:hint="default"/>
        <w:lang w:val="pl-PL" w:eastAsia="en-US" w:bidi="ar-SA"/>
      </w:rPr>
    </w:lvl>
    <w:lvl w:ilvl="8" w:tplc="7F08FB7C">
      <w:numFmt w:val="bullet"/>
      <w:lvlText w:val="•"/>
      <w:lvlJc w:val="left"/>
      <w:pPr>
        <w:ind w:left="6182" w:hanging="178"/>
      </w:pPr>
      <w:rPr>
        <w:rFonts w:hint="default"/>
        <w:lang w:val="pl-PL" w:eastAsia="en-US" w:bidi="ar-SA"/>
      </w:rPr>
    </w:lvl>
  </w:abstractNum>
  <w:abstractNum w:abstractNumId="121" w15:restartNumberingAfterBreak="0">
    <w:nsid w:val="39040DB4"/>
    <w:multiLevelType w:val="hybridMultilevel"/>
    <w:tmpl w:val="E7C03A18"/>
    <w:lvl w:ilvl="0" w:tplc="F7A05452">
      <w:start w:val="1"/>
      <w:numFmt w:val="decimal"/>
      <w:lvlText w:val="%1)"/>
      <w:lvlJc w:val="left"/>
      <w:pPr>
        <w:ind w:left="278" w:hanging="227"/>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1" w:tplc="6906977E">
      <w:start w:val="1"/>
      <w:numFmt w:val="decimal"/>
      <w:lvlText w:val="%2)"/>
      <w:lvlJc w:val="left"/>
      <w:pPr>
        <w:ind w:left="392" w:hanging="227"/>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2" w:tplc="25D257A8">
      <w:start w:val="1"/>
      <w:numFmt w:val="lowerLetter"/>
      <w:lvlText w:val="%3)"/>
      <w:lvlJc w:val="left"/>
      <w:pPr>
        <w:ind w:left="392" w:hanging="227"/>
      </w:pPr>
      <w:rPr>
        <w:rFonts w:ascii="Times New Roman" w:eastAsia="Times New Roman" w:hAnsi="Times New Roman" w:cs="Times New Roman" w:hint="default"/>
        <w:b w:val="0"/>
        <w:bCs w:val="0"/>
        <w:i w:val="0"/>
        <w:iCs w:val="0"/>
        <w:color w:val="231F20"/>
        <w:spacing w:val="-1"/>
        <w:w w:val="101"/>
        <w:sz w:val="19"/>
        <w:szCs w:val="19"/>
        <w:lang w:val="pl-PL" w:eastAsia="en-US" w:bidi="ar-SA"/>
      </w:rPr>
    </w:lvl>
    <w:lvl w:ilvl="3" w:tplc="41C4735E">
      <w:start w:val="1"/>
      <w:numFmt w:val="decimal"/>
      <w:lvlText w:val="%4)"/>
      <w:lvlJc w:val="left"/>
      <w:pPr>
        <w:ind w:left="392" w:hanging="227"/>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4" w:tplc="498CD6BE">
      <w:numFmt w:val="bullet"/>
      <w:lvlText w:val="•"/>
      <w:lvlJc w:val="left"/>
      <w:pPr>
        <w:ind w:left="2795" w:hanging="227"/>
      </w:pPr>
      <w:rPr>
        <w:rFonts w:hint="default"/>
        <w:lang w:val="pl-PL" w:eastAsia="en-US" w:bidi="ar-SA"/>
      </w:rPr>
    </w:lvl>
    <w:lvl w:ilvl="5" w:tplc="DCF6818C">
      <w:numFmt w:val="bullet"/>
      <w:lvlText w:val="•"/>
      <w:lvlJc w:val="left"/>
      <w:pPr>
        <w:ind w:left="3594" w:hanging="227"/>
      </w:pPr>
      <w:rPr>
        <w:rFonts w:hint="default"/>
        <w:lang w:val="pl-PL" w:eastAsia="en-US" w:bidi="ar-SA"/>
      </w:rPr>
    </w:lvl>
    <w:lvl w:ilvl="6" w:tplc="5F96567E">
      <w:numFmt w:val="bullet"/>
      <w:lvlText w:val="•"/>
      <w:lvlJc w:val="left"/>
      <w:pPr>
        <w:ind w:left="4393" w:hanging="227"/>
      </w:pPr>
      <w:rPr>
        <w:rFonts w:hint="default"/>
        <w:lang w:val="pl-PL" w:eastAsia="en-US" w:bidi="ar-SA"/>
      </w:rPr>
    </w:lvl>
    <w:lvl w:ilvl="7" w:tplc="861A2060">
      <w:numFmt w:val="bullet"/>
      <w:lvlText w:val="•"/>
      <w:lvlJc w:val="left"/>
      <w:pPr>
        <w:ind w:left="5191" w:hanging="227"/>
      </w:pPr>
      <w:rPr>
        <w:rFonts w:hint="default"/>
        <w:lang w:val="pl-PL" w:eastAsia="en-US" w:bidi="ar-SA"/>
      </w:rPr>
    </w:lvl>
    <w:lvl w:ilvl="8" w:tplc="7974CC90">
      <w:numFmt w:val="bullet"/>
      <w:lvlText w:val="•"/>
      <w:lvlJc w:val="left"/>
      <w:pPr>
        <w:ind w:left="5990" w:hanging="227"/>
      </w:pPr>
      <w:rPr>
        <w:rFonts w:hint="default"/>
        <w:lang w:val="pl-PL" w:eastAsia="en-US" w:bidi="ar-SA"/>
      </w:rPr>
    </w:lvl>
  </w:abstractNum>
  <w:abstractNum w:abstractNumId="122" w15:restartNumberingAfterBreak="0">
    <w:nsid w:val="39BC1F07"/>
    <w:multiLevelType w:val="hybridMultilevel"/>
    <w:tmpl w:val="EADED22E"/>
    <w:lvl w:ilvl="0" w:tplc="DC066BD8">
      <w:start w:val="1"/>
      <w:numFmt w:val="decimal"/>
      <w:lvlText w:val="%1)"/>
      <w:lvlJc w:val="left"/>
      <w:pPr>
        <w:ind w:left="335" w:hanging="284"/>
        <w:jc w:val="right"/>
      </w:pPr>
      <w:rPr>
        <w:rFonts w:ascii="Times New Roman" w:eastAsia="Times New Roman" w:hAnsi="Times New Roman" w:cs="Times New Roman" w:hint="default"/>
        <w:b/>
        <w:bCs/>
        <w:i w:val="0"/>
        <w:iCs w:val="0"/>
        <w:color w:val="231F20"/>
        <w:spacing w:val="-1"/>
        <w:w w:val="102"/>
        <w:sz w:val="21"/>
        <w:szCs w:val="21"/>
        <w:lang w:val="pl-PL" w:eastAsia="en-US" w:bidi="ar-SA"/>
      </w:rPr>
    </w:lvl>
    <w:lvl w:ilvl="1" w:tplc="DFC668FA">
      <w:start w:val="1"/>
      <w:numFmt w:val="decimal"/>
      <w:lvlText w:val="%2."/>
      <w:lvlJc w:val="left"/>
      <w:pPr>
        <w:ind w:left="165" w:hanging="208"/>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2" w:tplc="CA083D3A">
      <w:numFmt w:val="bullet"/>
      <w:lvlText w:val="•"/>
      <w:lvlJc w:val="left"/>
      <w:pPr>
        <w:ind w:left="1145" w:hanging="208"/>
      </w:pPr>
      <w:rPr>
        <w:rFonts w:hint="default"/>
        <w:lang w:val="pl-PL" w:eastAsia="en-US" w:bidi="ar-SA"/>
      </w:rPr>
    </w:lvl>
    <w:lvl w:ilvl="3" w:tplc="60C0453A">
      <w:numFmt w:val="bullet"/>
      <w:lvlText w:val="•"/>
      <w:lvlJc w:val="left"/>
      <w:pPr>
        <w:ind w:left="1950" w:hanging="208"/>
      </w:pPr>
      <w:rPr>
        <w:rFonts w:hint="default"/>
        <w:lang w:val="pl-PL" w:eastAsia="en-US" w:bidi="ar-SA"/>
      </w:rPr>
    </w:lvl>
    <w:lvl w:ilvl="4" w:tplc="4AC4BCBA">
      <w:numFmt w:val="bullet"/>
      <w:lvlText w:val="•"/>
      <w:lvlJc w:val="left"/>
      <w:pPr>
        <w:ind w:left="2755" w:hanging="208"/>
      </w:pPr>
      <w:rPr>
        <w:rFonts w:hint="default"/>
        <w:lang w:val="pl-PL" w:eastAsia="en-US" w:bidi="ar-SA"/>
      </w:rPr>
    </w:lvl>
    <w:lvl w:ilvl="5" w:tplc="C798A842">
      <w:numFmt w:val="bullet"/>
      <w:lvlText w:val="•"/>
      <w:lvlJc w:val="left"/>
      <w:pPr>
        <w:ind w:left="3561" w:hanging="208"/>
      </w:pPr>
      <w:rPr>
        <w:rFonts w:hint="default"/>
        <w:lang w:val="pl-PL" w:eastAsia="en-US" w:bidi="ar-SA"/>
      </w:rPr>
    </w:lvl>
    <w:lvl w:ilvl="6" w:tplc="8B28F8CA">
      <w:numFmt w:val="bullet"/>
      <w:lvlText w:val="•"/>
      <w:lvlJc w:val="left"/>
      <w:pPr>
        <w:ind w:left="4366" w:hanging="208"/>
      </w:pPr>
      <w:rPr>
        <w:rFonts w:hint="default"/>
        <w:lang w:val="pl-PL" w:eastAsia="en-US" w:bidi="ar-SA"/>
      </w:rPr>
    </w:lvl>
    <w:lvl w:ilvl="7" w:tplc="006EC746">
      <w:numFmt w:val="bullet"/>
      <w:lvlText w:val="•"/>
      <w:lvlJc w:val="left"/>
      <w:pPr>
        <w:ind w:left="5171" w:hanging="208"/>
      </w:pPr>
      <w:rPr>
        <w:rFonts w:hint="default"/>
        <w:lang w:val="pl-PL" w:eastAsia="en-US" w:bidi="ar-SA"/>
      </w:rPr>
    </w:lvl>
    <w:lvl w:ilvl="8" w:tplc="4224A97A">
      <w:numFmt w:val="bullet"/>
      <w:lvlText w:val="•"/>
      <w:lvlJc w:val="left"/>
      <w:pPr>
        <w:ind w:left="5977" w:hanging="208"/>
      </w:pPr>
      <w:rPr>
        <w:rFonts w:hint="default"/>
        <w:lang w:val="pl-PL" w:eastAsia="en-US" w:bidi="ar-SA"/>
      </w:rPr>
    </w:lvl>
  </w:abstractNum>
  <w:abstractNum w:abstractNumId="123" w15:restartNumberingAfterBreak="0">
    <w:nsid w:val="39E36A23"/>
    <w:multiLevelType w:val="hybridMultilevel"/>
    <w:tmpl w:val="053E9342"/>
    <w:lvl w:ilvl="0" w:tplc="DA22FEDC">
      <w:start w:val="1"/>
      <w:numFmt w:val="lowerLetter"/>
      <w:lvlText w:val="%1)"/>
      <w:lvlJc w:val="left"/>
      <w:pPr>
        <w:ind w:left="278" w:hanging="227"/>
      </w:pPr>
      <w:rPr>
        <w:rFonts w:ascii="Times New Roman" w:eastAsia="Times New Roman" w:hAnsi="Times New Roman" w:cs="Times New Roman" w:hint="default"/>
        <w:b w:val="0"/>
        <w:bCs w:val="0"/>
        <w:i w:val="0"/>
        <w:iCs w:val="0"/>
        <w:color w:val="231F20"/>
        <w:spacing w:val="-1"/>
        <w:w w:val="101"/>
        <w:sz w:val="21"/>
        <w:szCs w:val="21"/>
        <w:lang w:val="pl-PL" w:eastAsia="en-US" w:bidi="ar-SA"/>
      </w:rPr>
    </w:lvl>
    <w:lvl w:ilvl="1" w:tplc="E63623D8">
      <w:numFmt w:val="bullet"/>
      <w:lvlText w:val="•"/>
      <w:lvlJc w:val="left"/>
      <w:pPr>
        <w:ind w:left="1010" w:hanging="227"/>
      </w:pPr>
      <w:rPr>
        <w:rFonts w:hint="default"/>
        <w:lang w:val="pl-PL" w:eastAsia="en-US" w:bidi="ar-SA"/>
      </w:rPr>
    </w:lvl>
    <w:lvl w:ilvl="2" w:tplc="8C3EBE02">
      <w:numFmt w:val="bullet"/>
      <w:lvlText w:val="•"/>
      <w:lvlJc w:val="left"/>
      <w:pPr>
        <w:ind w:left="1741" w:hanging="227"/>
      </w:pPr>
      <w:rPr>
        <w:rFonts w:hint="default"/>
        <w:lang w:val="pl-PL" w:eastAsia="en-US" w:bidi="ar-SA"/>
      </w:rPr>
    </w:lvl>
    <w:lvl w:ilvl="3" w:tplc="061840F6">
      <w:numFmt w:val="bullet"/>
      <w:lvlText w:val="•"/>
      <w:lvlJc w:val="left"/>
      <w:pPr>
        <w:ind w:left="2472" w:hanging="227"/>
      </w:pPr>
      <w:rPr>
        <w:rFonts w:hint="default"/>
        <w:lang w:val="pl-PL" w:eastAsia="en-US" w:bidi="ar-SA"/>
      </w:rPr>
    </w:lvl>
    <w:lvl w:ilvl="4" w:tplc="B12421AE">
      <w:numFmt w:val="bullet"/>
      <w:lvlText w:val="•"/>
      <w:lvlJc w:val="left"/>
      <w:pPr>
        <w:ind w:left="3203" w:hanging="227"/>
      </w:pPr>
      <w:rPr>
        <w:rFonts w:hint="default"/>
        <w:lang w:val="pl-PL" w:eastAsia="en-US" w:bidi="ar-SA"/>
      </w:rPr>
    </w:lvl>
    <w:lvl w:ilvl="5" w:tplc="579A16CA">
      <w:numFmt w:val="bullet"/>
      <w:lvlText w:val="•"/>
      <w:lvlJc w:val="left"/>
      <w:pPr>
        <w:ind w:left="3933" w:hanging="227"/>
      </w:pPr>
      <w:rPr>
        <w:rFonts w:hint="default"/>
        <w:lang w:val="pl-PL" w:eastAsia="en-US" w:bidi="ar-SA"/>
      </w:rPr>
    </w:lvl>
    <w:lvl w:ilvl="6" w:tplc="8BFCDB2E">
      <w:numFmt w:val="bullet"/>
      <w:lvlText w:val="•"/>
      <w:lvlJc w:val="left"/>
      <w:pPr>
        <w:ind w:left="4664" w:hanging="227"/>
      </w:pPr>
      <w:rPr>
        <w:rFonts w:hint="default"/>
        <w:lang w:val="pl-PL" w:eastAsia="en-US" w:bidi="ar-SA"/>
      </w:rPr>
    </w:lvl>
    <w:lvl w:ilvl="7" w:tplc="127C68BA">
      <w:numFmt w:val="bullet"/>
      <w:lvlText w:val="•"/>
      <w:lvlJc w:val="left"/>
      <w:pPr>
        <w:ind w:left="5395" w:hanging="227"/>
      </w:pPr>
      <w:rPr>
        <w:rFonts w:hint="default"/>
        <w:lang w:val="pl-PL" w:eastAsia="en-US" w:bidi="ar-SA"/>
      </w:rPr>
    </w:lvl>
    <w:lvl w:ilvl="8" w:tplc="36D4AD4A">
      <w:numFmt w:val="bullet"/>
      <w:lvlText w:val="•"/>
      <w:lvlJc w:val="left"/>
      <w:pPr>
        <w:ind w:left="6126" w:hanging="227"/>
      </w:pPr>
      <w:rPr>
        <w:rFonts w:hint="default"/>
        <w:lang w:val="pl-PL" w:eastAsia="en-US" w:bidi="ar-SA"/>
      </w:rPr>
    </w:lvl>
  </w:abstractNum>
  <w:abstractNum w:abstractNumId="124" w15:restartNumberingAfterBreak="0">
    <w:nsid w:val="3A714F90"/>
    <w:multiLevelType w:val="hybridMultilevel"/>
    <w:tmpl w:val="F634D11A"/>
    <w:lvl w:ilvl="0" w:tplc="6408F036">
      <w:start w:val="1"/>
      <w:numFmt w:val="decimal"/>
      <w:lvlText w:val="%1."/>
      <w:lvlJc w:val="left"/>
      <w:pPr>
        <w:ind w:left="165" w:hanging="198"/>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F5102D20">
      <w:numFmt w:val="bullet"/>
      <w:lvlText w:val="•"/>
      <w:lvlJc w:val="left"/>
      <w:pPr>
        <w:ind w:left="902" w:hanging="198"/>
      </w:pPr>
      <w:rPr>
        <w:rFonts w:hint="default"/>
        <w:lang w:val="pl-PL" w:eastAsia="en-US" w:bidi="ar-SA"/>
      </w:rPr>
    </w:lvl>
    <w:lvl w:ilvl="2" w:tplc="72DCCBA0">
      <w:numFmt w:val="bullet"/>
      <w:lvlText w:val="•"/>
      <w:lvlJc w:val="left"/>
      <w:pPr>
        <w:ind w:left="1645" w:hanging="198"/>
      </w:pPr>
      <w:rPr>
        <w:rFonts w:hint="default"/>
        <w:lang w:val="pl-PL" w:eastAsia="en-US" w:bidi="ar-SA"/>
      </w:rPr>
    </w:lvl>
    <w:lvl w:ilvl="3" w:tplc="43CE898E">
      <w:numFmt w:val="bullet"/>
      <w:lvlText w:val="•"/>
      <w:lvlJc w:val="left"/>
      <w:pPr>
        <w:ind w:left="2388" w:hanging="198"/>
      </w:pPr>
      <w:rPr>
        <w:rFonts w:hint="default"/>
        <w:lang w:val="pl-PL" w:eastAsia="en-US" w:bidi="ar-SA"/>
      </w:rPr>
    </w:lvl>
    <w:lvl w:ilvl="4" w:tplc="A80C40E2">
      <w:numFmt w:val="bullet"/>
      <w:lvlText w:val="•"/>
      <w:lvlJc w:val="left"/>
      <w:pPr>
        <w:ind w:left="3131" w:hanging="198"/>
      </w:pPr>
      <w:rPr>
        <w:rFonts w:hint="default"/>
        <w:lang w:val="pl-PL" w:eastAsia="en-US" w:bidi="ar-SA"/>
      </w:rPr>
    </w:lvl>
    <w:lvl w:ilvl="5" w:tplc="A6B271E0">
      <w:numFmt w:val="bullet"/>
      <w:lvlText w:val="•"/>
      <w:lvlJc w:val="left"/>
      <w:pPr>
        <w:ind w:left="3873" w:hanging="198"/>
      </w:pPr>
      <w:rPr>
        <w:rFonts w:hint="default"/>
        <w:lang w:val="pl-PL" w:eastAsia="en-US" w:bidi="ar-SA"/>
      </w:rPr>
    </w:lvl>
    <w:lvl w:ilvl="6" w:tplc="16BA513C">
      <w:numFmt w:val="bullet"/>
      <w:lvlText w:val="•"/>
      <w:lvlJc w:val="left"/>
      <w:pPr>
        <w:ind w:left="4616" w:hanging="198"/>
      </w:pPr>
      <w:rPr>
        <w:rFonts w:hint="default"/>
        <w:lang w:val="pl-PL" w:eastAsia="en-US" w:bidi="ar-SA"/>
      </w:rPr>
    </w:lvl>
    <w:lvl w:ilvl="7" w:tplc="F07ED61E">
      <w:numFmt w:val="bullet"/>
      <w:lvlText w:val="•"/>
      <w:lvlJc w:val="left"/>
      <w:pPr>
        <w:ind w:left="5359" w:hanging="198"/>
      </w:pPr>
      <w:rPr>
        <w:rFonts w:hint="default"/>
        <w:lang w:val="pl-PL" w:eastAsia="en-US" w:bidi="ar-SA"/>
      </w:rPr>
    </w:lvl>
    <w:lvl w:ilvl="8" w:tplc="BD9EF510">
      <w:numFmt w:val="bullet"/>
      <w:lvlText w:val="•"/>
      <w:lvlJc w:val="left"/>
      <w:pPr>
        <w:ind w:left="6102" w:hanging="198"/>
      </w:pPr>
      <w:rPr>
        <w:rFonts w:hint="default"/>
        <w:lang w:val="pl-PL" w:eastAsia="en-US" w:bidi="ar-SA"/>
      </w:rPr>
    </w:lvl>
  </w:abstractNum>
  <w:abstractNum w:abstractNumId="125" w15:restartNumberingAfterBreak="0">
    <w:nsid w:val="3B771580"/>
    <w:multiLevelType w:val="hybridMultilevel"/>
    <w:tmpl w:val="28F247F6"/>
    <w:lvl w:ilvl="0" w:tplc="F426DB9C">
      <w:start w:val="1"/>
      <w:numFmt w:val="decimal"/>
      <w:lvlText w:val="%1."/>
      <w:lvlJc w:val="left"/>
      <w:pPr>
        <w:ind w:left="52" w:hanging="197"/>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9D484834">
      <w:numFmt w:val="bullet"/>
      <w:lvlText w:val="•"/>
      <w:lvlJc w:val="left"/>
      <w:pPr>
        <w:ind w:left="812" w:hanging="197"/>
      </w:pPr>
      <w:rPr>
        <w:rFonts w:hint="default"/>
        <w:lang w:val="pl-PL" w:eastAsia="en-US" w:bidi="ar-SA"/>
      </w:rPr>
    </w:lvl>
    <w:lvl w:ilvl="2" w:tplc="5A9C7AD2">
      <w:numFmt w:val="bullet"/>
      <w:lvlText w:val="•"/>
      <w:lvlJc w:val="left"/>
      <w:pPr>
        <w:ind w:left="1565" w:hanging="197"/>
      </w:pPr>
      <w:rPr>
        <w:rFonts w:hint="default"/>
        <w:lang w:val="pl-PL" w:eastAsia="en-US" w:bidi="ar-SA"/>
      </w:rPr>
    </w:lvl>
    <w:lvl w:ilvl="3" w:tplc="3EF81E20">
      <w:numFmt w:val="bullet"/>
      <w:lvlText w:val="•"/>
      <w:lvlJc w:val="left"/>
      <w:pPr>
        <w:ind w:left="2318" w:hanging="197"/>
      </w:pPr>
      <w:rPr>
        <w:rFonts w:hint="default"/>
        <w:lang w:val="pl-PL" w:eastAsia="en-US" w:bidi="ar-SA"/>
      </w:rPr>
    </w:lvl>
    <w:lvl w:ilvl="4" w:tplc="34FE4EC2">
      <w:numFmt w:val="bullet"/>
      <w:lvlText w:val="•"/>
      <w:lvlJc w:val="left"/>
      <w:pPr>
        <w:ind w:left="3071" w:hanging="197"/>
      </w:pPr>
      <w:rPr>
        <w:rFonts w:hint="default"/>
        <w:lang w:val="pl-PL" w:eastAsia="en-US" w:bidi="ar-SA"/>
      </w:rPr>
    </w:lvl>
    <w:lvl w:ilvl="5" w:tplc="B79085E6">
      <w:numFmt w:val="bullet"/>
      <w:lvlText w:val="•"/>
      <w:lvlJc w:val="left"/>
      <w:pPr>
        <w:ind w:left="3823" w:hanging="197"/>
      </w:pPr>
      <w:rPr>
        <w:rFonts w:hint="default"/>
        <w:lang w:val="pl-PL" w:eastAsia="en-US" w:bidi="ar-SA"/>
      </w:rPr>
    </w:lvl>
    <w:lvl w:ilvl="6" w:tplc="3C5A9A62">
      <w:numFmt w:val="bullet"/>
      <w:lvlText w:val="•"/>
      <w:lvlJc w:val="left"/>
      <w:pPr>
        <w:ind w:left="4576" w:hanging="197"/>
      </w:pPr>
      <w:rPr>
        <w:rFonts w:hint="default"/>
        <w:lang w:val="pl-PL" w:eastAsia="en-US" w:bidi="ar-SA"/>
      </w:rPr>
    </w:lvl>
    <w:lvl w:ilvl="7" w:tplc="1F38181A">
      <w:numFmt w:val="bullet"/>
      <w:lvlText w:val="•"/>
      <w:lvlJc w:val="left"/>
      <w:pPr>
        <w:ind w:left="5329" w:hanging="197"/>
      </w:pPr>
      <w:rPr>
        <w:rFonts w:hint="default"/>
        <w:lang w:val="pl-PL" w:eastAsia="en-US" w:bidi="ar-SA"/>
      </w:rPr>
    </w:lvl>
    <w:lvl w:ilvl="8" w:tplc="F2C87002">
      <w:numFmt w:val="bullet"/>
      <w:lvlText w:val="•"/>
      <w:lvlJc w:val="left"/>
      <w:pPr>
        <w:ind w:left="6082" w:hanging="197"/>
      </w:pPr>
      <w:rPr>
        <w:rFonts w:hint="default"/>
        <w:lang w:val="pl-PL" w:eastAsia="en-US" w:bidi="ar-SA"/>
      </w:rPr>
    </w:lvl>
  </w:abstractNum>
  <w:abstractNum w:abstractNumId="126" w15:restartNumberingAfterBreak="0">
    <w:nsid w:val="3C5973C1"/>
    <w:multiLevelType w:val="hybridMultilevel"/>
    <w:tmpl w:val="E4EE25C6"/>
    <w:lvl w:ilvl="0" w:tplc="AAA064E0">
      <w:start w:val="2"/>
      <w:numFmt w:val="decimal"/>
      <w:lvlText w:val="%1."/>
      <w:lvlJc w:val="left"/>
      <w:pPr>
        <w:ind w:left="52" w:hanging="207"/>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1" w:tplc="62629F44">
      <w:numFmt w:val="bullet"/>
      <w:lvlText w:val="•"/>
      <w:lvlJc w:val="left"/>
      <w:pPr>
        <w:ind w:left="812" w:hanging="207"/>
      </w:pPr>
      <w:rPr>
        <w:rFonts w:hint="default"/>
        <w:lang w:val="pl-PL" w:eastAsia="en-US" w:bidi="ar-SA"/>
      </w:rPr>
    </w:lvl>
    <w:lvl w:ilvl="2" w:tplc="8B2CC22E">
      <w:numFmt w:val="bullet"/>
      <w:lvlText w:val="•"/>
      <w:lvlJc w:val="left"/>
      <w:pPr>
        <w:ind w:left="1565" w:hanging="207"/>
      </w:pPr>
      <w:rPr>
        <w:rFonts w:hint="default"/>
        <w:lang w:val="pl-PL" w:eastAsia="en-US" w:bidi="ar-SA"/>
      </w:rPr>
    </w:lvl>
    <w:lvl w:ilvl="3" w:tplc="ECF63234">
      <w:numFmt w:val="bullet"/>
      <w:lvlText w:val="•"/>
      <w:lvlJc w:val="left"/>
      <w:pPr>
        <w:ind w:left="2318" w:hanging="207"/>
      </w:pPr>
      <w:rPr>
        <w:rFonts w:hint="default"/>
        <w:lang w:val="pl-PL" w:eastAsia="en-US" w:bidi="ar-SA"/>
      </w:rPr>
    </w:lvl>
    <w:lvl w:ilvl="4" w:tplc="76AC4688">
      <w:numFmt w:val="bullet"/>
      <w:lvlText w:val="•"/>
      <w:lvlJc w:val="left"/>
      <w:pPr>
        <w:ind w:left="3071" w:hanging="207"/>
      </w:pPr>
      <w:rPr>
        <w:rFonts w:hint="default"/>
        <w:lang w:val="pl-PL" w:eastAsia="en-US" w:bidi="ar-SA"/>
      </w:rPr>
    </w:lvl>
    <w:lvl w:ilvl="5" w:tplc="4FC2478C">
      <w:numFmt w:val="bullet"/>
      <w:lvlText w:val="•"/>
      <w:lvlJc w:val="left"/>
      <w:pPr>
        <w:ind w:left="3823" w:hanging="207"/>
      </w:pPr>
      <w:rPr>
        <w:rFonts w:hint="default"/>
        <w:lang w:val="pl-PL" w:eastAsia="en-US" w:bidi="ar-SA"/>
      </w:rPr>
    </w:lvl>
    <w:lvl w:ilvl="6" w:tplc="128CD9BE">
      <w:numFmt w:val="bullet"/>
      <w:lvlText w:val="•"/>
      <w:lvlJc w:val="left"/>
      <w:pPr>
        <w:ind w:left="4576" w:hanging="207"/>
      </w:pPr>
      <w:rPr>
        <w:rFonts w:hint="default"/>
        <w:lang w:val="pl-PL" w:eastAsia="en-US" w:bidi="ar-SA"/>
      </w:rPr>
    </w:lvl>
    <w:lvl w:ilvl="7" w:tplc="D60C0B22">
      <w:numFmt w:val="bullet"/>
      <w:lvlText w:val="•"/>
      <w:lvlJc w:val="left"/>
      <w:pPr>
        <w:ind w:left="5329" w:hanging="207"/>
      </w:pPr>
      <w:rPr>
        <w:rFonts w:hint="default"/>
        <w:lang w:val="pl-PL" w:eastAsia="en-US" w:bidi="ar-SA"/>
      </w:rPr>
    </w:lvl>
    <w:lvl w:ilvl="8" w:tplc="92380490">
      <w:numFmt w:val="bullet"/>
      <w:lvlText w:val="•"/>
      <w:lvlJc w:val="left"/>
      <w:pPr>
        <w:ind w:left="6082" w:hanging="207"/>
      </w:pPr>
      <w:rPr>
        <w:rFonts w:hint="default"/>
        <w:lang w:val="pl-PL" w:eastAsia="en-US" w:bidi="ar-SA"/>
      </w:rPr>
    </w:lvl>
  </w:abstractNum>
  <w:abstractNum w:abstractNumId="127" w15:restartNumberingAfterBreak="0">
    <w:nsid w:val="3DCF6648"/>
    <w:multiLevelType w:val="hybridMultilevel"/>
    <w:tmpl w:val="280CC700"/>
    <w:lvl w:ilvl="0" w:tplc="D0D4DE16">
      <w:start w:val="1"/>
      <w:numFmt w:val="decimal"/>
      <w:lvlText w:val="%1."/>
      <w:lvlJc w:val="left"/>
      <w:pPr>
        <w:ind w:left="165" w:hanging="210"/>
      </w:pPr>
      <w:rPr>
        <w:rFonts w:ascii="Times New Roman" w:eastAsia="Times New Roman" w:hAnsi="Times New Roman" w:cs="Times New Roman" w:hint="default"/>
        <w:b/>
        <w:bCs/>
        <w:i w:val="0"/>
        <w:iCs w:val="0"/>
        <w:color w:val="231F20"/>
        <w:spacing w:val="-1"/>
        <w:w w:val="100"/>
        <w:sz w:val="21"/>
        <w:szCs w:val="21"/>
        <w:lang w:val="pl-PL" w:eastAsia="en-US" w:bidi="ar-SA"/>
      </w:rPr>
    </w:lvl>
    <w:lvl w:ilvl="1" w:tplc="A2008706">
      <w:start w:val="1"/>
      <w:numFmt w:val="decimal"/>
      <w:lvlText w:val="%2."/>
      <w:lvlJc w:val="left"/>
      <w:pPr>
        <w:ind w:left="165" w:hanging="223"/>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2" w:tplc="6AEC3B76">
      <w:numFmt w:val="bullet"/>
      <w:lvlText w:val="•"/>
      <w:lvlJc w:val="left"/>
      <w:pPr>
        <w:ind w:left="1645" w:hanging="223"/>
      </w:pPr>
      <w:rPr>
        <w:rFonts w:hint="default"/>
        <w:lang w:val="pl-PL" w:eastAsia="en-US" w:bidi="ar-SA"/>
      </w:rPr>
    </w:lvl>
    <w:lvl w:ilvl="3" w:tplc="B1DCE324">
      <w:numFmt w:val="bullet"/>
      <w:lvlText w:val="•"/>
      <w:lvlJc w:val="left"/>
      <w:pPr>
        <w:ind w:left="2388" w:hanging="223"/>
      </w:pPr>
      <w:rPr>
        <w:rFonts w:hint="default"/>
        <w:lang w:val="pl-PL" w:eastAsia="en-US" w:bidi="ar-SA"/>
      </w:rPr>
    </w:lvl>
    <w:lvl w:ilvl="4" w:tplc="692A0B5A">
      <w:numFmt w:val="bullet"/>
      <w:lvlText w:val="•"/>
      <w:lvlJc w:val="left"/>
      <w:pPr>
        <w:ind w:left="3131" w:hanging="223"/>
      </w:pPr>
      <w:rPr>
        <w:rFonts w:hint="default"/>
        <w:lang w:val="pl-PL" w:eastAsia="en-US" w:bidi="ar-SA"/>
      </w:rPr>
    </w:lvl>
    <w:lvl w:ilvl="5" w:tplc="EA267BF2">
      <w:numFmt w:val="bullet"/>
      <w:lvlText w:val="•"/>
      <w:lvlJc w:val="left"/>
      <w:pPr>
        <w:ind w:left="3873" w:hanging="223"/>
      </w:pPr>
      <w:rPr>
        <w:rFonts w:hint="default"/>
        <w:lang w:val="pl-PL" w:eastAsia="en-US" w:bidi="ar-SA"/>
      </w:rPr>
    </w:lvl>
    <w:lvl w:ilvl="6" w:tplc="6A18B9D0">
      <w:numFmt w:val="bullet"/>
      <w:lvlText w:val="•"/>
      <w:lvlJc w:val="left"/>
      <w:pPr>
        <w:ind w:left="4616" w:hanging="223"/>
      </w:pPr>
      <w:rPr>
        <w:rFonts w:hint="default"/>
        <w:lang w:val="pl-PL" w:eastAsia="en-US" w:bidi="ar-SA"/>
      </w:rPr>
    </w:lvl>
    <w:lvl w:ilvl="7" w:tplc="06AA1C8E">
      <w:numFmt w:val="bullet"/>
      <w:lvlText w:val="•"/>
      <w:lvlJc w:val="left"/>
      <w:pPr>
        <w:ind w:left="5359" w:hanging="223"/>
      </w:pPr>
      <w:rPr>
        <w:rFonts w:hint="default"/>
        <w:lang w:val="pl-PL" w:eastAsia="en-US" w:bidi="ar-SA"/>
      </w:rPr>
    </w:lvl>
    <w:lvl w:ilvl="8" w:tplc="E9A27D02">
      <w:numFmt w:val="bullet"/>
      <w:lvlText w:val="•"/>
      <w:lvlJc w:val="left"/>
      <w:pPr>
        <w:ind w:left="6102" w:hanging="223"/>
      </w:pPr>
      <w:rPr>
        <w:rFonts w:hint="default"/>
        <w:lang w:val="pl-PL" w:eastAsia="en-US" w:bidi="ar-SA"/>
      </w:rPr>
    </w:lvl>
  </w:abstractNum>
  <w:abstractNum w:abstractNumId="128" w15:restartNumberingAfterBreak="0">
    <w:nsid w:val="3DD60019"/>
    <w:multiLevelType w:val="hybridMultilevel"/>
    <w:tmpl w:val="B5ACFB18"/>
    <w:lvl w:ilvl="0" w:tplc="917E17F6">
      <w:start w:val="1"/>
      <w:numFmt w:val="decimal"/>
      <w:lvlText w:val="%1)"/>
      <w:lvlJc w:val="left"/>
      <w:pPr>
        <w:ind w:left="392" w:hanging="227"/>
      </w:pPr>
      <w:rPr>
        <w:rFonts w:ascii="Times New Roman" w:eastAsia="Times New Roman" w:hAnsi="Times New Roman" w:cs="Times New Roman" w:hint="default"/>
        <w:b w:val="0"/>
        <w:bCs w:val="0"/>
        <w:i w:val="0"/>
        <w:iCs w:val="0"/>
        <w:color w:val="231F20"/>
        <w:spacing w:val="-1"/>
        <w:w w:val="99"/>
        <w:sz w:val="19"/>
        <w:szCs w:val="19"/>
        <w:lang w:val="pl-PL" w:eastAsia="en-US" w:bidi="ar-SA"/>
      </w:rPr>
    </w:lvl>
    <w:lvl w:ilvl="1" w:tplc="89BA040E">
      <w:start w:val="1"/>
      <w:numFmt w:val="lowerLetter"/>
      <w:lvlText w:val="%2)"/>
      <w:lvlJc w:val="left"/>
      <w:pPr>
        <w:ind w:left="619" w:hanging="227"/>
      </w:pPr>
      <w:rPr>
        <w:rFonts w:ascii="Times New Roman" w:eastAsia="Times New Roman" w:hAnsi="Times New Roman" w:cs="Times New Roman" w:hint="default"/>
        <w:b w:val="0"/>
        <w:bCs w:val="0"/>
        <w:i w:val="0"/>
        <w:iCs w:val="0"/>
        <w:color w:val="231F20"/>
        <w:spacing w:val="0"/>
        <w:w w:val="101"/>
        <w:sz w:val="19"/>
        <w:szCs w:val="19"/>
        <w:lang w:val="pl-PL" w:eastAsia="en-US" w:bidi="ar-SA"/>
      </w:rPr>
    </w:lvl>
    <w:lvl w:ilvl="2" w:tplc="0144067C">
      <w:numFmt w:val="bullet"/>
      <w:lvlText w:val="•"/>
      <w:lvlJc w:val="left"/>
      <w:pPr>
        <w:ind w:left="1394" w:hanging="227"/>
      </w:pPr>
      <w:rPr>
        <w:rFonts w:hint="default"/>
        <w:lang w:val="pl-PL" w:eastAsia="en-US" w:bidi="ar-SA"/>
      </w:rPr>
    </w:lvl>
    <w:lvl w:ilvl="3" w:tplc="0AB8B2DA">
      <w:numFmt w:val="bullet"/>
      <w:lvlText w:val="•"/>
      <w:lvlJc w:val="left"/>
      <w:pPr>
        <w:ind w:left="2168" w:hanging="227"/>
      </w:pPr>
      <w:rPr>
        <w:rFonts w:hint="default"/>
        <w:lang w:val="pl-PL" w:eastAsia="en-US" w:bidi="ar-SA"/>
      </w:rPr>
    </w:lvl>
    <w:lvl w:ilvl="4" w:tplc="EBBC34BE">
      <w:numFmt w:val="bullet"/>
      <w:lvlText w:val="•"/>
      <w:lvlJc w:val="left"/>
      <w:pPr>
        <w:ind w:left="2942" w:hanging="227"/>
      </w:pPr>
      <w:rPr>
        <w:rFonts w:hint="default"/>
        <w:lang w:val="pl-PL" w:eastAsia="en-US" w:bidi="ar-SA"/>
      </w:rPr>
    </w:lvl>
    <w:lvl w:ilvl="5" w:tplc="E9B69014">
      <w:numFmt w:val="bullet"/>
      <w:lvlText w:val="•"/>
      <w:lvlJc w:val="left"/>
      <w:pPr>
        <w:ind w:left="3716" w:hanging="227"/>
      </w:pPr>
      <w:rPr>
        <w:rFonts w:hint="default"/>
        <w:lang w:val="pl-PL" w:eastAsia="en-US" w:bidi="ar-SA"/>
      </w:rPr>
    </w:lvl>
    <w:lvl w:ilvl="6" w:tplc="F1C0F64C">
      <w:numFmt w:val="bullet"/>
      <w:lvlText w:val="•"/>
      <w:lvlJc w:val="left"/>
      <w:pPr>
        <w:ind w:left="4490" w:hanging="227"/>
      </w:pPr>
      <w:rPr>
        <w:rFonts w:hint="default"/>
        <w:lang w:val="pl-PL" w:eastAsia="en-US" w:bidi="ar-SA"/>
      </w:rPr>
    </w:lvl>
    <w:lvl w:ilvl="7" w:tplc="6478EB38">
      <w:numFmt w:val="bullet"/>
      <w:lvlText w:val="•"/>
      <w:lvlJc w:val="left"/>
      <w:pPr>
        <w:ind w:left="5265" w:hanging="227"/>
      </w:pPr>
      <w:rPr>
        <w:rFonts w:hint="default"/>
        <w:lang w:val="pl-PL" w:eastAsia="en-US" w:bidi="ar-SA"/>
      </w:rPr>
    </w:lvl>
    <w:lvl w:ilvl="8" w:tplc="5938479A">
      <w:numFmt w:val="bullet"/>
      <w:lvlText w:val="•"/>
      <w:lvlJc w:val="left"/>
      <w:pPr>
        <w:ind w:left="6039" w:hanging="227"/>
      </w:pPr>
      <w:rPr>
        <w:rFonts w:hint="default"/>
        <w:lang w:val="pl-PL" w:eastAsia="en-US" w:bidi="ar-SA"/>
      </w:rPr>
    </w:lvl>
  </w:abstractNum>
  <w:abstractNum w:abstractNumId="129" w15:restartNumberingAfterBreak="0">
    <w:nsid w:val="3DED635C"/>
    <w:multiLevelType w:val="hybridMultilevel"/>
    <w:tmpl w:val="110E9362"/>
    <w:lvl w:ilvl="0" w:tplc="A0043CEC">
      <w:start w:val="1"/>
      <w:numFmt w:val="decimal"/>
      <w:lvlText w:val="%1)"/>
      <w:lvlJc w:val="left"/>
      <w:pPr>
        <w:ind w:left="392" w:hanging="227"/>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1" w:tplc="BE72C0F8">
      <w:numFmt w:val="bullet"/>
      <w:lvlText w:val="•"/>
      <w:lvlJc w:val="left"/>
      <w:pPr>
        <w:ind w:left="1118" w:hanging="227"/>
      </w:pPr>
      <w:rPr>
        <w:rFonts w:hint="default"/>
        <w:lang w:val="pl-PL" w:eastAsia="en-US" w:bidi="ar-SA"/>
      </w:rPr>
    </w:lvl>
    <w:lvl w:ilvl="2" w:tplc="8DB036A6">
      <w:numFmt w:val="bullet"/>
      <w:lvlText w:val="•"/>
      <w:lvlJc w:val="left"/>
      <w:pPr>
        <w:ind w:left="1837" w:hanging="227"/>
      </w:pPr>
      <w:rPr>
        <w:rFonts w:hint="default"/>
        <w:lang w:val="pl-PL" w:eastAsia="en-US" w:bidi="ar-SA"/>
      </w:rPr>
    </w:lvl>
    <w:lvl w:ilvl="3" w:tplc="CDEE9DBE">
      <w:numFmt w:val="bullet"/>
      <w:lvlText w:val="•"/>
      <w:lvlJc w:val="left"/>
      <w:pPr>
        <w:ind w:left="2556" w:hanging="227"/>
      </w:pPr>
      <w:rPr>
        <w:rFonts w:hint="default"/>
        <w:lang w:val="pl-PL" w:eastAsia="en-US" w:bidi="ar-SA"/>
      </w:rPr>
    </w:lvl>
    <w:lvl w:ilvl="4" w:tplc="FB6E3480">
      <w:numFmt w:val="bullet"/>
      <w:lvlText w:val="•"/>
      <w:lvlJc w:val="left"/>
      <w:pPr>
        <w:ind w:left="3275" w:hanging="227"/>
      </w:pPr>
      <w:rPr>
        <w:rFonts w:hint="default"/>
        <w:lang w:val="pl-PL" w:eastAsia="en-US" w:bidi="ar-SA"/>
      </w:rPr>
    </w:lvl>
    <w:lvl w:ilvl="5" w:tplc="7B5295DA">
      <w:numFmt w:val="bullet"/>
      <w:lvlText w:val="•"/>
      <w:lvlJc w:val="left"/>
      <w:pPr>
        <w:ind w:left="3993" w:hanging="227"/>
      </w:pPr>
      <w:rPr>
        <w:rFonts w:hint="default"/>
        <w:lang w:val="pl-PL" w:eastAsia="en-US" w:bidi="ar-SA"/>
      </w:rPr>
    </w:lvl>
    <w:lvl w:ilvl="6" w:tplc="59600BA4">
      <w:numFmt w:val="bullet"/>
      <w:lvlText w:val="•"/>
      <w:lvlJc w:val="left"/>
      <w:pPr>
        <w:ind w:left="4712" w:hanging="227"/>
      </w:pPr>
      <w:rPr>
        <w:rFonts w:hint="default"/>
        <w:lang w:val="pl-PL" w:eastAsia="en-US" w:bidi="ar-SA"/>
      </w:rPr>
    </w:lvl>
    <w:lvl w:ilvl="7" w:tplc="025A736A">
      <w:numFmt w:val="bullet"/>
      <w:lvlText w:val="•"/>
      <w:lvlJc w:val="left"/>
      <w:pPr>
        <w:ind w:left="5431" w:hanging="227"/>
      </w:pPr>
      <w:rPr>
        <w:rFonts w:hint="default"/>
        <w:lang w:val="pl-PL" w:eastAsia="en-US" w:bidi="ar-SA"/>
      </w:rPr>
    </w:lvl>
    <w:lvl w:ilvl="8" w:tplc="12BE6C7C">
      <w:numFmt w:val="bullet"/>
      <w:lvlText w:val="•"/>
      <w:lvlJc w:val="left"/>
      <w:pPr>
        <w:ind w:left="6150" w:hanging="227"/>
      </w:pPr>
      <w:rPr>
        <w:rFonts w:hint="default"/>
        <w:lang w:val="pl-PL" w:eastAsia="en-US" w:bidi="ar-SA"/>
      </w:rPr>
    </w:lvl>
  </w:abstractNum>
  <w:abstractNum w:abstractNumId="130" w15:restartNumberingAfterBreak="0">
    <w:nsid w:val="3E712B92"/>
    <w:multiLevelType w:val="hybridMultilevel"/>
    <w:tmpl w:val="846A485C"/>
    <w:lvl w:ilvl="0" w:tplc="4656A4AE">
      <w:start w:val="3"/>
      <w:numFmt w:val="decimal"/>
      <w:lvlText w:val="%1."/>
      <w:lvlJc w:val="left"/>
      <w:pPr>
        <w:ind w:left="258" w:hanging="207"/>
      </w:pPr>
      <w:rPr>
        <w:rFonts w:ascii="Times New Roman" w:eastAsia="Times New Roman" w:hAnsi="Times New Roman" w:cs="Times New Roman" w:hint="default"/>
        <w:b w:val="0"/>
        <w:bCs w:val="0"/>
        <w:i w:val="0"/>
        <w:iCs w:val="0"/>
        <w:color w:val="231F20"/>
        <w:spacing w:val="0"/>
        <w:w w:val="94"/>
        <w:sz w:val="22"/>
        <w:szCs w:val="22"/>
        <w:lang w:val="pl-PL" w:eastAsia="en-US" w:bidi="ar-SA"/>
      </w:rPr>
    </w:lvl>
    <w:lvl w:ilvl="1" w:tplc="5A26FEF2">
      <w:numFmt w:val="bullet"/>
      <w:lvlText w:val="•"/>
      <w:lvlJc w:val="left"/>
      <w:pPr>
        <w:ind w:left="992" w:hanging="207"/>
      </w:pPr>
      <w:rPr>
        <w:rFonts w:hint="default"/>
        <w:lang w:val="pl-PL" w:eastAsia="en-US" w:bidi="ar-SA"/>
      </w:rPr>
    </w:lvl>
    <w:lvl w:ilvl="2" w:tplc="2C3E903E">
      <w:numFmt w:val="bullet"/>
      <w:lvlText w:val="•"/>
      <w:lvlJc w:val="left"/>
      <w:pPr>
        <w:ind w:left="1725" w:hanging="207"/>
      </w:pPr>
      <w:rPr>
        <w:rFonts w:hint="default"/>
        <w:lang w:val="pl-PL" w:eastAsia="en-US" w:bidi="ar-SA"/>
      </w:rPr>
    </w:lvl>
    <w:lvl w:ilvl="3" w:tplc="4086E0CC">
      <w:numFmt w:val="bullet"/>
      <w:lvlText w:val="•"/>
      <w:lvlJc w:val="left"/>
      <w:pPr>
        <w:ind w:left="2458" w:hanging="207"/>
      </w:pPr>
      <w:rPr>
        <w:rFonts w:hint="default"/>
        <w:lang w:val="pl-PL" w:eastAsia="en-US" w:bidi="ar-SA"/>
      </w:rPr>
    </w:lvl>
    <w:lvl w:ilvl="4" w:tplc="B7D0238C">
      <w:numFmt w:val="bullet"/>
      <w:lvlText w:val="•"/>
      <w:lvlJc w:val="left"/>
      <w:pPr>
        <w:ind w:left="3191" w:hanging="207"/>
      </w:pPr>
      <w:rPr>
        <w:rFonts w:hint="default"/>
        <w:lang w:val="pl-PL" w:eastAsia="en-US" w:bidi="ar-SA"/>
      </w:rPr>
    </w:lvl>
    <w:lvl w:ilvl="5" w:tplc="2AF68756">
      <w:numFmt w:val="bullet"/>
      <w:lvlText w:val="•"/>
      <w:lvlJc w:val="left"/>
      <w:pPr>
        <w:ind w:left="3923" w:hanging="207"/>
      </w:pPr>
      <w:rPr>
        <w:rFonts w:hint="default"/>
        <w:lang w:val="pl-PL" w:eastAsia="en-US" w:bidi="ar-SA"/>
      </w:rPr>
    </w:lvl>
    <w:lvl w:ilvl="6" w:tplc="95E4E426">
      <w:numFmt w:val="bullet"/>
      <w:lvlText w:val="•"/>
      <w:lvlJc w:val="left"/>
      <w:pPr>
        <w:ind w:left="4656" w:hanging="207"/>
      </w:pPr>
      <w:rPr>
        <w:rFonts w:hint="default"/>
        <w:lang w:val="pl-PL" w:eastAsia="en-US" w:bidi="ar-SA"/>
      </w:rPr>
    </w:lvl>
    <w:lvl w:ilvl="7" w:tplc="3B709682">
      <w:numFmt w:val="bullet"/>
      <w:lvlText w:val="•"/>
      <w:lvlJc w:val="left"/>
      <w:pPr>
        <w:ind w:left="5389" w:hanging="207"/>
      </w:pPr>
      <w:rPr>
        <w:rFonts w:hint="default"/>
        <w:lang w:val="pl-PL" w:eastAsia="en-US" w:bidi="ar-SA"/>
      </w:rPr>
    </w:lvl>
    <w:lvl w:ilvl="8" w:tplc="8974B920">
      <w:numFmt w:val="bullet"/>
      <w:lvlText w:val="•"/>
      <w:lvlJc w:val="left"/>
      <w:pPr>
        <w:ind w:left="6122" w:hanging="207"/>
      </w:pPr>
      <w:rPr>
        <w:rFonts w:hint="default"/>
        <w:lang w:val="pl-PL" w:eastAsia="en-US" w:bidi="ar-SA"/>
      </w:rPr>
    </w:lvl>
  </w:abstractNum>
  <w:abstractNum w:abstractNumId="131" w15:restartNumberingAfterBreak="0">
    <w:nsid w:val="3E8078F7"/>
    <w:multiLevelType w:val="hybridMultilevel"/>
    <w:tmpl w:val="C7DE3EE2"/>
    <w:lvl w:ilvl="0" w:tplc="D27A2B58">
      <w:start w:val="1"/>
      <w:numFmt w:val="decimal"/>
      <w:lvlText w:val="%1."/>
      <w:lvlJc w:val="left"/>
      <w:pPr>
        <w:ind w:left="165" w:hanging="235"/>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5EB01F52">
      <w:numFmt w:val="bullet"/>
      <w:lvlText w:val="•"/>
      <w:lvlJc w:val="left"/>
      <w:pPr>
        <w:ind w:left="902" w:hanging="235"/>
      </w:pPr>
      <w:rPr>
        <w:rFonts w:hint="default"/>
        <w:lang w:val="pl-PL" w:eastAsia="en-US" w:bidi="ar-SA"/>
      </w:rPr>
    </w:lvl>
    <w:lvl w:ilvl="2" w:tplc="DEACF250">
      <w:numFmt w:val="bullet"/>
      <w:lvlText w:val="•"/>
      <w:lvlJc w:val="left"/>
      <w:pPr>
        <w:ind w:left="1645" w:hanging="235"/>
      </w:pPr>
      <w:rPr>
        <w:rFonts w:hint="default"/>
        <w:lang w:val="pl-PL" w:eastAsia="en-US" w:bidi="ar-SA"/>
      </w:rPr>
    </w:lvl>
    <w:lvl w:ilvl="3" w:tplc="A7A04BB4">
      <w:numFmt w:val="bullet"/>
      <w:lvlText w:val="•"/>
      <w:lvlJc w:val="left"/>
      <w:pPr>
        <w:ind w:left="2388" w:hanging="235"/>
      </w:pPr>
      <w:rPr>
        <w:rFonts w:hint="default"/>
        <w:lang w:val="pl-PL" w:eastAsia="en-US" w:bidi="ar-SA"/>
      </w:rPr>
    </w:lvl>
    <w:lvl w:ilvl="4" w:tplc="96387D4A">
      <w:numFmt w:val="bullet"/>
      <w:lvlText w:val="•"/>
      <w:lvlJc w:val="left"/>
      <w:pPr>
        <w:ind w:left="3131" w:hanging="235"/>
      </w:pPr>
      <w:rPr>
        <w:rFonts w:hint="default"/>
        <w:lang w:val="pl-PL" w:eastAsia="en-US" w:bidi="ar-SA"/>
      </w:rPr>
    </w:lvl>
    <w:lvl w:ilvl="5" w:tplc="053E5F9C">
      <w:numFmt w:val="bullet"/>
      <w:lvlText w:val="•"/>
      <w:lvlJc w:val="left"/>
      <w:pPr>
        <w:ind w:left="3873" w:hanging="235"/>
      </w:pPr>
      <w:rPr>
        <w:rFonts w:hint="default"/>
        <w:lang w:val="pl-PL" w:eastAsia="en-US" w:bidi="ar-SA"/>
      </w:rPr>
    </w:lvl>
    <w:lvl w:ilvl="6" w:tplc="75E2F5CA">
      <w:numFmt w:val="bullet"/>
      <w:lvlText w:val="•"/>
      <w:lvlJc w:val="left"/>
      <w:pPr>
        <w:ind w:left="4616" w:hanging="235"/>
      </w:pPr>
      <w:rPr>
        <w:rFonts w:hint="default"/>
        <w:lang w:val="pl-PL" w:eastAsia="en-US" w:bidi="ar-SA"/>
      </w:rPr>
    </w:lvl>
    <w:lvl w:ilvl="7" w:tplc="0FCA108C">
      <w:numFmt w:val="bullet"/>
      <w:lvlText w:val="•"/>
      <w:lvlJc w:val="left"/>
      <w:pPr>
        <w:ind w:left="5359" w:hanging="235"/>
      </w:pPr>
      <w:rPr>
        <w:rFonts w:hint="default"/>
        <w:lang w:val="pl-PL" w:eastAsia="en-US" w:bidi="ar-SA"/>
      </w:rPr>
    </w:lvl>
    <w:lvl w:ilvl="8" w:tplc="4A3C5904">
      <w:numFmt w:val="bullet"/>
      <w:lvlText w:val="•"/>
      <w:lvlJc w:val="left"/>
      <w:pPr>
        <w:ind w:left="6102" w:hanging="235"/>
      </w:pPr>
      <w:rPr>
        <w:rFonts w:hint="default"/>
        <w:lang w:val="pl-PL" w:eastAsia="en-US" w:bidi="ar-SA"/>
      </w:rPr>
    </w:lvl>
  </w:abstractNum>
  <w:abstractNum w:abstractNumId="132" w15:restartNumberingAfterBreak="0">
    <w:nsid w:val="3F3A61E7"/>
    <w:multiLevelType w:val="hybridMultilevel"/>
    <w:tmpl w:val="30241F78"/>
    <w:lvl w:ilvl="0" w:tplc="988A7DCA">
      <w:start w:val="2"/>
      <w:numFmt w:val="decimal"/>
      <w:lvlText w:val="%1."/>
      <w:lvlJc w:val="left"/>
      <w:pPr>
        <w:ind w:left="165" w:hanging="184"/>
        <w:jc w:val="right"/>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1" w:tplc="0ED0B3A8">
      <w:numFmt w:val="bullet"/>
      <w:lvlText w:val="•"/>
      <w:lvlJc w:val="left"/>
      <w:pPr>
        <w:ind w:left="902" w:hanging="184"/>
      </w:pPr>
      <w:rPr>
        <w:rFonts w:hint="default"/>
        <w:lang w:val="pl-PL" w:eastAsia="en-US" w:bidi="ar-SA"/>
      </w:rPr>
    </w:lvl>
    <w:lvl w:ilvl="2" w:tplc="E29E65CA">
      <w:numFmt w:val="bullet"/>
      <w:lvlText w:val="•"/>
      <w:lvlJc w:val="left"/>
      <w:pPr>
        <w:ind w:left="1645" w:hanging="184"/>
      </w:pPr>
      <w:rPr>
        <w:rFonts w:hint="default"/>
        <w:lang w:val="pl-PL" w:eastAsia="en-US" w:bidi="ar-SA"/>
      </w:rPr>
    </w:lvl>
    <w:lvl w:ilvl="3" w:tplc="505072CC">
      <w:numFmt w:val="bullet"/>
      <w:lvlText w:val="•"/>
      <w:lvlJc w:val="left"/>
      <w:pPr>
        <w:ind w:left="2388" w:hanging="184"/>
      </w:pPr>
      <w:rPr>
        <w:rFonts w:hint="default"/>
        <w:lang w:val="pl-PL" w:eastAsia="en-US" w:bidi="ar-SA"/>
      </w:rPr>
    </w:lvl>
    <w:lvl w:ilvl="4" w:tplc="88A6C370">
      <w:numFmt w:val="bullet"/>
      <w:lvlText w:val="•"/>
      <w:lvlJc w:val="left"/>
      <w:pPr>
        <w:ind w:left="3131" w:hanging="184"/>
      </w:pPr>
      <w:rPr>
        <w:rFonts w:hint="default"/>
        <w:lang w:val="pl-PL" w:eastAsia="en-US" w:bidi="ar-SA"/>
      </w:rPr>
    </w:lvl>
    <w:lvl w:ilvl="5" w:tplc="4104A0CE">
      <w:numFmt w:val="bullet"/>
      <w:lvlText w:val="•"/>
      <w:lvlJc w:val="left"/>
      <w:pPr>
        <w:ind w:left="3873" w:hanging="184"/>
      </w:pPr>
      <w:rPr>
        <w:rFonts w:hint="default"/>
        <w:lang w:val="pl-PL" w:eastAsia="en-US" w:bidi="ar-SA"/>
      </w:rPr>
    </w:lvl>
    <w:lvl w:ilvl="6" w:tplc="66EE4748">
      <w:numFmt w:val="bullet"/>
      <w:lvlText w:val="•"/>
      <w:lvlJc w:val="left"/>
      <w:pPr>
        <w:ind w:left="4616" w:hanging="184"/>
      </w:pPr>
      <w:rPr>
        <w:rFonts w:hint="default"/>
        <w:lang w:val="pl-PL" w:eastAsia="en-US" w:bidi="ar-SA"/>
      </w:rPr>
    </w:lvl>
    <w:lvl w:ilvl="7" w:tplc="29146520">
      <w:numFmt w:val="bullet"/>
      <w:lvlText w:val="•"/>
      <w:lvlJc w:val="left"/>
      <w:pPr>
        <w:ind w:left="5359" w:hanging="184"/>
      </w:pPr>
      <w:rPr>
        <w:rFonts w:hint="default"/>
        <w:lang w:val="pl-PL" w:eastAsia="en-US" w:bidi="ar-SA"/>
      </w:rPr>
    </w:lvl>
    <w:lvl w:ilvl="8" w:tplc="D580317E">
      <w:numFmt w:val="bullet"/>
      <w:lvlText w:val="•"/>
      <w:lvlJc w:val="left"/>
      <w:pPr>
        <w:ind w:left="6102" w:hanging="184"/>
      </w:pPr>
      <w:rPr>
        <w:rFonts w:hint="default"/>
        <w:lang w:val="pl-PL" w:eastAsia="en-US" w:bidi="ar-SA"/>
      </w:rPr>
    </w:lvl>
  </w:abstractNum>
  <w:abstractNum w:abstractNumId="133" w15:restartNumberingAfterBreak="0">
    <w:nsid w:val="3FAC69A2"/>
    <w:multiLevelType w:val="hybridMultilevel"/>
    <w:tmpl w:val="5FC48122"/>
    <w:lvl w:ilvl="0" w:tplc="92148DEC">
      <w:start w:val="1"/>
      <w:numFmt w:val="decimal"/>
      <w:lvlText w:val="%1."/>
      <w:lvlJc w:val="left"/>
      <w:pPr>
        <w:ind w:left="52" w:hanging="206"/>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39DC3B6E">
      <w:numFmt w:val="bullet"/>
      <w:lvlText w:val="•"/>
      <w:lvlJc w:val="left"/>
      <w:pPr>
        <w:ind w:left="812" w:hanging="206"/>
      </w:pPr>
      <w:rPr>
        <w:rFonts w:hint="default"/>
        <w:lang w:val="pl-PL" w:eastAsia="en-US" w:bidi="ar-SA"/>
      </w:rPr>
    </w:lvl>
    <w:lvl w:ilvl="2" w:tplc="3CA4A932">
      <w:numFmt w:val="bullet"/>
      <w:lvlText w:val="•"/>
      <w:lvlJc w:val="left"/>
      <w:pPr>
        <w:ind w:left="1565" w:hanging="206"/>
      </w:pPr>
      <w:rPr>
        <w:rFonts w:hint="default"/>
        <w:lang w:val="pl-PL" w:eastAsia="en-US" w:bidi="ar-SA"/>
      </w:rPr>
    </w:lvl>
    <w:lvl w:ilvl="3" w:tplc="72488CB4">
      <w:numFmt w:val="bullet"/>
      <w:lvlText w:val="•"/>
      <w:lvlJc w:val="left"/>
      <w:pPr>
        <w:ind w:left="2318" w:hanging="206"/>
      </w:pPr>
      <w:rPr>
        <w:rFonts w:hint="default"/>
        <w:lang w:val="pl-PL" w:eastAsia="en-US" w:bidi="ar-SA"/>
      </w:rPr>
    </w:lvl>
    <w:lvl w:ilvl="4" w:tplc="72DA719A">
      <w:numFmt w:val="bullet"/>
      <w:lvlText w:val="•"/>
      <w:lvlJc w:val="left"/>
      <w:pPr>
        <w:ind w:left="3071" w:hanging="206"/>
      </w:pPr>
      <w:rPr>
        <w:rFonts w:hint="default"/>
        <w:lang w:val="pl-PL" w:eastAsia="en-US" w:bidi="ar-SA"/>
      </w:rPr>
    </w:lvl>
    <w:lvl w:ilvl="5" w:tplc="AA22620E">
      <w:numFmt w:val="bullet"/>
      <w:lvlText w:val="•"/>
      <w:lvlJc w:val="left"/>
      <w:pPr>
        <w:ind w:left="3823" w:hanging="206"/>
      </w:pPr>
      <w:rPr>
        <w:rFonts w:hint="default"/>
        <w:lang w:val="pl-PL" w:eastAsia="en-US" w:bidi="ar-SA"/>
      </w:rPr>
    </w:lvl>
    <w:lvl w:ilvl="6" w:tplc="27DC96EC">
      <w:numFmt w:val="bullet"/>
      <w:lvlText w:val="•"/>
      <w:lvlJc w:val="left"/>
      <w:pPr>
        <w:ind w:left="4576" w:hanging="206"/>
      </w:pPr>
      <w:rPr>
        <w:rFonts w:hint="default"/>
        <w:lang w:val="pl-PL" w:eastAsia="en-US" w:bidi="ar-SA"/>
      </w:rPr>
    </w:lvl>
    <w:lvl w:ilvl="7" w:tplc="614E7AD4">
      <w:numFmt w:val="bullet"/>
      <w:lvlText w:val="•"/>
      <w:lvlJc w:val="left"/>
      <w:pPr>
        <w:ind w:left="5329" w:hanging="206"/>
      </w:pPr>
      <w:rPr>
        <w:rFonts w:hint="default"/>
        <w:lang w:val="pl-PL" w:eastAsia="en-US" w:bidi="ar-SA"/>
      </w:rPr>
    </w:lvl>
    <w:lvl w:ilvl="8" w:tplc="B2923210">
      <w:numFmt w:val="bullet"/>
      <w:lvlText w:val="•"/>
      <w:lvlJc w:val="left"/>
      <w:pPr>
        <w:ind w:left="6082" w:hanging="206"/>
      </w:pPr>
      <w:rPr>
        <w:rFonts w:hint="default"/>
        <w:lang w:val="pl-PL" w:eastAsia="en-US" w:bidi="ar-SA"/>
      </w:rPr>
    </w:lvl>
  </w:abstractNum>
  <w:abstractNum w:abstractNumId="134" w15:restartNumberingAfterBreak="0">
    <w:nsid w:val="3FE214F4"/>
    <w:multiLevelType w:val="hybridMultilevel"/>
    <w:tmpl w:val="3530CDB8"/>
    <w:lvl w:ilvl="0" w:tplc="A546208E">
      <w:start w:val="1"/>
      <w:numFmt w:val="decimal"/>
      <w:lvlText w:val="%1."/>
      <w:lvlJc w:val="left"/>
      <w:pPr>
        <w:ind w:left="165" w:hanging="171"/>
        <w:jc w:val="right"/>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1" w:tplc="3BDE23EC">
      <w:numFmt w:val="bullet"/>
      <w:lvlText w:val="•"/>
      <w:lvlJc w:val="left"/>
      <w:pPr>
        <w:ind w:left="902" w:hanging="171"/>
      </w:pPr>
      <w:rPr>
        <w:rFonts w:hint="default"/>
        <w:lang w:val="pl-PL" w:eastAsia="en-US" w:bidi="ar-SA"/>
      </w:rPr>
    </w:lvl>
    <w:lvl w:ilvl="2" w:tplc="6A3CFA94">
      <w:numFmt w:val="bullet"/>
      <w:lvlText w:val="•"/>
      <w:lvlJc w:val="left"/>
      <w:pPr>
        <w:ind w:left="1645" w:hanging="171"/>
      </w:pPr>
      <w:rPr>
        <w:rFonts w:hint="default"/>
        <w:lang w:val="pl-PL" w:eastAsia="en-US" w:bidi="ar-SA"/>
      </w:rPr>
    </w:lvl>
    <w:lvl w:ilvl="3" w:tplc="B5CCD6B2">
      <w:numFmt w:val="bullet"/>
      <w:lvlText w:val="•"/>
      <w:lvlJc w:val="left"/>
      <w:pPr>
        <w:ind w:left="2388" w:hanging="171"/>
      </w:pPr>
      <w:rPr>
        <w:rFonts w:hint="default"/>
        <w:lang w:val="pl-PL" w:eastAsia="en-US" w:bidi="ar-SA"/>
      </w:rPr>
    </w:lvl>
    <w:lvl w:ilvl="4" w:tplc="2C8A308E">
      <w:numFmt w:val="bullet"/>
      <w:lvlText w:val="•"/>
      <w:lvlJc w:val="left"/>
      <w:pPr>
        <w:ind w:left="3131" w:hanging="171"/>
      </w:pPr>
      <w:rPr>
        <w:rFonts w:hint="default"/>
        <w:lang w:val="pl-PL" w:eastAsia="en-US" w:bidi="ar-SA"/>
      </w:rPr>
    </w:lvl>
    <w:lvl w:ilvl="5" w:tplc="1F80F6F4">
      <w:numFmt w:val="bullet"/>
      <w:lvlText w:val="•"/>
      <w:lvlJc w:val="left"/>
      <w:pPr>
        <w:ind w:left="3873" w:hanging="171"/>
      </w:pPr>
      <w:rPr>
        <w:rFonts w:hint="default"/>
        <w:lang w:val="pl-PL" w:eastAsia="en-US" w:bidi="ar-SA"/>
      </w:rPr>
    </w:lvl>
    <w:lvl w:ilvl="6" w:tplc="71F67BDC">
      <w:numFmt w:val="bullet"/>
      <w:lvlText w:val="•"/>
      <w:lvlJc w:val="left"/>
      <w:pPr>
        <w:ind w:left="4616" w:hanging="171"/>
      </w:pPr>
      <w:rPr>
        <w:rFonts w:hint="default"/>
        <w:lang w:val="pl-PL" w:eastAsia="en-US" w:bidi="ar-SA"/>
      </w:rPr>
    </w:lvl>
    <w:lvl w:ilvl="7" w:tplc="1248C19C">
      <w:numFmt w:val="bullet"/>
      <w:lvlText w:val="•"/>
      <w:lvlJc w:val="left"/>
      <w:pPr>
        <w:ind w:left="5359" w:hanging="171"/>
      </w:pPr>
      <w:rPr>
        <w:rFonts w:hint="default"/>
        <w:lang w:val="pl-PL" w:eastAsia="en-US" w:bidi="ar-SA"/>
      </w:rPr>
    </w:lvl>
    <w:lvl w:ilvl="8" w:tplc="F77A92A2">
      <w:numFmt w:val="bullet"/>
      <w:lvlText w:val="•"/>
      <w:lvlJc w:val="left"/>
      <w:pPr>
        <w:ind w:left="6102" w:hanging="171"/>
      </w:pPr>
      <w:rPr>
        <w:rFonts w:hint="default"/>
        <w:lang w:val="pl-PL" w:eastAsia="en-US" w:bidi="ar-SA"/>
      </w:rPr>
    </w:lvl>
  </w:abstractNum>
  <w:abstractNum w:abstractNumId="135" w15:restartNumberingAfterBreak="0">
    <w:nsid w:val="3FE74A74"/>
    <w:multiLevelType w:val="hybridMultilevel"/>
    <w:tmpl w:val="F73407F8"/>
    <w:lvl w:ilvl="0" w:tplc="072EC6BA">
      <w:start w:val="1"/>
      <w:numFmt w:val="decimal"/>
      <w:lvlText w:val="%1)"/>
      <w:lvlJc w:val="left"/>
      <w:pPr>
        <w:ind w:left="278" w:hanging="227"/>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1" w:tplc="7EF62D8E">
      <w:numFmt w:val="bullet"/>
      <w:lvlText w:val="•"/>
      <w:lvlJc w:val="left"/>
      <w:pPr>
        <w:ind w:left="1010" w:hanging="227"/>
      </w:pPr>
      <w:rPr>
        <w:rFonts w:hint="default"/>
        <w:lang w:val="pl-PL" w:eastAsia="en-US" w:bidi="ar-SA"/>
      </w:rPr>
    </w:lvl>
    <w:lvl w:ilvl="2" w:tplc="133A19FE">
      <w:numFmt w:val="bullet"/>
      <w:lvlText w:val="•"/>
      <w:lvlJc w:val="left"/>
      <w:pPr>
        <w:ind w:left="1741" w:hanging="227"/>
      </w:pPr>
      <w:rPr>
        <w:rFonts w:hint="default"/>
        <w:lang w:val="pl-PL" w:eastAsia="en-US" w:bidi="ar-SA"/>
      </w:rPr>
    </w:lvl>
    <w:lvl w:ilvl="3" w:tplc="A1E8F366">
      <w:numFmt w:val="bullet"/>
      <w:lvlText w:val="•"/>
      <w:lvlJc w:val="left"/>
      <w:pPr>
        <w:ind w:left="2472" w:hanging="227"/>
      </w:pPr>
      <w:rPr>
        <w:rFonts w:hint="default"/>
        <w:lang w:val="pl-PL" w:eastAsia="en-US" w:bidi="ar-SA"/>
      </w:rPr>
    </w:lvl>
    <w:lvl w:ilvl="4" w:tplc="15BC299A">
      <w:numFmt w:val="bullet"/>
      <w:lvlText w:val="•"/>
      <w:lvlJc w:val="left"/>
      <w:pPr>
        <w:ind w:left="3203" w:hanging="227"/>
      </w:pPr>
      <w:rPr>
        <w:rFonts w:hint="default"/>
        <w:lang w:val="pl-PL" w:eastAsia="en-US" w:bidi="ar-SA"/>
      </w:rPr>
    </w:lvl>
    <w:lvl w:ilvl="5" w:tplc="7CF2ABDC">
      <w:numFmt w:val="bullet"/>
      <w:lvlText w:val="•"/>
      <w:lvlJc w:val="left"/>
      <w:pPr>
        <w:ind w:left="3933" w:hanging="227"/>
      </w:pPr>
      <w:rPr>
        <w:rFonts w:hint="default"/>
        <w:lang w:val="pl-PL" w:eastAsia="en-US" w:bidi="ar-SA"/>
      </w:rPr>
    </w:lvl>
    <w:lvl w:ilvl="6" w:tplc="ABEE5FF4">
      <w:numFmt w:val="bullet"/>
      <w:lvlText w:val="•"/>
      <w:lvlJc w:val="left"/>
      <w:pPr>
        <w:ind w:left="4664" w:hanging="227"/>
      </w:pPr>
      <w:rPr>
        <w:rFonts w:hint="default"/>
        <w:lang w:val="pl-PL" w:eastAsia="en-US" w:bidi="ar-SA"/>
      </w:rPr>
    </w:lvl>
    <w:lvl w:ilvl="7" w:tplc="A4225576">
      <w:numFmt w:val="bullet"/>
      <w:lvlText w:val="•"/>
      <w:lvlJc w:val="left"/>
      <w:pPr>
        <w:ind w:left="5395" w:hanging="227"/>
      </w:pPr>
      <w:rPr>
        <w:rFonts w:hint="default"/>
        <w:lang w:val="pl-PL" w:eastAsia="en-US" w:bidi="ar-SA"/>
      </w:rPr>
    </w:lvl>
    <w:lvl w:ilvl="8" w:tplc="1D080748">
      <w:numFmt w:val="bullet"/>
      <w:lvlText w:val="•"/>
      <w:lvlJc w:val="left"/>
      <w:pPr>
        <w:ind w:left="6126" w:hanging="227"/>
      </w:pPr>
      <w:rPr>
        <w:rFonts w:hint="default"/>
        <w:lang w:val="pl-PL" w:eastAsia="en-US" w:bidi="ar-SA"/>
      </w:rPr>
    </w:lvl>
  </w:abstractNum>
  <w:abstractNum w:abstractNumId="136" w15:restartNumberingAfterBreak="0">
    <w:nsid w:val="3FEF6523"/>
    <w:multiLevelType w:val="hybridMultilevel"/>
    <w:tmpl w:val="76B44576"/>
    <w:lvl w:ilvl="0" w:tplc="334423C6">
      <w:start w:val="1"/>
      <w:numFmt w:val="decimal"/>
      <w:lvlText w:val="%1."/>
      <w:lvlJc w:val="left"/>
      <w:pPr>
        <w:ind w:left="165" w:hanging="209"/>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B4FEFB8C">
      <w:numFmt w:val="bullet"/>
      <w:lvlText w:val="•"/>
      <w:lvlJc w:val="left"/>
      <w:pPr>
        <w:ind w:left="902" w:hanging="209"/>
      </w:pPr>
      <w:rPr>
        <w:rFonts w:hint="default"/>
        <w:lang w:val="pl-PL" w:eastAsia="en-US" w:bidi="ar-SA"/>
      </w:rPr>
    </w:lvl>
    <w:lvl w:ilvl="2" w:tplc="C59206F0">
      <w:numFmt w:val="bullet"/>
      <w:lvlText w:val="•"/>
      <w:lvlJc w:val="left"/>
      <w:pPr>
        <w:ind w:left="1645" w:hanging="209"/>
      </w:pPr>
      <w:rPr>
        <w:rFonts w:hint="default"/>
        <w:lang w:val="pl-PL" w:eastAsia="en-US" w:bidi="ar-SA"/>
      </w:rPr>
    </w:lvl>
    <w:lvl w:ilvl="3" w:tplc="997CD22E">
      <w:numFmt w:val="bullet"/>
      <w:lvlText w:val="•"/>
      <w:lvlJc w:val="left"/>
      <w:pPr>
        <w:ind w:left="2388" w:hanging="209"/>
      </w:pPr>
      <w:rPr>
        <w:rFonts w:hint="default"/>
        <w:lang w:val="pl-PL" w:eastAsia="en-US" w:bidi="ar-SA"/>
      </w:rPr>
    </w:lvl>
    <w:lvl w:ilvl="4" w:tplc="D9B6CC60">
      <w:numFmt w:val="bullet"/>
      <w:lvlText w:val="•"/>
      <w:lvlJc w:val="left"/>
      <w:pPr>
        <w:ind w:left="3131" w:hanging="209"/>
      </w:pPr>
      <w:rPr>
        <w:rFonts w:hint="default"/>
        <w:lang w:val="pl-PL" w:eastAsia="en-US" w:bidi="ar-SA"/>
      </w:rPr>
    </w:lvl>
    <w:lvl w:ilvl="5" w:tplc="33829296">
      <w:numFmt w:val="bullet"/>
      <w:lvlText w:val="•"/>
      <w:lvlJc w:val="left"/>
      <w:pPr>
        <w:ind w:left="3873" w:hanging="209"/>
      </w:pPr>
      <w:rPr>
        <w:rFonts w:hint="default"/>
        <w:lang w:val="pl-PL" w:eastAsia="en-US" w:bidi="ar-SA"/>
      </w:rPr>
    </w:lvl>
    <w:lvl w:ilvl="6" w:tplc="FCBC7A7A">
      <w:numFmt w:val="bullet"/>
      <w:lvlText w:val="•"/>
      <w:lvlJc w:val="left"/>
      <w:pPr>
        <w:ind w:left="4616" w:hanging="209"/>
      </w:pPr>
      <w:rPr>
        <w:rFonts w:hint="default"/>
        <w:lang w:val="pl-PL" w:eastAsia="en-US" w:bidi="ar-SA"/>
      </w:rPr>
    </w:lvl>
    <w:lvl w:ilvl="7" w:tplc="3E8863B0">
      <w:numFmt w:val="bullet"/>
      <w:lvlText w:val="•"/>
      <w:lvlJc w:val="left"/>
      <w:pPr>
        <w:ind w:left="5359" w:hanging="209"/>
      </w:pPr>
      <w:rPr>
        <w:rFonts w:hint="default"/>
        <w:lang w:val="pl-PL" w:eastAsia="en-US" w:bidi="ar-SA"/>
      </w:rPr>
    </w:lvl>
    <w:lvl w:ilvl="8" w:tplc="CEB6AA06">
      <w:numFmt w:val="bullet"/>
      <w:lvlText w:val="•"/>
      <w:lvlJc w:val="left"/>
      <w:pPr>
        <w:ind w:left="6102" w:hanging="209"/>
      </w:pPr>
      <w:rPr>
        <w:rFonts w:hint="default"/>
        <w:lang w:val="pl-PL" w:eastAsia="en-US" w:bidi="ar-SA"/>
      </w:rPr>
    </w:lvl>
  </w:abstractNum>
  <w:abstractNum w:abstractNumId="137" w15:restartNumberingAfterBreak="0">
    <w:nsid w:val="3FF1394F"/>
    <w:multiLevelType w:val="hybridMultilevel"/>
    <w:tmpl w:val="86BC6728"/>
    <w:lvl w:ilvl="0" w:tplc="D11227EE">
      <w:start w:val="2"/>
      <w:numFmt w:val="decimal"/>
      <w:lvlText w:val="%1."/>
      <w:lvlJc w:val="left"/>
      <w:pPr>
        <w:ind w:left="456" w:hanging="178"/>
        <w:jc w:val="right"/>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1" w:tplc="5B38C910">
      <w:numFmt w:val="bullet"/>
      <w:lvlText w:val="•"/>
      <w:lvlJc w:val="left"/>
      <w:pPr>
        <w:ind w:left="1172" w:hanging="178"/>
      </w:pPr>
      <w:rPr>
        <w:rFonts w:hint="default"/>
        <w:lang w:val="pl-PL" w:eastAsia="en-US" w:bidi="ar-SA"/>
      </w:rPr>
    </w:lvl>
    <w:lvl w:ilvl="2" w:tplc="29563358">
      <w:numFmt w:val="bullet"/>
      <w:lvlText w:val="•"/>
      <w:lvlJc w:val="left"/>
      <w:pPr>
        <w:ind w:left="1885" w:hanging="178"/>
      </w:pPr>
      <w:rPr>
        <w:rFonts w:hint="default"/>
        <w:lang w:val="pl-PL" w:eastAsia="en-US" w:bidi="ar-SA"/>
      </w:rPr>
    </w:lvl>
    <w:lvl w:ilvl="3" w:tplc="372039B0">
      <w:numFmt w:val="bullet"/>
      <w:lvlText w:val="•"/>
      <w:lvlJc w:val="left"/>
      <w:pPr>
        <w:ind w:left="2598" w:hanging="178"/>
      </w:pPr>
      <w:rPr>
        <w:rFonts w:hint="default"/>
        <w:lang w:val="pl-PL" w:eastAsia="en-US" w:bidi="ar-SA"/>
      </w:rPr>
    </w:lvl>
    <w:lvl w:ilvl="4" w:tplc="A3C8D314">
      <w:numFmt w:val="bullet"/>
      <w:lvlText w:val="•"/>
      <w:lvlJc w:val="left"/>
      <w:pPr>
        <w:ind w:left="3311" w:hanging="178"/>
      </w:pPr>
      <w:rPr>
        <w:rFonts w:hint="default"/>
        <w:lang w:val="pl-PL" w:eastAsia="en-US" w:bidi="ar-SA"/>
      </w:rPr>
    </w:lvl>
    <w:lvl w:ilvl="5" w:tplc="2514D648">
      <w:numFmt w:val="bullet"/>
      <w:lvlText w:val="•"/>
      <w:lvlJc w:val="left"/>
      <w:pPr>
        <w:ind w:left="4023" w:hanging="178"/>
      </w:pPr>
      <w:rPr>
        <w:rFonts w:hint="default"/>
        <w:lang w:val="pl-PL" w:eastAsia="en-US" w:bidi="ar-SA"/>
      </w:rPr>
    </w:lvl>
    <w:lvl w:ilvl="6" w:tplc="49FE26AE">
      <w:numFmt w:val="bullet"/>
      <w:lvlText w:val="•"/>
      <w:lvlJc w:val="left"/>
      <w:pPr>
        <w:ind w:left="4736" w:hanging="178"/>
      </w:pPr>
      <w:rPr>
        <w:rFonts w:hint="default"/>
        <w:lang w:val="pl-PL" w:eastAsia="en-US" w:bidi="ar-SA"/>
      </w:rPr>
    </w:lvl>
    <w:lvl w:ilvl="7" w:tplc="2CECB002">
      <w:numFmt w:val="bullet"/>
      <w:lvlText w:val="•"/>
      <w:lvlJc w:val="left"/>
      <w:pPr>
        <w:ind w:left="5449" w:hanging="178"/>
      </w:pPr>
      <w:rPr>
        <w:rFonts w:hint="default"/>
        <w:lang w:val="pl-PL" w:eastAsia="en-US" w:bidi="ar-SA"/>
      </w:rPr>
    </w:lvl>
    <w:lvl w:ilvl="8" w:tplc="DF124DC4">
      <w:numFmt w:val="bullet"/>
      <w:lvlText w:val="•"/>
      <w:lvlJc w:val="left"/>
      <w:pPr>
        <w:ind w:left="6162" w:hanging="178"/>
      </w:pPr>
      <w:rPr>
        <w:rFonts w:hint="default"/>
        <w:lang w:val="pl-PL" w:eastAsia="en-US" w:bidi="ar-SA"/>
      </w:rPr>
    </w:lvl>
  </w:abstractNum>
  <w:abstractNum w:abstractNumId="138" w15:restartNumberingAfterBreak="0">
    <w:nsid w:val="41B16501"/>
    <w:multiLevelType w:val="hybridMultilevel"/>
    <w:tmpl w:val="2B18B56E"/>
    <w:lvl w:ilvl="0" w:tplc="CB4834A6">
      <w:start w:val="1"/>
      <w:numFmt w:val="decimal"/>
      <w:lvlText w:val="%1."/>
      <w:lvlJc w:val="left"/>
      <w:pPr>
        <w:ind w:left="52" w:hanging="216"/>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234A51A8">
      <w:numFmt w:val="bullet"/>
      <w:lvlText w:val="•"/>
      <w:lvlJc w:val="left"/>
      <w:pPr>
        <w:ind w:left="812" w:hanging="216"/>
      </w:pPr>
      <w:rPr>
        <w:rFonts w:hint="default"/>
        <w:lang w:val="pl-PL" w:eastAsia="en-US" w:bidi="ar-SA"/>
      </w:rPr>
    </w:lvl>
    <w:lvl w:ilvl="2" w:tplc="1B784964">
      <w:numFmt w:val="bullet"/>
      <w:lvlText w:val="•"/>
      <w:lvlJc w:val="left"/>
      <w:pPr>
        <w:ind w:left="1565" w:hanging="216"/>
      </w:pPr>
      <w:rPr>
        <w:rFonts w:hint="default"/>
        <w:lang w:val="pl-PL" w:eastAsia="en-US" w:bidi="ar-SA"/>
      </w:rPr>
    </w:lvl>
    <w:lvl w:ilvl="3" w:tplc="13D8B6D4">
      <w:numFmt w:val="bullet"/>
      <w:lvlText w:val="•"/>
      <w:lvlJc w:val="left"/>
      <w:pPr>
        <w:ind w:left="2318" w:hanging="216"/>
      </w:pPr>
      <w:rPr>
        <w:rFonts w:hint="default"/>
        <w:lang w:val="pl-PL" w:eastAsia="en-US" w:bidi="ar-SA"/>
      </w:rPr>
    </w:lvl>
    <w:lvl w:ilvl="4" w:tplc="7790609C">
      <w:numFmt w:val="bullet"/>
      <w:lvlText w:val="•"/>
      <w:lvlJc w:val="left"/>
      <w:pPr>
        <w:ind w:left="3071" w:hanging="216"/>
      </w:pPr>
      <w:rPr>
        <w:rFonts w:hint="default"/>
        <w:lang w:val="pl-PL" w:eastAsia="en-US" w:bidi="ar-SA"/>
      </w:rPr>
    </w:lvl>
    <w:lvl w:ilvl="5" w:tplc="9D6E20B4">
      <w:numFmt w:val="bullet"/>
      <w:lvlText w:val="•"/>
      <w:lvlJc w:val="left"/>
      <w:pPr>
        <w:ind w:left="3823" w:hanging="216"/>
      </w:pPr>
      <w:rPr>
        <w:rFonts w:hint="default"/>
        <w:lang w:val="pl-PL" w:eastAsia="en-US" w:bidi="ar-SA"/>
      </w:rPr>
    </w:lvl>
    <w:lvl w:ilvl="6" w:tplc="EA741B4C">
      <w:numFmt w:val="bullet"/>
      <w:lvlText w:val="•"/>
      <w:lvlJc w:val="left"/>
      <w:pPr>
        <w:ind w:left="4576" w:hanging="216"/>
      </w:pPr>
      <w:rPr>
        <w:rFonts w:hint="default"/>
        <w:lang w:val="pl-PL" w:eastAsia="en-US" w:bidi="ar-SA"/>
      </w:rPr>
    </w:lvl>
    <w:lvl w:ilvl="7" w:tplc="7FB6EC44">
      <w:numFmt w:val="bullet"/>
      <w:lvlText w:val="•"/>
      <w:lvlJc w:val="left"/>
      <w:pPr>
        <w:ind w:left="5329" w:hanging="216"/>
      </w:pPr>
      <w:rPr>
        <w:rFonts w:hint="default"/>
        <w:lang w:val="pl-PL" w:eastAsia="en-US" w:bidi="ar-SA"/>
      </w:rPr>
    </w:lvl>
    <w:lvl w:ilvl="8" w:tplc="734E0684">
      <w:numFmt w:val="bullet"/>
      <w:lvlText w:val="•"/>
      <w:lvlJc w:val="left"/>
      <w:pPr>
        <w:ind w:left="6082" w:hanging="216"/>
      </w:pPr>
      <w:rPr>
        <w:rFonts w:hint="default"/>
        <w:lang w:val="pl-PL" w:eastAsia="en-US" w:bidi="ar-SA"/>
      </w:rPr>
    </w:lvl>
  </w:abstractNum>
  <w:abstractNum w:abstractNumId="139" w15:restartNumberingAfterBreak="0">
    <w:nsid w:val="42451261"/>
    <w:multiLevelType w:val="hybridMultilevel"/>
    <w:tmpl w:val="99EEB76C"/>
    <w:lvl w:ilvl="0" w:tplc="4162BF3E">
      <w:start w:val="1"/>
      <w:numFmt w:val="decimal"/>
      <w:lvlText w:val="%1)"/>
      <w:lvlJc w:val="left"/>
      <w:pPr>
        <w:ind w:left="278" w:hanging="227"/>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1" w:tplc="351CBFAE">
      <w:start w:val="2"/>
      <w:numFmt w:val="decimal"/>
      <w:lvlText w:val="%2."/>
      <w:lvlJc w:val="left"/>
      <w:pPr>
        <w:ind w:left="52" w:hanging="202"/>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2" w:tplc="EDB82DA8">
      <w:numFmt w:val="bullet"/>
      <w:lvlText w:val="•"/>
      <w:lvlJc w:val="left"/>
      <w:pPr>
        <w:ind w:left="1091" w:hanging="202"/>
      </w:pPr>
      <w:rPr>
        <w:rFonts w:hint="default"/>
        <w:lang w:val="pl-PL" w:eastAsia="en-US" w:bidi="ar-SA"/>
      </w:rPr>
    </w:lvl>
    <w:lvl w:ilvl="3" w:tplc="E2A0DA2E">
      <w:numFmt w:val="bullet"/>
      <w:lvlText w:val="•"/>
      <w:lvlJc w:val="left"/>
      <w:pPr>
        <w:ind w:left="1903" w:hanging="202"/>
      </w:pPr>
      <w:rPr>
        <w:rFonts w:hint="default"/>
        <w:lang w:val="pl-PL" w:eastAsia="en-US" w:bidi="ar-SA"/>
      </w:rPr>
    </w:lvl>
    <w:lvl w:ilvl="4" w:tplc="CB0C3158">
      <w:numFmt w:val="bullet"/>
      <w:lvlText w:val="•"/>
      <w:lvlJc w:val="left"/>
      <w:pPr>
        <w:ind w:left="2715" w:hanging="202"/>
      </w:pPr>
      <w:rPr>
        <w:rFonts w:hint="default"/>
        <w:lang w:val="pl-PL" w:eastAsia="en-US" w:bidi="ar-SA"/>
      </w:rPr>
    </w:lvl>
    <w:lvl w:ilvl="5" w:tplc="56A8076C">
      <w:numFmt w:val="bullet"/>
      <w:lvlText w:val="•"/>
      <w:lvlJc w:val="left"/>
      <w:pPr>
        <w:ind w:left="3527" w:hanging="202"/>
      </w:pPr>
      <w:rPr>
        <w:rFonts w:hint="default"/>
        <w:lang w:val="pl-PL" w:eastAsia="en-US" w:bidi="ar-SA"/>
      </w:rPr>
    </w:lvl>
    <w:lvl w:ilvl="6" w:tplc="18DABF3E">
      <w:numFmt w:val="bullet"/>
      <w:lvlText w:val="•"/>
      <w:lvlJc w:val="left"/>
      <w:pPr>
        <w:ind w:left="4339" w:hanging="202"/>
      </w:pPr>
      <w:rPr>
        <w:rFonts w:hint="default"/>
        <w:lang w:val="pl-PL" w:eastAsia="en-US" w:bidi="ar-SA"/>
      </w:rPr>
    </w:lvl>
    <w:lvl w:ilvl="7" w:tplc="6018E0F4">
      <w:numFmt w:val="bullet"/>
      <w:lvlText w:val="•"/>
      <w:lvlJc w:val="left"/>
      <w:pPr>
        <w:ind w:left="5151" w:hanging="202"/>
      </w:pPr>
      <w:rPr>
        <w:rFonts w:hint="default"/>
        <w:lang w:val="pl-PL" w:eastAsia="en-US" w:bidi="ar-SA"/>
      </w:rPr>
    </w:lvl>
    <w:lvl w:ilvl="8" w:tplc="9DDA34D2">
      <w:numFmt w:val="bullet"/>
      <w:lvlText w:val="•"/>
      <w:lvlJc w:val="left"/>
      <w:pPr>
        <w:ind w:left="5963" w:hanging="202"/>
      </w:pPr>
      <w:rPr>
        <w:rFonts w:hint="default"/>
        <w:lang w:val="pl-PL" w:eastAsia="en-US" w:bidi="ar-SA"/>
      </w:rPr>
    </w:lvl>
  </w:abstractNum>
  <w:abstractNum w:abstractNumId="140" w15:restartNumberingAfterBreak="0">
    <w:nsid w:val="43123977"/>
    <w:multiLevelType w:val="hybridMultilevel"/>
    <w:tmpl w:val="8CBEED52"/>
    <w:lvl w:ilvl="0" w:tplc="0BC61078">
      <w:start w:val="1"/>
      <w:numFmt w:val="decimal"/>
      <w:lvlText w:val="%1."/>
      <w:lvlJc w:val="left"/>
      <w:pPr>
        <w:ind w:left="165" w:hanging="199"/>
      </w:pPr>
      <w:rPr>
        <w:rFonts w:ascii="Times New Roman" w:eastAsia="Times New Roman" w:hAnsi="Times New Roman" w:cs="Times New Roman" w:hint="default"/>
        <w:b/>
        <w:bCs/>
        <w:i w:val="0"/>
        <w:iCs w:val="0"/>
        <w:color w:val="231F20"/>
        <w:spacing w:val="-1"/>
        <w:w w:val="100"/>
        <w:sz w:val="21"/>
        <w:szCs w:val="21"/>
        <w:lang w:val="pl-PL" w:eastAsia="en-US" w:bidi="ar-SA"/>
      </w:rPr>
    </w:lvl>
    <w:lvl w:ilvl="1" w:tplc="2ABA8D14">
      <w:start w:val="1"/>
      <w:numFmt w:val="decimal"/>
      <w:lvlText w:val="%2."/>
      <w:lvlJc w:val="left"/>
      <w:pPr>
        <w:ind w:left="165" w:hanging="229"/>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2" w:tplc="D69E0A1E">
      <w:numFmt w:val="bullet"/>
      <w:lvlText w:val="•"/>
      <w:lvlJc w:val="left"/>
      <w:pPr>
        <w:ind w:left="1645" w:hanging="229"/>
      </w:pPr>
      <w:rPr>
        <w:rFonts w:hint="default"/>
        <w:lang w:val="pl-PL" w:eastAsia="en-US" w:bidi="ar-SA"/>
      </w:rPr>
    </w:lvl>
    <w:lvl w:ilvl="3" w:tplc="66903538">
      <w:numFmt w:val="bullet"/>
      <w:lvlText w:val="•"/>
      <w:lvlJc w:val="left"/>
      <w:pPr>
        <w:ind w:left="2388" w:hanging="229"/>
      </w:pPr>
      <w:rPr>
        <w:rFonts w:hint="default"/>
        <w:lang w:val="pl-PL" w:eastAsia="en-US" w:bidi="ar-SA"/>
      </w:rPr>
    </w:lvl>
    <w:lvl w:ilvl="4" w:tplc="08E6B1CE">
      <w:numFmt w:val="bullet"/>
      <w:lvlText w:val="•"/>
      <w:lvlJc w:val="left"/>
      <w:pPr>
        <w:ind w:left="3131" w:hanging="229"/>
      </w:pPr>
      <w:rPr>
        <w:rFonts w:hint="default"/>
        <w:lang w:val="pl-PL" w:eastAsia="en-US" w:bidi="ar-SA"/>
      </w:rPr>
    </w:lvl>
    <w:lvl w:ilvl="5" w:tplc="B94C42AA">
      <w:numFmt w:val="bullet"/>
      <w:lvlText w:val="•"/>
      <w:lvlJc w:val="left"/>
      <w:pPr>
        <w:ind w:left="3873" w:hanging="229"/>
      </w:pPr>
      <w:rPr>
        <w:rFonts w:hint="default"/>
        <w:lang w:val="pl-PL" w:eastAsia="en-US" w:bidi="ar-SA"/>
      </w:rPr>
    </w:lvl>
    <w:lvl w:ilvl="6" w:tplc="DD9EA750">
      <w:numFmt w:val="bullet"/>
      <w:lvlText w:val="•"/>
      <w:lvlJc w:val="left"/>
      <w:pPr>
        <w:ind w:left="4616" w:hanging="229"/>
      </w:pPr>
      <w:rPr>
        <w:rFonts w:hint="default"/>
        <w:lang w:val="pl-PL" w:eastAsia="en-US" w:bidi="ar-SA"/>
      </w:rPr>
    </w:lvl>
    <w:lvl w:ilvl="7" w:tplc="5B4ABDF8">
      <w:numFmt w:val="bullet"/>
      <w:lvlText w:val="•"/>
      <w:lvlJc w:val="left"/>
      <w:pPr>
        <w:ind w:left="5359" w:hanging="229"/>
      </w:pPr>
      <w:rPr>
        <w:rFonts w:hint="default"/>
        <w:lang w:val="pl-PL" w:eastAsia="en-US" w:bidi="ar-SA"/>
      </w:rPr>
    </w:lvl>
    <w:lvl w:ilvl="8" w:tplc="4BC29F24">
      <w:numFmt w:val="bullet"/>
      <w:lvlText w:val="•"/>
      <w:lvlJc w:val="left"/>
      <w:pPr>
        <w:ind w:left="6102" w:hanging="229"/>
      </w:pPr>
      <w:rPr>
        <w:rFonts w:hint="default"/>
        <w:lang w:val="pl-PL" w:eastAsia="en-US" w:bidi="ar-SA"/>
      </w:rPr>
    </w:lvl>
  </w:abstractNum>
  <w:abstractNum w:abstractNumId="141" w15:restartNumberingAfterBreak="0">
    <w:nsid w:val="43747EBE"/>
    <w:multiLevelType w:val="hybridMultilevel"/>
    <w:tmpl w:val="2F3C5FFA"/>
    <w:lvl w:ilvl="0" w:tplc="98D24ABE">
      <w:start w:val="1"/>
      <w:numFmt w:val="decimal"/>
      <w:lvlText w:val="%1)"/>
      <w:lvlJc w:val="left"/>
      <w:pPr>
        <w:ind w:left="278" w:hanging="227"/>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1" w:tplc="BAA4D036">
      <w:start w:val="1"/>
      <w:numFmt w:val="decimal"/>
      <w:lvlText w:val="%2)"/>
      <w:lvlJc w:val="left"/>
      <w:pPr>
        <w:ind w:left="392" w:hanging="227"/>
      </w:pPr>
      <w:rPr>
        <w:rFonts w:ascii="Times New Roman" w:eastAsia="Times New Roman" w:hAnsi="Times New Roman" w:cs="Times New Roman" w:hint="default"/>
        <w:b w:val="0"/>
        <w:bCs w:val="0"/>
        <w:i w:val="0"/>
        <w:iCs w:val="0"/>
        <w:color w:val="231F20"/>
        <w:spacing w:val="-1"/>
        <w:w w:val="99"/>
        <w:sz w:val="19"/>
        <w:szCs w:val="19"/>
        <w:lang w:val="pl-PL" w:eastAsia="en-US" w:bidi="ar-SA"/>
      </w:rPr>
    </w:lvl>
    <w:lvl w:ilvl="2" w:tplc="24DA471C">
      <w:start w:val="1"/>
      <w:numFmt w:val="lowerLetter"/>
      <w:lvlText w:val="%3)"/>
      <w:lvlJc w:val="left"/>
      <w:pPr>
        <w:ind w:left="619" w:hanging="227"/>
      </w:pPr>
      <w:rPr>
        <w:rFonts w:ascii="Times New Roman" w:eastAsia="Times New Roman" w:hAnsi="Times New Roman" w:cs="Times New Roman" w:hint="default"/>
        <w:b w:val="0"/>
        <w:bCs w:val="0"/>
        <w:i w:val="0"/>
        <w:iCs w:val="0"/>
        <w:color w:val="231F20"/>
        <w:spacing w:val="0"/>
        <w:w w:val="101"/>
        <w:sz w:val="19"/>
        <w:szCs w:val="19"/>
        <w:lang w:val="pl-PL" w:eastAsia="en-US" w:bidi="ar-SA"/>
      </w:rPr>
    </w:lvl>
    <w:lvl w:ilvl="3" w:tplc="901A9D88">
      <w:numFmt w:val="bullet"/>
      <w:lvlText w:val="•"/>
      <w:lvlJc w:val="left"/>
      <w:pPr>
        <w:ind w:left="1490" w:hanging="227"/>
      </w:pPr>
      <w:rPr>
        <w:rFonts w:hint="default"/>
        <w:lang w:val="pl-PL" w:eastAsia="en-US" w:bidi="ar-SA"/>
      </w:rPr>
    </w:lvl>
    <w:lvl w:ilvl="4" w:tplc="1A42AF0E">
      <w:numFmt w:val="bullet"/>
      <w:lvlText w:val="•"/>
      <w:lvlJc w:val="left"/>
      <w:pPr>
        <w:ind w:left="2361" w:hanging="227"/>
      </w:pPr>
      <w:rPr>
        <w:rFonts w:hint="default"/>
        <w:lang w:val="pl-PL" w:eastAsia="en-US" w:bidi="ar-SA"/>
      </w:rPr>
    </w:lvl>
    <w:lvl w:ilvl="5" w:tplc="31F86992">
      <w:numFmt w:val="bullet"/>
      <w:lvlText w:val="•"/>
      <w:lvlJc w:val="left"/>
      <w:pPr>
        <w:ind w:left="3232" w:hanging="227"/>
      </w:pPr>
      <w:rPr>
        <w:rFonts w:hint="default"/>
        <w:lang w:val="pl-PL" w:eastAsia="en-US" w:bidi="ar-SA"/>
      </w:rPr>
    </w:lvl>
    <w:lvl w:ilvl="6" w:tplc="9D38EB56">
      <w:numFmt w:val="bullet"/>
      <w:lvlText w:val="•"/>
      <w:lvlJc w:val="left"/>
      <w:pPr>
        <w:ind w:left="4103" w:hanging="227"/>
      </w:pPr>
      <w:rPr>
        <w:rFonts w:hint="default"/>
        <w:lang w:val="pl-PL" w:eastAsia="en-US" w:bidi="ar-SA"/>
      </w:rPr>
    </w:lvl>
    <w:lvl w:ilvl="7" w:tplc="E3F4A404">
      <w:numFmt w:val="bullet"/>
      <w:lvlText w:val="•"/>
      <w:lvlJc w:val="left"/>
      <w:pPr>
        <w:ind w:left="4974" w:hanging="227"/>
      </w:pPr>
      <w:rPr>
        <w:rFonts w:hint="default"/>
        <w:lang w:val="pl-PL" w:eastAsia="en-US" w:bidi="ar-SA"/>
      </w:rPr>
    </w:lvl>
    <w:lvl w:ilvl="8" w:tplc="A30C6DA2">
      <w:numFmt w:val="bullet"/>
      <w:lvlText w:val="•"/>
      <w:lvlJc w:val="left"/>
      <w:pPr>
        <w:ind w:left="5845" w:hanging="227"/>
      </w:pPr>
      <w:rPr>
        <w:rFonts w:hint="default"/>
        <w:lang w:val="pl-PL" w:eastAsia="en-US" w:bidi="ar-SA"/>
      </w:rPr>
    </w:lvl>
  </w:abstractNum>
  <w:abstractNum w:abstractNumId="142" w15:restartNumberingAfterBreak="0">
    <w:nsid w:val="43CB1322"/>
    <w:multiLevelType w:val="hybridMultilevel"/>
    <w:tmpl w:val="445A9882"/>
    <w:lvl w:ilvl="0" w:tplc="371C74E8">
      <w:start w:val="1"/>
      <w:numFmt w:val="lowerLetter"/>
      <w:lvlText w:val="%1)"/>
      <w:lvlJc w:val="left"/>
      <w:pPr>
        <w:ind w:left="278" w:hanging="227"/>
        <w:jc w:val="right"/>
      </w:pPr>
      <w:rPr>
        <w:rFonts w:ascii="Times New Roman" w:eastAsia="Times New Roman" w:hAnsi="Times New Roman" w:cs="Times New Roman" w:hint="default"/>
        <w:b w:val="0"/>
        <w:bCs w:val="0"/>
        <w:i w:val="0"/>
        <w:iCs w:val="0"/>
        <w:color w:val="231F20"/>
        <w:spacing w:val="0"/>
        <w:w w:val="101"/>
        <w:sz w:val="21"/>
        <w:szCs w:val="21"/>
        <w:lang w:val="pl-PL" w:eastAsia="en-US" w:bidi="ar-SA"/>
      </w:rPr>
    </w:lvl>
    <w:lvl w:ilvl="1" w:tplc="7AF69240">
      <w:numFmt w:val="bullet"/>
      <w:lvlText w:val="–"/>
      <w:lvlJc w:val="left"/>
      <w:pPr>
        <w:ind w:left="505" w:hanging="227"/>
      </w:pPr>
      <w:rPr>
        <w:rFonts w:ascii="Times New Roman" w:eastAsia="Times New Roman" w:hAnsi="Times New Roman" w:cs="Times New Roman" w:hint="default"/>
        <w:b w:val="0"/>
        <w:bCs w:val="0"/>
        <w:i w:val="0"/>
        <w:iCs w:val="0"/>
        <w:color w:val="231F20"/>
        <w:spacing w:val="0"/>
        <w:w w:val="104"/>
        <w:sz w:val="21"/>
        <w:szCs w:val="21"/>
        <w:lang w:val="pl-PL" w:eastAsia="en-US" w:bidi="ar-SA"/>
      </w:rPr>
    </w:lvl>
    <w:lvl w:ilvl="2" w:tplc="3BEC1B68">
      <w:numFmt w:val="bullet"/>
      <w:lvlText w:val="•"/>
      <w:lvlJc w:val="left"/>
      <w:pPr>
        <w:ind w:left="1287" w:hanging="227"/>
      </w:pPr>
      <w:rPr>
        <w:rFonts w:hint="default"/>
        <w:lang w:val="pl-PL" w:eastAsia="en-US" w:bidi="ar-SA"/>
      </w:rPr>
    </w:lvl>
    <w:lvl w:ilvl="3" w:tplc="D9F886C6">
      <w:numFmt w:val="bullet"/>
      <w:lvlText w:val="•"/>
      <w:lvlJc w:val="left"/>
      <w:pPr>
        <w:ind w:left="2075" w:hanging="227"/>
      </w:pPr>
      <w:rPr>
        <w:rFonts w:hint="default"/>
        <w:lang w:val="pl-PL" w:eastAsia="en-US" w:bidi="ar-SA"/>
      </w:rPr>
    </w:lvl>
    <w:lvl w:ilvl="4" w:tplc="BF3E5D0A">
      <w:numFmt w:val="bullet"/>
      <w:lvlText w:val="•"/>
      <w:lvlJc w:val="left"/>
      <w:pPr>
        <w:ind w:left="2862" w:hanging="227"/>
      </w:pPr>
      <w:rPr>
        <w:rFonts w:hint="default"/>
        <w:lang w:val="pl-PL" w:eastAsia="en-US" w:bidi="ar-SA"/>
      </w:rPr>
    </w:lvl>
    <w:lvl w:ilvl="5" w:tplc="B3CE838E">
      <w:numFmt w:val="bullet"/>
      <w:lvlText w:val="•"/>
      <w:lvlJc w:val="left"/>
      <w:pPr>
        <w:ind w:left="3650" w:hanging="227"/>
      </w:pPr>
      <w:rPr>
        <w:rFonts w:hint="default"/>
        <w:lang w:val="pl-PL" w:eastAsia="en-US" w:bidi="ar-SA"/>
      </w:rPr>
    </w:lvl>
    <w:lvl w:ilvl="6" w:tplc="7BEC7F68">
      <w:numFmt w:val="bullet"/>
      <w:lvlText w:val="•"/>
      <w:lvlJc w:val="left"/>
      <w:pPr>
        <w:ind w:left="4437" w:hanging="227"/>
      </w:pPr>
      <w:rPr>
        <w:rFonts w:hint="default"/>
        <w:lang w:val="pl-PL" w:eastAsia="en-US" w:bidi="ar-SA"/>
      </w:rPr>
    </w:lvl>
    <w:lvl w:ilvl="7" w:tplc="5DFAA3B8">
      <w:numFmt w:val="bullet"/>
      <w:lvlText w:val="•"/>
      <w:lvlJc w:val="left"/>
      <w:pPr>
        <w:ind w:left="5225" w:hanging="227"/>
      </w:pPr>
      <w:rPr>
        <w:rFonts w:hint="default"/>
        <w:lang w:val="pl-PL" w:eastAsia="en-US" w:bidi="ar-SA"/>
      </w:rPr>
    </w:lvl>
    <w:lvl w:ilvl="8" w:tplc="5A68B126">
      <w:numFmt w:val="bullet"/>
      <w:lvlText w:val="•"/>
      <w:lvlJc w:val="left"/>
      <w:pPr>
        <w:ind w:left="6012" w:hanging="227"/>
      </w:pPr>
      <w:rPr>
        <w:rFonts w:hint="default"/>
        <w:lang w:val="pl-PL" w:eastAsia="en-US" w:bidi="ar-SA"/>
      </w:rPr>
    </w:lvl>
  </w:abstractNum>
  <w:abstractNum w:abstractNumId="143" w15:restartNumberingAfterBreak="0">
    <w:nsid w:val="45395655"/>
    <w:multiLevelType w:val="hybridMultilevel"/>
    <w:tmpl w:val="776CDF12"/>
    <w:lvl w:ilvl="0" w:tplc="684A5D34">
      <w:start w:val="1"/>
      <w:numFmt w:val="decimal"/>
      <w:lvlText w:val="%1."/>
      <w:lvlJc w:val="left"/>
      <w:pPr>
        <w:ind w:left="165" w:hanging="211"/>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023E73E8">
      <w:numFmt w:val="bullet"/>
      <w:lvlText w:val="•"/>
      <w:lvlJc w:val="left"/>
      <w:pPr>
        <w:ind w:left="902" w:hanging="211"/>
      </w:pPr>
      <w:rPr>
        <w:rFonts w:hint="default"/>
        <w:lang w:val="pl-PL" w:eastAsia="en-US" w:bidi="ar-SA"/>
      </w:rPr>
    </w:lvl>
    <w:lvl w:ilvl="2" w:tplc="23CEFDE2">
      <w:numFmt w:val="bullet"/>
      <w:lvlText w:val="•"/>
      <w:lvlJc w:val="left"/>
      <w:pPr>
        <w:ind w:left="1645" w:hanging="211"/>
      </w:pPr>
      <w:rPr>
        <w:rFonts w:hint="default"/>
        <w:lang w:val="pl-PL" w:eastAsia="en-US" w:bidi="ar-SA"/>
      </w:rPr>
    </w:lvl>
    <w:lvl w:ilvl="3" w:tplc="62781268">
      <w:numFmt w:val="bullet"/>
      <w:lvlText w:val="•"/>
      <w:lvlJc w:val="left"/>
      <w:pPr>
        <w:ind w:left="2388" w:hanging="211"/>
      </w:pPr>
      <w:rPr>
        <w:rFonts w:hint="default"/>
        <w:lang w:val="pl-PL" w:eastAsia="en-US" w:bidi="ar-SA"/>
      </w:rPr>
    </w:lvl>
    <w:lvl w:ilvl="4" w:tplc="895E5BBE">
      <w:numFmt w:val="bullet"/>
      <w:lvlText w:val="•"/>
      <w:lvlJc w:val="left"/>
      <w:pPr>
        <w:ind w:left="3131" w:hanging="211"/>
      </w:pPr>
      <w:rPr>
        <w:rFonts w:hint="default"/>
        <w:lang w:val="pl-PL" w:eastAsia="en-US" w:bidi="ar-SA"/>
      </w:rPr>
    </w:lvl>
    <w:lvl w:ilvl="5" w:tplc="F7E22B1E">
      <w:numFmt w:val="bullet"/>
      <w:lvlText w:val="•"/>
      <w:lvlJc w:val="left"/>
      <w:pPr>
        <w:ind w:left="3873" w:hanging="211"/>
      </w:pPr>
      <w:rPr>
        <w:rFonts w:hint="default"/>
        <w:lang w:val="pl-PL" w:eastAsia="en-US" w:bidi="ar-SA"/>
      </w:rPr>
    </w:lvl>
    <w:lvl w:ilvl="6" w:tplc="AB3484FC">
      <w:numFmt w:val="bullet"/>
      <w:lvlText w:val="•"/>
      <w:lvlJc w:val="left"/>
      <w:pPr>
        <w:ind w:left="4616" w:hanging="211"/>
      </w:pPr>
      <w:rPr>
        <w:rFonts w:hint="default"/>
        <w:lang w:val="pl-PL" w:eastAsia="en-US" w:bidi="ar-SA"/>
      </w:rPr>
    </w:lvl>
    <w:lvl w:ilvl="7" w:tplc="4FF00D32">
      <w:numFmt w:val="bullet"/>
      <w:lvlText w:val="•"/>
      <w:lvlJc w:val="left"/>
      <w:pPr>
        <w:ind w:left="5359" w:hanging="211"/>
      </w:pPr>
      <w:rPr>
        <w:rFonts w:hint="default"/>
        <w:lang w:val="pl-PL" w:eastAsia="en-US" w:bidi="ar-SA"/>
      </w:rPr>
    </w:lvl>
    <w:lvl w:ilvl="8" w:tplc="755CE312">
      <w:numFmt w:val="bullet"/>
      <w:lvlText w:val="•"/>
      <w:lvlJc w:val="left"/>
      <w:pPr>
        <w:ind w:left="6102" w:hanging="211"/>
      </w:pPr>
      <w:rPr>
        <w:rFonts w:hint="default"/>
        <w:lang w:val="pl-PL" w:eastAsia="en-US" w:bidi="ar-SA"/>
      </w:rPr>
    </w:lvl>
  </w:abstractNum>
  <w:abstractNum w:abstractNumId="144" w15:restartNumberingAfterBreak="0">
    <w:nsid w:val="45C1375C"/>
    <w:multiLevelType w:val="hybridMultilevel"/>
    <w:tmpl w:val="EB8ABAFC"/>
    <w:lvl w:ilvl="0" w:tplc="F0581F86">
      <w:start w:val="2"/>
      <w:numFmt w:val="decimal"/>
      <w:lvlText w:val="%1."/>
      <w:lvlJc w:val="left"/>
      <w:pPr>
        <w:ind w:left="165" w:hanging="188"/>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1" w:tplc="9A9A7886">
      <w:numFmt w:val="bullet"/>
      <w:lvlText w:val="•"/>
      <w:lvlJc w:val="left"/>
      <w:pPr>
        <w:ind w:left="902" w:hanging="188"/>
      </w:pPr>
      <w:rPr>
        <w:rFonts w:hint="default"/>
        <w:lang w:val="pl-PL" w:eastAsia="en-US" w:bidi="ar-SA"/>
      </w:rPr>
    </w:lvl>
    <w:lvl w:ilvl="2" w:tplc="4DBA2D88">
      <w:numFmt w:val="bullet"/>
      <w:lvlText w:val="•"/>
      <w:lvlJc w:val="left"/>
      <w:pPr>
        <w:ind w:left="1645" w:hanging="188"/>
      </w:pPr>
      <w:rPr>
        <w:rFonts w:hint="default"/>
        <w:lang w:val="pl-PL" w:eastAsia="en-US" w:bidi="ar-SA"/>
      </w:rPr>
    </w:lvl>
    <w:lvl w:ilvl="3" w:tplc="3EA8398E">
      <w:numFmt w:val="bullet"/>
      <w:lvlText w:val="•"/>
      <w:lvlJc w:val="left"/>
      <w:pPr>
        <w:ind w:left="2388" w:hanging="188"/>
      </w:pPr>
      <w:rPr>
        <w:rFonts w:hint="default"/>
        <w:lang w:val="pl-PL" w:eastAsia="en-US" w:bidi="ar-SA"/>
      </w:rPr>
    </w:lvl>
    <w:lvl w:ilvl="4" w:tplc="66484288">
      <w:numFmt w:val="bullet"/>
      <w:lvlText w:val="•"/>
      <w:lvlJc w:val="left"/>
      <w:pPr>
        <w:ind w:left="3131" w:hanging="188"/>
      </w:pPr>
      <w:rPr>
        <w:rFonts w:hint="default"/>
        <w:lang w:val="pl-PL" w:eastAsia="en-US" w:bidi="ar-SA"/>
      </w:rPr>
    </w:lvl>
    <w:lvl w:ilvl="5" w:tplc="C84464D4">
      <w:numFmt w:val="bullet"/>
      <w:lvlText w:val="•"/>
      <w:lvlJc w:val="left"/>
      <w:pPr>
        <w:ind w:left="3873" w:hanging="188"/>
      </w:pPr>
      <w:rPr>
        <w:rFonts w:hint="default"/>
        <w:lang w:val="pl-PL" w:eastAsia="en-US" w:bidi="ar-SA"/>
      </w:rPr>
    </w:lvl>
    <w:lvl w:ilvl="6" w:tplc="83049756">
      <w:numFmt w:val="bullet"/>
      <w:lvlText w:val="•"/>
      <w:lvlJc w:val="left"/>
      <w:pPr>
        <w:ind w:left="4616" w:hanging="188"/>
      </w:pPr>
      <w:rPr>
        <w:rFonts w:hint="default"/>
        <w:lang w:val="pl-PL" w:eastAsia="en-US" w:bidi="ar-SA"/>
      </w:rPr>
    </w:lvl>
    <w:lvl w:ilvl="7" w:tplc="3F6A301C">
      <w:numFmt w:val="bullet"/>
      <w:lvlText w:val="•"/>
      <w:lvlJc w:val="left"/>
      <w:pPr>
        <w:ind w:left="5359" w:hanging="188"/>
      </w:pPr>
      <w:rPr>
        <w:rFonts w:hint="default"/>
        <w:lang w:val="pl-PL" w:eastAsia="en-US" w:bidi="ar-SA"/>
      </w:rPr>
    </w:lvl>
    <w:lvl w:ilvl="8" w:tplc="F2924A9C">
      <w:numFmt w:val="bullet"/>
      <w:lvlText w:val="•"/>
      <w:lvlJc w:val="left"/>
      <w:pPr>
        <w:ind w:left="6102" w:hanging="188"/>
      </w:pPr>
      <w:rPr>
        <w:rFonts w:hint="default"/>
        <w:lang w:val="pl-PL" w:eastAsia="en-US" w:bidi="ar-SA"/>
      </w:rPr>
    </w:lvl>
  </w:abstractNum>
  <w:abstractNum w:abstractNumId="145" w15:restartNumberingAfterBreak="0">
    <w:nsid w:val="45F922EC"/>
    <w:multiLevelType w:val="hybridMultilevel"/>
    <w:tmpl w:val="F702A4D8"/>
    <w:lvl w:ilvl="0" w:tplc="806C51B4">
      <w:start w:val="2"/>
      <w:numFmt w:val="decimal"/>
      <w:lvlText w:val="%1."/>
      <w:lvlJc w:val="left"/>
      <w:pPr>
        <w:ind w:left="165" w:hanging="178"/>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1" w:tplc="CB1C801E">
      <w:numFmt w:val="bullet"/>
      <w:lvlText w:val="•"/>
      <w:lvlJc w:val="left"/>
      <w:pPr>
        <w:ind w:left="902" w:hanging="178"/>
      </w:pPr>
      <w:rPr>
        <w:rFonts w:hint="default"/>
        <w:lang w:val="pl-PL" w:eastAsia="en-US" w:bidi="ar-SA"/>
      </w:rPr>
    </w:lvl>
    <w:lvl w:ilvl="2" w:tplc="630A0786">
      <w:numFmt w:val="bullet"/>
      <w:lvlText w:val="•"/>
      <w:lvlJc w:val="left"/>
      <w:pPr>
        <w:ind w:left="1645" w:hanging="178"/>
      </w:pPr>
      <w:rPr>
        <w:rFonts w:hint="default"/>
        <w:lang w:val="pl-PL" w:eastAsia="en-US" w:bidi="ar-SA"/>
      </w:rPr>
    </w:lvl>
    <w:lvl w:ilvl="3" w:tplc="D81651E2">
      <w:numFmt w:val="bullet"/>
      <w:lvlText w:val="•"/>
      <w:lvlJc w:val="left"/>
      <w:pPr>
        <w:ind w:left="2388" w:hanging="178"/>
      </w:pPr>
      <w:rPr>
        <w:rFonts w:hint="default"/>
        <w:lang w:val="pl-PL" w:eastAsia="en-US" w:bidi="ar-SA"/>
      </w:rPr>
    </w:lvl>
    <w:lvl w:ilvl="4" w:tplc="CB90DA70">
      <w:numFmt w:val="bullet"/>
      <w:lvlText w:val="•"/>
      <w:lvlJc w:val="left"/>
      <w:pPr>
        <w:ind w:left="3131" w:hanging="178"/>
      </w:pPr>
      <w:rPr>
        <w:rFonts w:hint="default"/>
        <w:lang w:val="pl-PL" w:eastAsia="en-US" w:bidi="ar-SA"/>
      </w:rPr>
    </w:lvl>
    <w:lvl w:ilvl="5" w:tplc="B8529C48">
      <w:numFmt w:val="bullet"/>
      <w:lvlText w:val="•"/>
      <w:lvlJc w:val="left"/>
      <w:pPr>
        <w:ind w:left="3873" w:hanging="178"/>
      </w:pPr>
      <w:rPr>
        <w:rFonts w:hint="default"/>
        <w:lang w:val="pl-PL" w:eastAsia="en-US" w:bidi="ar-SA"/>
      </w:rPr>
    </w:lvl>
    <w:lvl w:ilvl="6" w:tplc="0CC2BDD0">
      <w:numFmt w:val="bullet"/>
      <w:lvlText w:val="•"/>
      <w:lvlJc w:val="left"/>
      <w:pPr>
        <w:ind w:left="4616" w:hanging="178"/>
      </w:pPr>
      <w:rPr>
        <w:rFonts w:hint="default"/>
        <w:lang w:val="pl-PL" w:eastAsia="en-US" w:bidi="ar-SA"/>
      </w:rPr>
    </w:lvl>
    <w:lvl w:ilvl="7" w:tplc="780E4242">
      <w:numFmt w:val="bullet"/>
      <w:lvlText w:val="•"/>
      <w:lvlJc w:val="left"/>
      <w:pPr>
        <w:ind w:left="5359" w:hanging="178"/>
      </w:pPr>
      <w:rPr>
        <w:rFonts w:hint="default"/>
        <w:lang w:val="pl-PL" w:eastAsia="en-US" w:bidi="ar-SA"/>
      </w:rPr>
    </w:lvl>
    <w:lvl w:ilvl="8" w:tplc="51A820B2">
      <w:numFmt w:val="bullet"/>
      <w:lvlText w:val="•"/>
      <w:lvlJc w:val="left"/>
      <w:pPr>
        <w:ind w:left="6102" w:hanging="178"/>
      </w:pPr>
      <w:rPr>
        <w:rFonts w:hint="default"/>
        <w:lang w:val="pl-PL" w:eastAsia="en-US" w:bidi="ar-SA"/>
      </w:rPr>
    </w:lvl>
  </w:abstractNum>
  <w:abstractNum w:abstractNumId="146" w15:restartNumberingAfterBreak="0">
    <w:nsid w:val="46CA70D2"/>
    <w:multiLevelType w:val="hybridMultilevel"/>
    <w:tmpl w:val="CE3C7878"/>
    <w:lvl w:ilvl="0" w:tplc="286AC4B0">
      <w:start w:val="2"/>
      <w:numFmt w:val="decimal"/>
      <w:lvlText w:val="%1."/>
      <w:lvlJc w:val="left"/>
      <w:pPr>
        <w:ind w:left="165" w:hanging="198"/>
      </w:pPr>
      <w:rPr>
        <w:rFonts w:ascii="Times New Roman" w:eastAsia="Times New Roman" w:hAnsi="Times New Roman" w:cs="Times New Roman" w:hint="default"/>
        <w:b w:val="0"/>
        <w:bCs w:val="0"/>
        <w:i w:val="0"/>
        <w:iCs w:val="0"/>
        <w:color w:val="231F20"/>
        <w:spacing w:val="0"/>
        <w:w w:val="94"/>
        <w:sz w:val="21"/>
        <w:szCs w:val="21"/>
        <w:lang w:val="pl-PL" w:eastAsia="en-US" w:bidi="ar-SA"/>
      </w:rPr>
    </w:lvl>
    <w:lvl w:ilvl="1" w:tplc="39F6246E">
      <w:numFmt w:val="bullet"/>
      <w:lvlText w:val="•"/>
      <w:lvlJc w:val="left"/>
      <w:pPr>
        <w:ind w:left="902" w:hanging="198"/>
      </w:pPr>
      <w:rPr>
        <w:rFonts w:hint="default"/>
        <w:lang w:val="pl-PL" w:eastAsia="en-US" w:bidi="ar-SA"/>
      </w:rPr>
    </w:lvl>
    <w:lvl w:ilvl="2" w:tplc="DDDCBB0A">
      <w:numFmt w:val="bullet"/>
      <w:lvlText w:val="•"/>
      <w:lvlJc w:val="left"/>
      <w:pPr>
        <w:ind w:left="1645" w:hanging="198"/>
      </w:pPr>
      <w:rPr>
        <w:rFonts w:hint="default"/>
        <w:lang w:val="pl-PL" w:eastAsia="en-US" w:bidi="ar-SA"/>
      </w:rPr>
    </w:lvl>
    <w:lvl w:ilvl="3" w:tplc="E41A3650">
      <w:numFmt w:val="bullet"/>
      <w:lvlText w:val="•"/>
      <w:lvlJc w:val="left"/>
      <w:pPr>
        <w:ind w:left="2388" w:hanging="198"/>
      </w:pPr>
      <w:rPr>
        <w:rFonts w:hint="default"/>
        <w:lang w:val="pl-PL" w:eastAsia="en-US" w:bidi="ar-SA"/>
      </w:rPr>
    </w:lvl>
    <w:lvl w:ilvl="4" w:tplc="E242AA0A">
      <w:numFmt w:val="bullet"/>
      <w:lvlText w:val="•"/>
      <w:lvlJc w:val="left"/>
      <w:pPr>
        <w:ind w:left="3131" w:hanging="198"/>
      </w:pPr>
      <w:rPr>
        <w:rFonts w:hint="default"/>
        <w:lang w:val="pl-PL" w:eastAsia="en-US" w:bidi="ar-SA"/>
      </w:rPr>
    </w:lvl>
    <w:lvl w:ilvl="5" w:tplc="C3065284">
      <w:numFmt w:val="bullet"/>
      <w:lvlText w:val="•"/>
      <w:lvlJc w:val="left"/>
      <w:pPr>
        <w:ind w:left="3873" w:hanging="198"/>
      </w:pPr>
      <w:rPr>
        <w:rFonts w:hint="default"/>
        <w:lang w:val="pl-PL" w:eastAsia="en-US" w:bidi="ar-SA"/>
      </w:rPr>
    </w:lvl>
    <w:lvl w:ilvl="6" w:tplc="18E2F55E">
      <w:numFmt w:val="bullet"/>
      <w:lvlText w:val="•"/>
      <w:lvlJc w:val="left"/>
      <w:pPr>
        <w:ind w:left="4616" w:hanging="198"/>
      </w:pPr>
      <w:rPr>
        <w:rFonts w:hint="default"/>
        <w:lang w:val="pl-PL" w:eastAsia="en-US" w:bidi="ar-SA"/>
      </w:rPr>
    </w:lvl>
    <w:lvl w:ilvl="7" w:tplc="B0264A7E">
      <w:numFmt w:val="bullet"/>
      <w:lvlText w:val="•"/>
      <w:lvlJc w:val="left"/>
      <w:pPr>
        <w:ind w:left="5359" w:hanging="198"/>
      </w:pPr>
      <w:rPr>
        <w:rFonts w:hint="default"/>
        <w:lang w:val="pl-PL" w:eastAsia="en-US" w:bidi="ar-SA"/>
      </w:rPr>
    </w:lvl>
    <w:lvl w:ilvl="8" w:tplc="52EC7F50">
      <w:numFmt w:val="bullet"/>
      <w:lvlText w:val="•"/>
      <w:lvlJc w:val="left"/>
      <w:pPr>
        <w:ind w:left="6102" w:hanging="198"/>
      </w:pPr>
      <w:rPr>
        <w:rFonts w:hint="default"/>
        <w:lang w:val="pl-PL" w:eastAsia="en-US" w:bidi="ar-SA"/>
      </w:rPr>
    </w:lvl>
  </w:abstractNum>
  <w:abstractNum w:abstractNumId="147" w15:restartNumberingAfterBreak="0">
    <w:nsid w:val="46E87B67"/>
    <w:multiLevelType w:val="hybridMultilevel"/>
    <w:tmpl w:val="EAC2D306"/>
    <w:lvl w:ilvl="0" w:tplc="02D29C36">
      <w:start w:val="1"/>
      <w:numFmt w:val="lowerLetter"/>
      <w:lvlText w:val="%1)"/>
      <w:lvlJc w:val="left"/>
      <w:pPr>
        <w:ind w:left="392" w:hanging="227"/>
      </w:pPr>
      <w:rPr>
        <w:rFonts w:ascii="Times New Roman" w:eastAsia="Times New Roman" w:hAnsi="Times New Roman" w:cs="Times New Roman" w:hint="default"/>
        <w:b w:val="0"/>
        <w:bCs w:val="0"/>
        <w:i w:val="0"/>
        <w:iCs w:val="0"/>
        <w:color w:val="231F20"/>
        <w:spacing w:val="0"/>
        <w:w w:val="101"/>
        <w:sz w:val="21"/>
        <w:szCs w:val="21"/>
        <w:lang w:val="pl-PL" w:eastAsia="en-US" w:bidi="ar-SA"/>
      </w:rPr>
    </w:lvl>
    <w:lvl w:ilvl="1" w:tplc="6734A55E">
      <w:start w:val="2"/>
      <w:numFmt w:val="decimal"/>
      <w:lvlText w:val="%2."/>
      <w:lvlJc w:val="left"/>
      <w:pPr>
        <w:ind w:left="165" w:hanging="200"/>
        <w:jc w:val="right"/>
      </w:pPr>
      <w:rPr>
        <w:rFonts w:ascii="Times New Roman" w:eastAsia="Times New Roman" w:hAnsi="Times New Roman" w:cs="Times New Roman" w:hint="default"/>
        <w:b w:val="0"/>
        <w:bCs w:val="0"/>
        <w:i w:val="0"/>
        <w:iCs w:val="0"/>
        <w:color w:val="231F20"/>
        <w:spacing w:val="-1"/>
        <w:w w:val="94"/>
        <w:sz w:val="21"/>
        <w:szCs w:val="21"/>
        <w:lang w:val="pl-PL" w:eastAsia="en-US" w:bidi="ar-SA"/>
      </w:rPr>
    </w:lvl>
    <w:lvl w:ilvl="2" w:tplc="B1BE4B58">
      <w:numFmt w:val="bullet"/>
      <w:lvlText w:val="•"/>
      <w:lvlJc w:val="left"/>
      <w:pPr>
        <w:ind w:left="1198" w:hanging="200"/>
      </w:pPr>
      <w:rPr>
        <w:rFonts w:hint="default"/>
        <w:lang w:val="pl-PL" w:eastAsia="en-US" w:bidi="ar-SA"/>
      </w:rPr>
    </w:lvl>
    <w:lvl w:ilvl="3" w:tplc="E95023BE">
      <w:numFmt w:val="bullet"/>
      <w:lvlText w:val="•"/>
      <w:lvlJc w:val="left"/>
      <w:pPr>
        <w:ind w:left="1997" w:hanging="200"/>
      </w:pPr>
      <w:rPr>
        <w:rFonts w:hint="default"/>
        <w:lang w:val="pl-PL" w:eastAsia="en-US" w:bidi="ar-SA"/>
      </w:rPr>
    </w:lvl>
    <w:lvl w:ilvl="4" w:tplc="8A124628">
      <w:numFmt w:val="bullet"/>
      <w:lvlText w:val="•"/>
      <w:lvlJc w:val="left"/>
      <w:pPr>
        <w:ind w:left="2795" w:hanging="200"/>
      </w:pPr>
      <w:rPr>
        <w:rFonts w:hint="default"/>
        <w:lang w:val="pl-PL" w:eastAsia="en-US" w:bidi="ar-SA"/>
      </w:rPr>
    </w:lvl>
    <w:lvl w:ilvl="5" w:tplc="D9D42590">
      <w:numFmt w:val="bullet"/>
      <w:lvlText w:val="•"/>
      <w:lvlJc w:val="left"/>
      <w:pPr>
        <w:ind w:left="3594" w:hanging="200"/>
      </w:pPr>
      <w:rPr>
        <w:rFonts w:hint="default"/>
        <w:lang w:val="pl-PL" w:eastAsia="en-US" w:bidi="ar-SA"/>
      </w:rPr>
    </w:lvl>
    <w:lvl w:ilvl="6" w:tplc="8AB823FE">
      <w:numFmt w:val="bullet"/>
      <w:lvlText w:val="•"/>
      <w:lvlJc w:val="left"/>
      <w:pPr>
        <w:ind w:left="4393" w:hanging="200"/>
      </w:pPr>
      <w:rPr>
        <w:rFonts w:hint="default"/>
        <w:lang w:val="pl-PL" w:eastAsia="en-US" w:bidi="ar-SA"/>
      </w:rPr>
    </w:lvl>
    <w:lvl w:ilvl="7" w:tplc="36FE1BE8">
      <w:numFmt w:val="bullet"/>
      <w:lvlText w:val="•"/>
      <w:lvlJc w:val="left"/>
      <w:pPr>
        <w:ind w:left="5191" w:hanging="200"/>
      </w:pPr>
      <w:rPr>
        <w:rFonts w:hint="default"/>
        <w:lang w:val="pl-PL" w:eastAsia="en-US" w:bidi="ar-SA"/>
      </w:rPr>
    </w:lvl>
    <w:lvl w:ilvl="8" w:tplc="0E4A67D2">
      <w:numFmt w:val="bullet"/>
      <w:lvlText w:val="•"/>
      <w:lvlJc w:val="left"/>
      <w:pPr>
        <w:ind w:left="5990" w:hanging="200"/>
      </w:pPr>
      <w:rPr>
        <w:rFonts w:hint="default"/>
        <w:lang w:val="pl-PL" w:eastAsia="en-US" w:bidi="ar-SA"/>
      </w:rPr>
    </w:lvl>
  </w:abstractNum>
  <w:abstractNum w:abstractNumId="148" w15:restartNumberingAfterBreak="0">
    <w:nsid w:val="4720510A"/>
    <w:multiLevelType w:val="hybridMultilevel"/>
    <w:tmpl w:val="74847438"/>
    <w:lvl w:ilvl="0" w:tplc="F2764D8A">
      <w:start w:val="1"/>
      <w:numFmt w:val="decimal"/>
      <w:lvlText w:val="%1."/>
      <w:lvlJc w:val="left"/>
      <w:pPr>
        <w:ind w:left="165" w:hanging="210"/>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3A58BE86">
      <w:numFmt w:val="bullet"/>
      <w:lvlText w:val="•"/>
      <w:lvlJc w:val="left"/>
      <w:pPr>
        <w:ind w:left="902" w:hanging="210"/>
      </w:pPr>
      <w:rPr>
        <w:rFonts w:hint="default"/>
        <w:lang w:val="pl-PL" w:eastAsia="en-US" w:bidi="ar-SA"/>
      </w:rPr>
    </w:lvl>
    <w:lvl w:ilvl="2" w:tplc="B98CE11A">
      <w:numFmt w:val="bullet"/>
      <w:lvlText w:val="•"/>
      <w:lvlJc w:val="left"/>
      <w:pPr>
        <w:ind w:left="1645" w:hanging="210"/>
      </w:pPr>
      <w:rPr>
        <w:rFonts w:hint="default"/>
        <w:lang w:val="pl-PL" w:eastAsia="en-US" w:bidi="ar-SA"/>
      </w:rPr>
    </w:lvl>
    <w:lvl w:ilvl="3" w:tplc="5E74EB4C">
      <w:numFmt w:val="bullet"/>
      <w:lvlText w:val="•"/>
      <w:lvlJc w:val="left"/>
      <w:pPr>
        <w:ind w:left="2388" w:hanging="210"/>
      </w:pPr>
      <w:rPr>
        <w:rFonts w:hint="default"/>
        <w:lang w:val="pl-PL" w:eastAsia="en-US" w:bidi="ar-SA"/>
      </w:rPr>
    </w:lvl>
    <w:lvl w:ilvl="4" w:tplc="5BA8D78C">
      <w:numFmt w:val="bullet"/>
      <w:lvlText w:val="•"/>
      <w:lvlJc w:val="left"/>
      <w:pPr>
        <w:ind w:left="3131" w:hanging="210"/>
      </w:pPr>
      <w:rPr>
        <w:rFonts w:hint="default"/>
        <w:lang w:val="pl-PL" w:eastAsia="en-US" w:bidi="ar-SA"/>
      </w:rPr>
    </w:lvl>
    <w:lvl w:ilvl="5" w:tplc="96D04226">
      <w:numFmt w:val="bullet"/>
      <w:lvlText w:val="•"/>
      <w:lvlJc w:val="left"/>
      <w:pPr>
        <w:ind w:left="3873" w:hanging="210"/>
      </w:pPr>
      <w:rPr>
        <w:rFonts w:hint="default"/>
        <w:lang w:val="pl-PL" w:eastAsia="en-US" w:bidi="ar-SA"/>
      </w:rPr>
    </w:lvl>
    <w:lvl w:ilvl="6" w:tplc="1C5AFD90">
      <w:numFmt w:val="bullet"/>
      <w:lvlText w:val="•"/>
      <w:lvlJc w:val="left"/>
      <w:pPr>
        <w:ind w:left="4616" w:hanging="210"/>
      </w:pPr>
      <w:rPr>
        <w:rFonts w:hint="default"/>
        <w:lang w:val="pl-PL" w:eastAsia="en-US" w:bidi="ar-SA"/>
      </w:rPr>
    </w:lvl>
    <w:lvl w:ilvl="7" w:tplc="1CE041CA">
      <w:numFmt w:val="bullet"/>
      <w:lvlText w:val="•"/>
      <w:lvlJc w:val="left"/>
      <w:pPr>
        <w:ind w:left="5359" w:hanging="210"/>
      </w:pPr>
      <w:rPr>
        <w:rFonts w:hint="default"/>
        <w:lang w:val="pl-PL" w:eastAsia="en-US" w:bidi="ar-SA"/>
      </w:rPr>
    </w:lvl>
    <w:lvl w:ilvl="8" w:tplc="6660F26C">
      <w:numFmt w:val="bullet"/>
      <w:lvlText w:val="•"/>
      <w:lvlJc w:val="left"/>
      <w:pPr>
        <w:ind w:left="6102" w:hanging="210"/>
      </w:pPr>
      <w:rPr>
        <w:rFonts w:hint="default"/>
        <w:lang w:val="pl-PL" w:eastAsia="en-US" w:bidi="ar-SA"/>
      </w:rPr>
    </w:lvl>
  </w:abstractNum>
  <w:abstractNum w:abstractNumId="149" w15:restartNumberingAfterBreak="0">
    <w:nsid w:val="476124D5"/>
    <w:multiLevelType w:val="hybridMultilevel"/>
    <w:tmpl w:val="90848DF8"/>
    <w:lvl w:ilvl="0" w:tplc="E000DB52">
      <w:start w:val="1"/>
      <w:numFmt w:val="lowerLetter"/>
      <w:lvlText w:val="%1)"/>
      <w:lvlJc w:val="left"/>
      <w:pPr>
        <w:ind w:left="392" w:hanging="227"/>
      </w:pPr>
      <w:rPr>
        <w:rFonts w:ascii="Times New Roman" w:eastAsia="Times New Roman" w:hAnsi="Times New Roman" w:cs="Times New Roman" w:hint="default"/>
        <w:b w:val="0"/>
        <w:bCs w:val="0"/>
        <w:i w:val="0"/>
        <w:iCs w:val="0"/>
        <w:color w:val="231F20"/>
        <w:spacing w:val="-1"/>
        <w:w w:val="101"/>
        <w:sz w:val="21"/>
        <w:szCs w:val="21"/>
        <w:lang w:val="pl-PL" w:eastAsia="en-US" w:bidi="ar-SA"/>
      </w:rPr>
    </w:lvl>
    <w:lvl w:ilvl="1" w:tplc="6DA4BBE8">
      <w:numFmt w:val="bullet"/>
      <w:lvlText w:val="•"/>
      <w:lvlJc w:val="left"/>
      <w:pPr>
        <w:ind w:left="1118" w:hanging="227"/>
      </w:pPr>
      <w:rPr>
        <w:rFonts w:hint="default"/>
        <w:lang w:val="pl-PL" w:eastAsia="en-US" w:bidi="ar-SA"/>
      </w:rPr>
    </w:lvl>
    <w:lvl w:ilvl="2" w:tplc="481A87CA">
      <w:numFmt w:val="bullet"/>
      <w:lvlText w:val="•"/>
      <w:lvlJc w:val="left"/>
      <w:pPr>
        <w:ind w:left="1837" w:hanging="227"/>
      </w:pPr>
      <w:rPr>
        <w:rFonts w:hint="default"/>
        <w:lang w:val="pl-PL" w:eastAsia="en-US" w:bidi="ar-SA"/>
      </w:rPr>
    </w:lvl>
    <w:lvl w:ilvl="3" w:tplc="BEE6289E">
      <w:numFmt w:val="bullet"/>
      <w:lvlText w:val="•"/>
      <w:lvlJc w:val="left"/>
      <w:pPr>
        <w:ind w:left="2556" w:hanging="227"/>
      </w:pPr>
      <w:rPr>
        <w:rFonts w:hint="default"/>
        <w:lang w:val="pl-PL" w:eastAsia="en-US" w:bidi="ar-SA"/>
      </w:rPr>
    </w:lvl>
    <w:lvl w:ilvl="4" w:tplc="B3F44906">
      <w:numFmt w:val="bullet"/>
      <w:lvlText w:val="•"/>
      <w:lvlJc w:val="left"/>
      <w:pPr>
        <w:ind w:left="3275" w:hanging="227"/>
      </w:pPr>
      <w:rPr>
        <w:rFonts w:hint="default"/>
        <w:lang w:val="pl-PL" w:eastAsia="en-US" w:bidi="ar-SA"/>
      </w:rPr>
    </w:lvl>
    <w:lvl w:ilvl="5" w:tplc="F46EDF16">
      <w:numFmt w:val="bullet"/>
      <w:lvlText w:val="•"/>
      <w:lvlJc w:val="left"/>
      <w:pPr>
        <w:ind w:left="3993" w:hanging="227"/>
      </w:pPr>
      <w:rPr>
        <w:rFonts w:hint="default"/>
        <w:lang w:val="pl-PL" w:eastAsia="en-US" w:bidi="ar-SA"/>
      </w:rPr>
    </w:lvl>
    <w:lvl w:ilvl="6" w:tplc="02B2C766">
      <w:numFmt w:val="bullet"/>
      <w:lvlText w:val="•"/>
      <w:lvlJc w:val="left"/>
      <w:pPr>
        <w:ind w:left="4712" w:hanging="227"/>
      </w:pPr>
      <w:rPr>
        <w:rFonts w:hint="default"/>
        <w:lang w:val="pl-PL" w:eastAsia="en-US" w:bidi="ar-SA"/>
      </w:rPr>
    </w:lvl>
    <w:lvl w:ilvl="7" w:tplc="2FFC380C">
      <w:numFmt w:val="bullet"/>
      <w:lvlText w:val="•"/>
      <w:lvlJc w:val="left"/>
      <w:pPr>
        <w:ind w:left="5431" w:hanging="227"/>
      </w:pPr>
      <w:rPr>
        <w:rFonts w:hint="default"/>
        <w:lang w:val="pl-PL" w:eastAsia="en-US" w:bidi="ar-SA"/>
      </w:rPr>
    </w:lvl>
    <w:lvl w:ilvl="8" w:tplc="8EE202C6">
      <w:numFmt w:val="bullet"/>
      <w:lvlText w:val="•"/>
      <w:lvlJc w:val="left"/>
      <w:pPr>
        <w:ind w:left="6150" w:hanging="227"/>
      </w:pPr>
      <w:rPr>
        <w:rFonts w:hint="default"/>
        <w:lang w:val="pl-PL" w:eastAsia="en-US" w:bidi="ar-SA"/>
      </w:rPr>
    </w:lvl>
  </w:abstractNum>
  <w:abstractNum w:abstractNumId="150" w15:restartNumberingAfterBreak="0">
    <w:nsid w:val="47A41C74"/>
    <w:multiLevelType w:val="hybridMultilevel"/>
    <w:tmpl w:val="9AF89D80"/>
    <w:lvl w:ilvl="0" w:tplc="E6247860">
      <w:start w:val="1"/>
      <w:numFmt w:val="decimal"/>
      <w:lvlText w:val="%1."/>
      <w:lvlJc w:val="left"/>
      <w:pPr>
        <w:ind w:left="52" w:hanging="193"/>
      </w:pPr>
      <w:rPr>
        <w:rFonts w:ascii="Times New Roman" w:eastAsia="Times New Roman" w:hAnsi="Times New Roman" w:cs="Times New Roman" w:hint="default"/>
        <w:b/>
        <w:bCs/>
        <w:i w:val="0"/>
        <w:iCs w:val="0"/>
        <w:color w:val="231F20"/>
        <w:spacing w:val="-1"/>
        <w:w w:val="100"/>
        <w:sz w:val="21"/>
        <w:szCs w:val="21"/>
        <w:lang w:val="pl-PL" w:eastAsia="en-US" w:bidi="ar-SA"/>
      </w:rPr>
    </w:lvl>
    <w:lvl w:ilvl="1" w:tplc="8368B6D4">
      <w:start w:val="1"/>
      <w:numFmt w:val="decimal"/>
      <w:lvlText w:val="%2."/>
      <w:lvlJc w:val="left"/>
      <w:pPr>
        <w:ind w:left="52" w:hanging="227"/>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2" w:tplc="65AAA972">
      <w:numFmt w:val="bullet"/>
      <w:lvlText w:val="•"/>
      <w:lvlJc w:val="left"/>
      <w:pPr>
        <w:ind w:left="1565" w:hanging="227"/>
      </w:pPr>
      <w:rPr>
        <w:rFonts w:hint="default"/>
        <w:lang w:val="pl-PL" w:eastAsia="en-US" w:bidi="ar-SA"/>
      </w:rPr>
    </w:lvl>
    <w:lvl w:ilvl="3" w:tplc="E48212EC">
      <w:numFmt w:val="bullet"/>
      <w:lvlText w:val="•"/>
      <w:lvlJc w:val="left"/>
      <w:pPr>
        <w:ind w:left="2318" w:hanging="227"/>
      </w:pPr>
      <w:rPr>
        <w:rFonts w:hint="default"/>
        <w:lang w:val="pl-PL" w:eastAsia="en-US" w:bidi="ar-SA"/>
      </w:rPr>
    </w:lvl>
    <w:lvl w:ilvl="4" w:tplc="51E8AAB0">
      <w:numFmt w:val="bullet"/>
      <w:lvlText w:val="•"/>
      <w:lvlJc w:val="left"/>
      <w:pPr>
        <w:ind w:left="3071" w:hanging="227"/>
      </w:pPr>
      <w:rPr>
        <w:rFonts w:hint="default"/>
        <w:lang w:val="pl-PL" w:eastAsia="en-US" w:bidi="ar-SA"/>
      </w:rPr>
    </w:lvl>
    <w:lvl w:ilvl="5" w:tplc="987AF6C0">
      <w:numFmt w:val="bullet"/>
      <w:lvlText w:val="•"/>
      <w:lvlJc w:val="left"/>
      <w:pPr>
        <w:ind w:left="3823" w:hanging="227"/>
      </w:pPr>
      <w:rPr>
        <w:rFonts w:hint="default"/>
        <w:lang w:val="pl-PL" w:eastAsia="en-US" w:bidi="ar-SA"/>
      </w:rPr>
    </w:lvl>
    <w:lvl w:ilvl="6" w:tplc="C5BC50A4">
      <w:numFmt w:val="bullet"/>
      <w:lvlText w:val="•"/>
      <w:lvlJc w:val="left"/>
      <w:pPr>
        <w:ind w:left="4576" w:hanging="227"/>
      </w:pPr>
      <w:rPr>
        <w:rFonts w:hint="default"/>
        <w:lang w:val="pl-PL" w:eastAsia="en-US" w:bidi="ar-SA"/>
      </w:rPr>
    </w:lvl>
    <w:lvl w:ilvl="7" w:tplc="394811F0">
      <w:numFmt w:val="bullet"/>
      <w:lvlText w:val="•"/>
      <w:lvlJc w:val="left"/>
      <w:pPr>
        <w:ind w:left="5329" w:hanging="227"/>
      </w:pPr>
      <w:rPr>
        <w:rFonts w:hint="default"/>
        <w:lang w:val="pl-PL" w:eastAsia="en-US" w:bidi="ar-SA"/>
      </w:rPr>
    </w:lvl>
    <w:lvl w:ilvl="8" w:tplc="8C040C5A">
      <w:numFmt w:val="bullet"/>
      <w:lvlText w:val="•"/>
      <w:lvlJc w:val="left"/>
      <w:pPr>
        <w:ind w:left="6082" w:hanging="227"/>
      </w:pPr>
      <w:rPr>
        <w:rFonts w:hint="default"/>
        <w:lang w:val="pl-PL" w:eastAsia="en-US" w:bidi="ar-SA"/>
      </w:rPr>
    </w:lvl>
  </w:abstractNum>
  <w:abstractNum w:abstractNumId="151" w15:restartNumberingAfterBreak="0">
    <w:nsid w:val="480C4592"/>
    <w:multiLevelType w:val="hybridMultilevel"/>
    <w:tmpl w:val="711A60BC"/>
    <w:lvl w:ilvl="0" w:tplc="6C963D90">
      <w:start w:val="1"/>
      <w:numFmt w:val="decimal"/>
      <w:lvlText w:val="%1)"/>
      <w:lvlJc w:val="left"/>
      <w:pPr>
        <w:ind w:left="279" w:hanging="227"/>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1" w:tplc="302680A6">
      <w:start w:val="1"/>
      <w:numFmt w:val="decimal"/>
      <w:lvlText w:val="%2)"/>
      <w:lvlJc w:val="left"/>
      <w:pPr>
        <w:ind w:left="392" w:hanging="227"/>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2" w:tplc="DE0869FE">
      <w:numFmt w:val="bullet"/>
      <w:lvlText w:val="•"/>
      <w:lvlJc w:val="left"/>
      <w:pPr>
        <w:ind w:left="1198" w:hanging="227"/>
      </w:pPr>
      <w:rPr>
        <w:rFonts w:hint="default"/>
        <w:lang w:val="pl-PL" w:eastAsia="en-US" w:bidi="ar-SA"/>
      </w:rPr>
    </w:lvl>
    <w:lvl w:ilvl="3" w:tplc="92F65964">
      <w:numFmt w:val="bullet"/>
      <w:lvlText w:val="•"/>
      <w:lvlJc w:val="left"/>
      <w:pPr>
        <w:ind w:left="1997" w:hanging="227"/>
      </w:pPr>
      <w:rPr>
        <w:rFonts w:hint="default"/>
        <w:lang w:val="pl-PL" w:eastAsia="en-US" w:bidi="ar-SA"/>
      </w:rPr>
    </w:lvl>
    <w:lvl w:ilvl="4" w:tplc="DF625232">
      <w:numFmt w:val="bullet"/>
      <w:lvlText w:val="•"/>
      <w:lvlJc w:val="left"/>
      <w:pPr>
        <w:ind w:left="2795" w:hanging="227"/>
      </w:pPr>
      <w:rPr>
        <w:rFonts w:hint="default"/>
        <w:lang w:val="pl-PL" w:eastAsia="en-US" w:bidi="ar-SA"/>
      </w:rPr>
    </w:lvl>
    <w:lvl w:ilvl="5" w:tplc="DCF65ED0">
      <w:numFmt w:val="bullet"/>
      <w:lvlText w:val="•"/>
      <w:lvlJc w:val="left"/>
      <w:pPr>
        <w:ind w:left="3594" w:hanging="227"/>
      </w:pPr>
      <w:rPr>
        <w:rFonts w:hint="default"/>
        <w:lang w:val="pl-PL" w:eastAsia="en-US" w:bidi="ar-SA"/>
      </w:rPr>
    </w:lvl>
    <w:lvl w:ilvl="6" w:tplc="BBBC9FA8">
      <w:numFmt w:val="bullet"/>
      <w:lvlText w:val="•"/>
      <w:lvlJc w:val="left"/>
      <w:pPr>
        <w:ind w:left="4393" w:hanging="227"/>
      </w:pPr>
      <w:rPr>
        <w:rFonts w:hint="default"/>
        <w:lang w:val="pl-PL" w:eastAsia="en-US" w:bidi="ar-SA"/>
      </w:rPr>
    </w:lvl>
    <w:lvl w:ilvl="7" w:tplc="A0623AD8">
      <w:numFmt w:val="bullet"/>
      <w:lvlText w:val="•"/>
      <w:lvlJc w:val="left"/>
      <w:pPr>
        <w:ind w:left="5191" w:hanging="227"/>
      </w:pPr>
      <w:rPr>
        <w:rFonts w:hint="default"/>
        <w:lang w:val="pl-PL" w:eastAsia="en-US" w:bidi="ar-SA"/>
      </w:rPr>
    </w:lvl>
    <w:lvl w:ilvl="8" w:tplc="BD06FFC6">
      <w:numFmt w:val="bullet"/>
      <w:lvlText w:val="•"/>
      <w:lvlJc w:val="left"/>
      <w:pPr>
        <w:ind w:left="5990" w:hanging="227"/>
      </w:pPr>
      <w:rPr>
        <w:rFonts w:hint="default"/>
        <w:lang w:val="pl-PL" w:eastAsia="en-US" w:bidi="ar-SA"/>
      </w:rPr>
    </w:lvl>
  </w:abstractNum>
  <w:abstractNum w:abstractNumId="152" w15:restartNumberingAfterBreak="0">
    <w:nsid w:val="48582263"/>
    <w:multiLevelType w:val="hybridMultilevel"/>
    <w:tmpl w:val="E0B63392"/>
    <w:lvl w:ilvl="0" w:tplc="CCD243EA">
      <w:start w:val="3"/>
      <w:numFmt w:val="decimal"/>
      <w:lvlText w:val="%1)"/>
      <w:lvlJc w:val="left"/>
      <w:pPr>
        <w:ind w:left="386" w:hanging="222"/>
      </w:pPr>
      <w:rPr>
        <w:rFonts w:ascii="Times New Roman" w:eastAsia="Times New Roman" w:hAnsi="Times New Roman" w:cs="Times New Roman" w:hint="default"/>
        <w:b w:val="0"/>
        <w:bCs w:val="0"/>
        <w:i w:val="0"/>
        <w:iCs w:val="0"/>
        <w:color w:val="231F20"/>
        <w:spacing w:val="0"/>
        <w:w w:val="99"/>
        <w:sz w:val="21"/>
        <w:szCs w:val="21"/>
        <w:lang w:val="pl-PL" w:eastAsia="en-US" w:bidi="ar-SA"/>
      </w:rPr>
    </w:lvl>
    <w:lvl w:ilvl="1" w:tplc="C8D88318">
      <w:numFmt w:val="bullet"/>
      <w:lvlText w:val="•"/>
      <w:lvlJc w:val="left"/>
      <w:pPr>
        <w:ind w:left="1100" w:hanging="222"/>
      </w:pPr>
      <w:rPr>
        <w:rFonts w:hint="default"/>
        <w:lang w:val="pl-PL" w:eastAsia="en-US" w:bidi="ar-SA"/>
      </w:rPr>
    </w:lvl>
    <w:lvl w:ilvl="2" w:tplc="B8D2D7C6">
      <w:numFmt w:val="bullet"/>
      <w:lvlText w:val="•"/>
      <w:lvlJc w:val="left"/>
      <w:pPr>
        <w:ind w:left="1821" w:hanging="222"/>
      </w:pPr>
      <w:rPr>
        <w:rFonts w:hint="default"/>
        <w:lang w:val="pl-PL" w:eastAsia="en-US" w:bidi="ar-SA"/>
      </w:rPr>
    </w:lvl>
    <w:lvl w:ilvl="3" w:tplc="87B6F486">
      <w:numFmt w:val="bullet"/>
      <w:lvlText w:val="•"/>
      <w:lvlJc w:val="left"/>
      <w:pPr>
        <w:ind w:left="2542" w:hanging="222"/>
      </w:pPr>
      <w:rPr>
        <w:rFonts w:hint="default"/>
        <w:lang w:val="pl-PL" w:eastAsia="en-US" w:bidi="ar-SA"/>
      </w:rPr>
    </w:lvl>
    <w:lvl w:ilvl="4" w:tplc="75E69BCE">
      <w:numFmt w:val="bullet"/>
      <w:lvlText w:val="•"/>
      <w:lvlJc w:val="left"/>
      <w:pPr>
        <w:ind w:left="3263" w:hanging="222"/>
      </w:pPr>
      <w:rPr>
        <w:rFonts w:hint="default"/>
        <w:lang w:val="pl-PL" w:eastAsia="en-US" w:bidi="ar-SA"/>
      </w:rPr>
    </w:lvl>
    <w:lvl w:ilvl="5" w:tplc="AC5003DE">
      <w:numFmt w:val="bullet"/>
      <w:lvlText w:val="•"/>
      <w:lvlJc w:val="left"/>
      <w:pPr>
        <w:ind w:left="3983" w:hanging="222"/>
      </w:pPr>
      <w:rPr>
        <w:rFonts w:hint="default"/>
        <w:lang w:val="pl-PL" w:eastAsia="en-US" w:bidi="ar-SA"/>
      </w:rPr>
    </w:lvl>
    <w:lvl w:ilvl="6" w:tplc="C85A9F52">
      <w:numFmt w:val="bullet"/>
      <w:lvlText w:val="•"/>
      <w:lvlJc w:val="left"/>
      <w:pPr>
        <w:ind w:left="4704" w:hanging="222"/>
      </w:pPr>
      <w:rPr>
        <w:rFonts w:hint="default"/>
        <w:lang w:val="pl-PL" w:eastAsia="en-US" w:bidi="ar-SA"/>
      </w:rPr>
    </w:lvl>
    <w:lvl w:ilvl="7" w:tplc="B34851A2">
      <w:numFmt w:val="bullet"/>
      <w:lvlText w:val="•"/>
      <w:lvlJc w:val="left"/>
      <w:pPr>
        <w:ind w:left="5425" w:hanging="222"/>
      </w:pPr>
      <w:rPr>
        <w:rFonts w:hint="default"/>
        <w:lang w:val="pl-PL" w:eastAsia="en-US" w:bidi="ar-SA"/>
      </w:rPr>
    </w:lvl>
    <w:lvl w:ilvl="8" w:tplc="11EE3C98">
      <w:numFmt w:val="bullet"/>
      <w:lvlText w:val="•"/>
      <w:lvlJc w:val="left"/>
      <w:pPr>
        <w:ind w:left="6146" w:hanging="222"/>
      </w:pPr>
      <w:rPr>
        <w:rFonts w:hint="default"/>
        <w:lang w:val="pl-PL" w:eastAsia="en-US" w:bidi="ar-SA"/>
      </w:rPr>
    </w:lvl>
  </w:abstractNum>
  <w:abstractNum w:abstractNumId="153" w15:restartNumberingAfterBreak="0">
    <w:nsid w:val="4880169F"/>
    <w:multiLevelType w:val="hybridMultilevel"/>
    <w:tmpl w:val="25F0CA70"/>
    <w:lvl w:ilvl="0" w:tplc="DB54C59C">
      <w:start w:val="1"/>
      <w:numFmt w:val="decimal"/>
      <w:lvlText w:val="%1)"/>
      <w:lvlJc w:val="left"/>
      <w:pPr>
        <w:ind w:left="165" w:hanging="227"/>
      </w:pPr>
      <w:rPr>
        <w:rFonts w:ascii="Times New Roman" w:eastAsia="Times New Roman" w:hAnsi="Times New Roman" w:cs="Times New Roman" w:hint="default"/>
        <w:b w:val="0"/>
        <w:bCs w:val="0"/>
        <w:i w:val="0"/>
        <w:iCs w:val="0"/>
        <w:color w:val="231F20"/>
        <w:spacing w:val="-1"/>
        <w:w w:val="99"/>
        <w:sz w:val="19"/>
        <w:szCs w:val="19"/>
        <w:lang w:val="pl-PL" w:eastAsia="en-US" w:bidi="ar-SA"/>
      </w:rPr>
    </w:lvl>
    <w:lvl w:ilvl="1" w:tplc="870C483C">
      <w:start w:val="2"/>
      <w:numFmt w:val="decimal"/>
      <w:lvlText w:val="%2."/>
      <w:lvlJc w:val="left"/>
      <w:pPr>
        <w:ind w:left="165" w:hanging="177"/>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2" w:tplc="979003FE">
      <w:numFmt w:val="bullet"/>
      <w:lvlText w:val="•"/>
      <w:lvlJc w:val="left"/>
      <w:pPr>
        <w:ind w:left="1645" w:hanging="177"/>
      </w:pPr>
      <w:rPr>
        <w:rFonts w:hint="default"/>
        <w:lang w:val="pl-PL" w:eastAsia="en-US" w:bidi="ar-SA"/>
      </w:rPr>
    </w:lvl>
    <w:lvl w:ilvl="3" w:tplc="9B7082E8">
      <w:numFmt w:val="bullet"/>
      <w:lvlText w:val="•"/>
      <w:lvlJc w:val="left"/>
      <w:pPr>
        <w:ind w:left="2388" w:hanging="177"/>
      </w:pPr>
      <w:rPr>
        <w:rFonts w:hint="default"/>
        <w:lang w:val="pl-PL" w:eastAsia="en-US" w:bidi="ar-SA"/>
      </w:rPr>
    </w:lvl>
    <w:lvl w:ilvl="4" w:tplc="634495DE">
      <w:numFmt w:val="bullet"/>
      <w:lvlText w:val="•"/>
      <w:lvlJc w:val="left"/>
      <w:pPr>
        <w:ind w:left="3131" w:hanging="177"/>
      </w:pPr>
      <w:rPr>
        <w:rFonts w:hint="default"/>
        <w:lang w:val="pl-PL" w:eastAsia="en-US" w:bidi="ar-SA"/>
      </w:rPr>
    </w:lvl>
    <w:lvl w:ilvl="5" w:tplc="1108A7D0">
      <w:numFmt w:val="bullet"/>
      <w:lvlText w:val="•"/>
      <w:lvlJc w:val="left"/>
      <w:pPr>
        <w:ind w:left="3873" w:hanging="177"/>
      </w:pPr>
      <w:rPr>
        <w:rFonts w:hint="default"/>
        <w:lang w:val="pl-PL" w:eastAsia="en-US" w:bidi="ar-SA"/>
      </w:rPr>
    </w:lvl>
    <w:lvl w:ilvl="6" w:tplc="6862E7B6">
      <w:numFmt w:val="bullet"/>
      <w:lvlText w:val="•"/>
      <w:lvlJc w:val="left"/>
      <w:pPr>
        <w:ind w:left="4616" w:hanging="177"/>
      </w:pPr>
      <w:rPr>
        <w:rFonts w:hint="default"/>
        <w:lang w:val="pl-PL" w:eastAsia="en-US" w:bidi="ar-SA"/>
      </w:rPr>
    </w:lvl>
    <w:lvl w:ilvl="7" w:tplc="DA20816A">
      <w:numFmt w:val="bullet"/>
      <w:lvlText w:val="•"/>
      <w:lvlJc w:val="left"/>
      <w:pPr>
        <w:ind w:left="5359" w:hanging="177"/>
      </w:pPr>
      <w:rPr>
        <w:rFonts w:hint="default"/>
        <w:lang w:val="pl-PL" w:eastAsia="en-US" w:bidi="ar-SA"/>
      </w:rPr>
    </w:lvl>
    <w:lvl w:ilvl="8" w:tplc="464AE166">
      <w:numFmt w:val="bullet"/>
      <w:lvlText w:val="•"/>
      <w:lvlJc w:val="left"/>
      <w:pPr>
        <w:ind w:left="6102" w:hanging="177"/>
      </w:pPr>
      <w:rPr>
        <w:rFonts w:hint="default"/>
        <w:lang w:val="pl-PL" w:eastAsia="en-US" w:bidi="ar-SA"/>
      </w:rPr>
    </w:lvl>
  </w:abstractNum>
  <w:abstractNum w:abstractNumId="154" w15:restartNumberingAfterBreak="0">
    <w:nsid w:val="48F23A70"/>
    <w:multiLevelType w:val="hybridMultilevel"/>
    <w:tmpl w:val="20B2940E"/>
    <w:lvl w:ilvl="0" w:tplc="42A8A380">
      <w:start w:val="1"/>
      <w:numFmt w:val="decimal"/>
      <w:lvlText w:val="%1."/>
      <w:lvlJc w:val="left"/>
      <w:pPr>
        <w:ind w:left="165" w:hanging="229"/>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0F3CDE44">
      <w:numFmt w:val="bullet"/>
      <w:lvlText w:val="•"/>
      <w:lvlJc w:val="left"/>
      <w:pPr>
        <w:ind w:left="902" w:hanging="229"/>
      </w:pPr>
      <w:rPr>
        <w:rFonts w:hint="default"/>
        <w:lang w:val="pl-PL" w:eastAsia="en-US" w:bidi="ar-SA"/>
      </w:rPr>
    </w:lvl>
    <w:lvl w:ilvl="2" w:tplc="6F6E3FC8">
      <w:numFmt w:val="bullet"/>
      <w:lvlText w:val="•"/>
      <w:lvlJc w:val="left"/>
      <w:pPr>
        <w:ind w:left="1645" w:hanging="229"/>
      </w:pPr>
      <w:rPr>
        <w:rFonts w:hint="default"/>
        <w:lang w:val="pl-PL" w:eastAsia="en-US" w:bidi="ar-SA"/>
      </w:rPr>
    </w:lvl>
    <w:lvl w:ilvl="3" w:tplc="347CC262">
      <w:numFmt w:val="bullet"/>
      <w:lvlText w:val="•"/>
      <w:lvlJc w:val="left"/>
      <w:pPr>
        <w:ind w:left="2388" w:hanging="229"/>
      </w:pPr>
      <w:rPr>
        <w:rFonts w:hint="default"/>
        <w:lang w:val="pl-PL" w:eastAsia="en-US" w:bidi="ar-SA"/>
      </w:rPr>
    </w:lvl>
    <w:lvl w:ilvl="4" w:tplc="E668A164">
      <w:numFmt w:val="bullet"/>
      <w:lvlText w:val="•"/>
      <w:lvlJc w:val="left"/>
      <w:pPr>
        <w:ind w:left="3131" w:hanging="229"/>
      </w:pPr>
      <w:rPr>
        <w:rFonts w:hint="default"/>
        <w:lang w:val="pl-PL" w:eastAsia="en-US" w:bidi="ar-SA"/>
      </w:rPr>
    </w:lvl>
    <w:lvl w:ilvl="5" w:tplc="EA56A1CE">
      <w:numFmt w:val="bullet"/>
      <w:lvlText w:val="•"/>
      <w:lvlJc w:val="left"/>
      <w:pPr>
        <w:ind w:left="3873" w:hanging="229"/>
      </w:pPr>
      <w:rPr>
        <w:rFonts w:hint="default"/>
        <w:lang w:val="pl-PL" w:eastAsia="en-US" w:bidi="ar-SA"/>
      </w:rPr>
    </w:lvl>
    <w:lvl w:ilvl="6" w:tplc="0B68E99A">
      <w:numFmt w:val="bullet"/>
      <w:lvlText w:val="•"/>
      <w:lvlJc w:val="left"/>
      <w:pPr>
        <w:ind w:left="4616" w:hanging="229"/>
      </w:pPr>
      <w:rPr>
        <w:rFonts w:hint="default"/>
        <w:lang w:val="pl-PL" w:eastAsia="en-US" w:bidi="ar-SA"/>
      </w:rPr>
    </w:lvl>
    <w:lvl w:ilvl="7" w:tplc="6D5CFAEC">
      <w:numFmt w:val="bullet"/>
      <w:lvlText w:val="•"/>
      <w:lvlJc w:val="left"/>
      <w:pPr>
        <w:ind w:left="5359" w:hanging="229"/>
      </w:pPr>
      <w:rPr>
        <w:rFonts w:hint="default"/>
        <w:lang w:val="pl-PL" w:eastAsia="en-US" w:bidi="ar-SA"/>
      </w:rPr>
    </w:lvl>
    <w:lvl w:ilvl="8" w:tplc="ECA4F28E">
      <w:numFmt w:val="bullet"/>
      <w:lvlText w:val="•"/>
      <w:lvlJc w:val="left"/>
      <w:pPr>
        <w:ind w:left="6102" w:hanging="229"/>
      </w:pPr>
      <w:rPr>
        <w:rFonts w:hint="default"/>
        <w:lang w:val="pl-PL" w:eastAsia="en-US" w:bidi="ar-SA"/>
      </w:rPr>
    </w:lvl>
  </w:abstractNum>
  <w:abstractNum w:abstractNumId="155" w15:restartNumberingAfterBreak="0">
    <w:nsid w:val="4AAF6094"/>
    <w:multiLevelType w:val="hybridMultilevel"/>
    <w:tmpl w:val="CA0A5824"/>
    <w:lvl w:ilvl="0" w:tplc="AFE2DFB8">
      <w:start w:val="1"/>
      <w:numFmt w:val="decimal"/>
      <w:lvlText w:val="%1)"/>
      <w:lvlJc w:val="left"/>
      <w:pPr>
        <w:ind w:left="392" w:hanging="227"/>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1" w:tplc="1B527D14">
      <w:start w:val="1"/>
      <w:numFmt w:val="decimal"/>
      <w:lvlText w:val="%2."/>
      <w:lvlJc w:val="left"/>
      <w:pPr>
        <w:ind w:left="52" w:hanging="188"/>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2" w:tplc="FB50E3A0">
      <w:numFmt w:val="bullet"/>
      <w:lvlText w:val="•"/>
      <w:lvlJc w:val="left"/>
      <w:pPr>
        <w:ind w:left="1198" w:hanging="188"/>
      </w:pPr>
      <w:rPr>
        <w:rFonts w:hint="default"/>
        <w:lang w:val="pl-PL" w:eastAsia="en-US" w:bidi="ar-SA"/>
      </w:rPr>
    </w:lvl>
    <w:lvl w:ilvl="3" w:tplc="13563706">
      <w:numFmt w:val="bullet"/>
      <w:lvlText w:val="•"/>
      <w:lvlJc w:val="left"/>
      <w:pPr>
        <w:ind w:left="1997" w:hanging="188"/>
      </w:pPr>
      <w:rPr>
        <w:rFonts w:hint="default"/>
        <w:lang w:val="pl-PL" w:eastAsia="en-US" w:bidi="ar-SA"/>
      </w:rPr>
    </w:lvl>
    <w:lvl w:ilvl="4" w:tplc="423C4CFE">
      <w:numFmt w:val="bullet"/>
      <w:lvlText w:val="•"/>
      <w:lvlJc w:val="left"/>
      <w:pPr>
        <w:ind w:left="2795" w:hanging="188"/>
      </w:pPr>
      <w:rPr>
        <w:rFonts w:hint="default"/>
        <w:lang w:val="pl-PL" w:eastAsia="en-US" w:bidi="ar-SA"/>
      </w:rPr>
    </w:lvl>
    <w:lvl w:ilvl="5" w:tplc="305247F6">
      <w:numFmt w:val="bullet"/>
      <w:lvlText w:val="•"/>
      <w:lvlJc w:val="left"/>
      <w:pPr>
        <w:ind w:left="3594" w:hanging="188"/>
      </w:pPr>
      <w:rPr>
        <w:rFonts w:hint="default"/>
        <w:lang w:val="pl-PL" w:eastAsia="en-US" w:bidi="ar-SA"/>
      </w:rPr>
    </w:lvl>
    <w:lvl w:ilvl="6" w:tplc="181C53BE">
      <w:numFmt w:val="bullet"/>
      <w:lvlText w:val="•"/>
      <w:lvlJc w:val="left"/>
      <w:pPr>
        <w:ind w:left="4393" w:hanging="188"/>
      </w:pPr>
      <w:rPr>
        <w:rFonts w:hint="default"/>
        <w:lang w:val="pl-PL" w:eastAsia="en-US" w:bidi="ar-SA"/>
      </w:rPr>
    </w:lvl>
    <w:lvl w:ilvl="7" w:tplc="3126FE66">
      <w:numFmt w:val="bullet"/>
      <w:lvlText w:val="•"/>
      <w:lvlJc w:val="left"/>
      <w:pPr>
        <w:ind w:left="5191" w:hanging="188"/>
      </w:pPr>
      <w:rPr>
        <w:rFonts w:hint="default"/>
        <w:lang w:val="pl-PL" w:eastAsia="en-US" w:bidi="ar-SA"/>
      </w:rPr>
    </w:lvl>
    <w:lvl w:ilvl="8" w:tplc="260E6986">
      <w:numFmt w:val="bullet"/>
      <w:lvlText w:val="•"/>
      <w:lvlJc w:val="left"/>
      <w:pPr>
        <w:ind w:left="5990" w:hanging="188"/>
      </w:pPr>
      <w:rPr>
        <w:rFonts w:hint="default"/>
        <w:lang w:val="pl-PL" w:eastAsia="en-US" w:bidi="ar-SA"/>
      </w:rPr>
    </w:lvl>
  </w:abstractNum>
  <w:abstractNum w:abstractNumId="156" w15:restartNumberingAfterBreak="0">
    <w:nsid w:val="4AF25DDA"/>
    <w:multiLevelType w:val="hybridMultilevel"/>
    <w:tmpl w:val="65A83C88"/>
    <w:lvl w:ilvl="0" w:tplc="88EC2DA8">
      <w:start w:val="1"/>
      <w:numFmt w:val="decimal"/>
      <w:lvlText w:val="%1."/>
      <w:lvlJc w:val="left"/>
      <w:pPr>
        <w:ind w:left="52" w:hanging="194"/>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1" w:tplc="D51AD326">
      <w:numFmt w:val="bullet"/>
      <w:lvlText w:val="•"/>
      <w:lvlJc w:val="left"/>
      <w:pPr>
        <w:ind w:left="812" w:hanging="194"/>
      </w:pPr>
      <w:rPr>
        <w:rFonts w:hint="default"/>
        <w:lang w:val="pl-PL" w:eastAsia="en-US" w:bidi="ar-SA"/>
      </w:rPr>
    </w:lvl>
    <w:lvl w:ilvl="2" w:tplc="15D26F98">
      <w:numFmt w:val="bullet"/>
      <w:lvlText w:val="•"/>
      <w:lvlJc w:val="left"/>
      <w:pPr>
        <w:ind w:left="1565" w:hanging="194"/>
      </w:pPr>
      <w:rPr>
        <w:rFonts w:hint="default"/>
        <w:lang w:val="pl-PL" w:eastAsia="en-US" w:bidi="ar-SA"/>
      </w:rPr>
    </w:lvl>
    <w:lvl w:ilvl="3" w:tplc="8DB6FC7E">
      <w:numFmt w:val="bullet"/>
      <w:lvlText w:val="•"/>
      <w:lvlJc w:val="left"/>
      <w:pPr>
        <w:ind w:left="2318" w:hanging="194"/>
      </w:pPr>
      <w:rPr>
        <w:rFonts w:hint="default"/>
        <w:lang w:val="pl-PL" w:eastAsia="en-US" w:bidi="ar-SA"/>
      </w:rPr>
    </w:lvl>
    <w:lvl w:ilvl="4" w:tplc="F19A527C">
      <w:numFmt w:val="bullet"/>
      <w:lvlText w:val="•"/>
      <w:lvlJc w:val="left"/>
      <w:pPr>
        <w:ind w:left="3071" w:hanging="194"/>
      </w:pPr>
      <w:rPr>
        <w:rFonts w:hint="default"/>
        <w:lang w:val="pl-PL" w:eastAsia="en-US" w:bidi="ar-SA"/>
      </w:rPr>
    </w:lvl>
    <w:lvl w:ilvl="5" w:tplc="BE207822">
      <w:numFmt w:val="bullet"/>
      <w:lvlText w:val="•"/>
      <w:lvlJc w:val="left"/>
      <w:pPr>
        <w:ind w:left="3823" w:hanging="194"/>
      </w:pPr>
      <w:rPr>
        <w:rFonts w:hint="default"/>
        <w:lang w:val="pl-PL" w:eastAsia="en-US" w:bidi="ar-SA"/>
      </w:rPr>
    </w:lvl>
    <w:lvl w:ilvl="6" w:tplc="457C00EE">
      <w:numFmt w:val="bullet"/>
      <w:lvlText w:val="•"/>
      <w:lvlJc w:val="left"/>
      <w:pPr>
        <w:ind w:left="4576" w:hanging="194"/>
      </w:pPr>
      <w:rPr>
        <w:rFonts w:hint="default"/>
        <w:lang w:val="pl-PL" w:eastAsia="en-US" w:bidi="ar-SA"/>
      </w:rPr>
    </w:lvl>
    <w:lvl w:ilvl="7" w:tplc="091A6772">
      <w:numFmt w:val="bullet"/>
      <w:lvlText w:val="•"/>
      <w:lvlJc w:val="left"/>
      <w:pPr>
        <w:ind w:left="5329" w:hanging="194"/>
      </w:pPr>
      <w:rPr>
        <w:rFonts w:hint="default"/>
        <w:lang w:val="pl-PL" w:eastAsia="en-US" w:bidi="ar-SA"/>
      </w:rPr>
    </w:lvl>
    <w:lvl w:ilvl="8" w:tplc="F16C5E06">
      <w:numFmt w:val="bullet"/>
      <w:lvlText w:val="•"/>
      <w:lvlJc w:val="left"/>
      <w:pPr>
        <w:ind w:left="6082" w:hanging="194"/>
      </w:pPr>
      <w:rPr>
        <w:rFonts w:hint="default"/>
        <w:lang w:val="pl-PL" w:eastAsia="en-US" w:bidi="ar-SA"/>
      </w:rPr>
    </w:lvl>
  </w:abstractNum>
  <w:abstractNum w:abstractNumId="157" w15:restartNumberingAfterBreak="0">
    <w:nsid w:val="4B124173"/>
    <w:multiLevelType w:val="hybridMultilevel"/>
    <w:tmpl w:val="12E6656A"/>
    <w:lvl w:ilvl="0" w:tplc="EC1468E0">
      <w:start w:val="1"/>
      <w:numFmt w:val="decimal"/>
      <w:lvlText w:val="%1)"/>
      <w:lvlJc w:val="left"/>
      <w:pPr>
        <w:ind w:left="448" w:hanging="284"/>
      </w:pPr>
      <w:rPr>
        <w:rFonts w:ascii="Times New Roman" w:eastAsia="Times New Roman" w:hAnsi="Times New Roman" w:cs="Times New Roman" w:hint="default"/>
        <w:b/>
        <w:bCs/>
        <w:i w:val="0"/>
        <w:iCs w:val="0"/>
        <w:color w:val="231F20"/>
        <w:spacing w:val="-1"/>
        <w:w w:val="102"/>
        <w:sz w:val="21"/>
        <w:szCs w:val="21"/>
        <w:lang w:val="pl-PL" w:eastAsia="en-US" w:bidi="ar-SA"/>
      </w:rPr>
    </w:lvl>
    <w:lvl w:ilvl="1" w:tplc="CF6278A0">
      <w:start w:val="1"/>
      <w:numFmt w:val="decimal"/>
      <w:lvlText w:val="%2."/>
      <w:lvlJc w:val="left"/>
      <w:pPr>
        <w:ind w:left="52" w:hanging="220"/>
        <w:jc w:val="right"/>
      </w:pPr>
      <w:rPr>
        <w:rFonts w:hint="default"/>
        <w:spacing w:val="0"/>
        <w:w w:val="100"/>
        <w:lang w:val="pl-PL" w:eastAsia="en-US" w:bidi="ar-SA"/>
      </w:rPr>
    </w:lvl>
    <w:lvl w:ilvl="2" w:tplc="2CFADEB0">
      <w:numFmt w:val="bullet"/>
      <w:lvlText w:val="•"/>
      <w:lvlJc w:val="left"/>
      <w:pPr>
        <w:ind w:left="1234" w:hanging="220"/>
      </w:pPr>
      <w:rPr>
        <w:rFonts w:hint="default"/>
        <w:lang w:val="pl-PL" w:eastAsia="en-US" w:bidi="ar-SA"/>
      </w:rPr>
    </w:lvl>
    <w:lvl w:ilvl="3" w:tplc="9974809A">
      <w:numFmt w:val="bullet"/>
      <w:lvlText w:val="•"/>
      <w:lvlJc w:val="left"/>
      <w:pPr>
        <w:ind w:left="2028" w:hanging="220"/>
      </w:pPr>
      <w:rPr>
        <w:rFonts w:hint="default"/>
        <w:lang w:val="pl-PL" w:eastAsia="en-US" w:bidi="ar-SA"/>
      </w:rPr>
    </w:lvl>
    <w:lvl w:ilvl="4" w:tplc="17ACA408">
      <w:numFmt w:val="bullet"/>
      <w:lvlText w:val="•"/>
      <w:lvlJc w:val="left"/>
      <w:pPr>
        <w:ind w:left="2822" w:hanging="220"/>
      </w:pPr>
      <w:rPr>
        <w:rFonts w:hint="default"/>
        <w:lang w:val="pl-PL" w:eastAsia="en-US" w:bidi="ar-SA"/>
      </w:rPr>
    </w:lvl>
    <w:lvl w:ilvl="5" w:tplc="724685EA">
      <w:numFmt w:val="bullet"/>
      <w:lvlText w:val="•"/>
      <w:lvlJc w:val="left"/>
      <w:pPr>
        <w:ind w:left="3616" w:hanging="220"/>
      </w:pPr>
      <w:rPr>
        <w:rFonts w:hint="default"/>
        <w:lang w:val="pl-PL" w:eastAsia="en-US" w:bidi="ar-SA"/>
      </w:rPr>
    </w:lvl>
    <w:lvl w:ilvl="6" w:tplc="E0FCA286">
      <w:numFmt w:val="bullet"/>
      <w:lvlText w:val="•"/>
      <w:lvlJc w:val="left"/>
      <w:pPr>
        <w:ind w:left="4410" w:hanging="220"/>
      </w:pPr>
      <w:rPr>
        <w:rFonts w:hint="default"/>
        <w:lang w:val="pl-PL" w:eastAsia="en-US" w:bidi="ar-SA"/>
      </w:rPr>
    </w:lvl>
    <w:lvl w:ilvl="7" w:tplc="98F0985E">
      <w:numFmt w:val="bullet"/>
      <w:lvlText w:val="•"/>
      <w:lvlJc w:val="left"/>
      <w:pPr>
        <w:ind w:left="5205" w:hanging="220"/>
      </w:pPr>
      <w:rPr>
        <w:rFonts w:hint="default"/>
        <w:lang w:val="pl-PL" w:eastAsia="en-US" w:bidi="ar-SA"/>
      </w:rPr>
    </w:lvl>
    <w:lvl w:ilvl="8" w:tplc="B3762E96">
      <w:numFmt w:val="bullet"/>
      <w:lvlText w:val="•"/>
      <w:lvlJc w:val="left"/>
      <w:pPr>
        <w:ind w:left="5999" w:hanging="220"/>
      </w:pPr>
      <w:rPr>
        <w:rFonts w:hint="default"/>
        <w:lang w:val="pl-PL" w:eastAsia="en-US" w:bidi="ar-SA"/>
      </w:rPr>
    </w:lvl>
  </w:abstractNum>
  <w:abstractNum w:abstractNumId="158" w15:restartNumberingAfterBreak="0">
    <w:nsid w:val="4C620731"/>
    <w:multiLevelType w:val="hybridMultilevel"/>
    <w:tmpl w:val="4B5EDA3E"/>
    <w:lvl w:ilvl="0" w:tplc="117E66A2">
      <w:start w:val="2"/>
      <w:numFmt w:val="decimal"/>
      <w:lvlText w:val="%1."/>
      <w:lvlJc w:val="left"/>
      <w:pPr>
        <w:ind w:left="569" w:hanging="178"/>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1" w:tplc="E86052EE">
      <w:numFmt w:val="bullet"/>
      <w:lvlText w:val="•"/>
      <w:lvlJc w:val="left"/>
      <w:pPr>
        <w:ind w:left="1262" w:hanging="178"/>
      </w:pPr>
      <w:rPr>
        <w:rFonts w:hint="default"/>
        <w:lang w:val="pl-PL" w:eastAsia="en-US" w:bidi="ar-SA"/>
      </w:rPr>
    </w:lvl>
    <w:lvl w:ilvl="2" w:tplc="0856454E">
      <w:numFmt w:val="bullet"/>
      <w:lvlText w:val="•"/>
      <w:lvlJc w:val="left"/>
      <w:pPr>
        <w:ind w:left="1965" w:hanging="178"/>
      </w:pPr>
      <w:rPr>
        <w:rFonts w:hint="default"/>
        <w:lang w:val="pl-PL" w:eastAsia="en-US" w:bidi="ar-SA"/>
      </w:rPr>
    </w:lvl>
    <w:lvl w:ilvl="3" w:tplc="546E7FE8">
      <w:numFmt w:val="bullet"/>
      <w:lvlText w:val="•"/>
      <w:lvlJc w:val="left"/>
      <w:pPr>
        <w:ind w:left="2668" w:hanging="178"/>
      </w:pPr>
      <w:rPr>
        <w:rFonts w:hint="default"/>
        <w:lang w:val="pl-PL" w:eastAsia="en-US" w:bidi="ar-SA"/>
      </w:rPr>
    </w:lvl>
    <w:lvl w:ilvl="4" w:tplc="8B0A679E">
      <w:numFmt w:val="bullet"/>
      <w:lvlText w:val="•"/>
      <w:lvlJc w:val="left"/>
      <w:pPr>
        <w:ind w:left="3371" w:hanging="178"/>
      </w:pPr>
      <w:rPr>
        <w:rFonts w:hint="default"/>
        <w:lang w:val="pl-PL" w:eastAsia="en-US" w:bidi="ar-SA"/>
      </w:rPr>
    </w:lvl>
    <w:lvl w:ilvl="5" w:tplc="A68E4664">
      <w:numFmt w:val="bullet"/>
      <w:lvlText w:val="•"/>
      <w:lvlJc w:val="left"/>
      <w:pPr>
        <w:ind w:left="4073" w:hanging="178"/>
      </w:pPr>
      <w:rPr>
        <w:rFonts w:hint="default"/>
        <w:lang w:val="pl-PL" w:eastAsia="en-US" w:bidi="ar-SA"/>
      </w:rPr>
    </w:lvl>
    <w:lvl w:ilvl="6" w:tplc="D3027F90">
      <w:numFmt w:val="bullet"/>
      <w:lvlText w:val="•"/>
      <w:lvlJc w:val="left"/>
      <w:pPr>
        <w:ind w:left="4776" w:hanging="178"/>
      </w:pPr>
      <w:rPr>
        <w:rFonts w:hint="default"/>
        <w:lang w:val="pl-PL" w:eastAsia="en-US" w:bidi="ar-SA"/>
      </w:rPr>
    </w:lvl>
    <w:lvl w:ilvl="7" w:tplc="2DE403F2">
      <w:numFmt w:val="bullet"/>
      <w:lvlText w:val="•"/>
      <w:lvlJc w:val="left"/>
      <w:pPr>
        <w:ind w:left="5479" w:hanging="178"/>
      </w:pPr>
      <w:rPr>
        <w:rFonts w:hint="default"/>
        <w:lang w:val="pl-PL" w:eastAsia="en-US" w:bidi="ar-SA"/>
      </w:rPr>
    </w:lvl>
    <w:lvl w:ilvl="8" w:tplc="A8AC8152">
      <w:numFmt w:val="bullet"/>
      <w:lvlText w:val="•"/>
      <w:lvlJc w:val="left"/>
      <w:pPr>
        <w:ind w:left="6182" w:hanging="178"/>
      </w:pPr>
      <w:rPr>
        <w:rFonts w:hint="default"/>
        <w:lang w:val="pl-PL" w:eastAsia="en-US" w:bidi="ar-SA"/>
      </w:rPr>
    </w:lvl>
  </w:abstractNum>
  <w:abstractNum w:abstractNumId="159" w15:restartNumberingAfterBreak="0">
    <w:nsid w:val="4C8E2D19"/>
    <w:multiLevelType w:val="hybridMultilevel"/>
    <w:tmpl w:val="9D9E398C"/>
    <w:lvl w:ilvl="0" w:tplc="2F0E8E82">
      <w:start w:val="2"/>
      <w:numFmt w:val="decimal"/>
      <w:lvlText w:val="%1."/>
      <w:lvlJc w:val="left"/>
      <w:pPr>
        <w:ind w:left="52" w:hanging="183"/>
        <w:jc w:val="right"/>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1" w:tplc="7D4E987A">
      <w:numFmt w:val="bullet"/>
      <w:lvlText w:val="•"/>
      <w:lvlJc w:val="left"/>
      <w:pPr>
        <w:ind w:left="812" w:hanging="183"/>
      </w:pPr>
      <w:rPr>
        <w:rFonts w:hint="default"/>
        <w:lang w:val="pl-PL" w:eastAsia="en-US" w:bidi="ar-SA"/>
      </w:rPr>
    </w:lvl>
    <w:lvl w:ilvl="2" w:tplc="1B8AF6F6">
      <w:numFmt w:val="bullet"/>
      <w:lvlText w:val="•"/>
      <w:lvlJc w:val="left"/>
      <w:pPr>
        <w:ind w:left="1565" w:hanging="183"/>
      </w:pPr>
      <w:rPr>
        <w:rFonts w:hint="default"/>
        <w:lang w:val="pl-PL" w:eastAsia="en-US" w:bidi="ar-SA"/>
      </w:rPr>
    </w:lvl>
    <w:lvl w:ilvl="3" w:tplc="E6FCCFD2">
      <w:numFmt w:val="bullet"/>
      <w:lvlText w:val="•"/>
      <w:lvlJc w:val="left"/>
      <w:pPr>
        <w:ind w:left="2318" w:hanging="183"/>
      </w:pPr>
      <w:rPr>
        <w:rFonts w:hint="default"/>
        <w:lang w:val="pl-PL" w:eastAsia="en-US" w:bidi="ar-SA"/>
      </w:rPr>
    </w:lvl>
    <w:lvl w:ilvl="4" w:tplc="46801356">
      <w:numFmt w:val="bullet"/>
      <w:lvlText w:val="•"/>
      <w:lvlJc w:val="left"/>
      <w:pPr>
        <w:ind w:left="3071" w:hanging="183"/>
      </w:pPr>
      <w:rPr>
        <w:rFonts w:hint="default"/>
        <w:lang w:val="pl-PL" w:eastAsia="en-US" w:bidi="ar-SA"/>
      </w:rPr>
    </w:lvl>
    <w:lvl w:ilvl="5" w:tplc="52D4EE2A">
      <w:numFmt w:val="bullet"/>
      <w:lvlText w:val="•"/>
      <w:lvlJc w:val="left"/>
      <w:pPr>
        <w:ind w:left="3823" w:hanging="183"/>
      </w:pPr>
      <w:rPr>
        <w:rFonts w:hint="default"/>
        <w:lang w:val="pl-PL" w:eastAsia="en-US" w:bidi="ar-SA"/>
      </w:rPr>
    </w:lvl>
    <w:lvl w:ilvl="6" w:tplc="4E1E2A34">
      <w:numFmt w:val="bullet"/>
      <w:lvlText w:val="•"/>
      <w:lvlJc w:val="left"/>
      <w:pPr>
        <w:ind w:left="4576" w:hanging="183"/>
      </w:pPr>
      <w:rPr>
        <w:rFonts w:hint="default"/>
        <w:lang w:val="pl-PL" w:eastAsia="en-US" w:bidi="ar-SA"/>
      </w:rPr>
    </w:lvl>
    <w:lvl w:ilvl="7" w:tplc="8E6AFE74">
      <w:numFmt w:val="bullet"/>
      <w:lvlText w:val="•"/>
      <w:lvlJc w:val="left"/>
      <w:pPr>
        <w:ind w:left="5329" w:hanging="183"/>
      </w:pPr>
      <w:rPr>
        <w:rFonts w:hint="default"/>
        <w:lang w:val="pl-PL" w:eastAsia="en-US" w:bidi="ar-SA"/>
      </w:rPr>
    </w:lvl>
    <w:lvl w:ilvl="8" w:tplc="4C2A679C">
      <w:numFmt w:val="bullet"/>
      <w:lvlText w:val="•"/>
      <w:lvlJc w:val="left"/>
      <w:pPr>
        <w:ind w:left="6082" w:hanging="183"/>
      </w:pPr>
      <w:rPr>
        <w:rFonts w:hint="default"/>
        <w:lang w:val="pl-PL" w:eastAsia="en-US" w:bidi="ar-SA"/>
      </w:rPr>
    </w:lvl>
  </w:abstractNum>
  <w:abstractNum w:abstractNumId="160" w15:restartNumberingAfterBreak="0">
    <w:nsid w:val="4EF42B8F"/>
    <w:multiLevelType w:val="hybridMultilevel"/>
    <w:tmpl w:val="87C28E52"/>
    <w:lvl w:ilvl="0" w:tplc="44E6BB88">
      <w:start w:val="1"/>
      <w:numFmt w:val="decimal"/>
      <w:lvlText w:val="%1."/>
      <w:lvlJc w:val="left"/>
      <w:pPr>
        <w:ind w:left="569" w:hanging="178"/>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1" w:tplc="C220F25E">
      <w:numFmt w:val="bullet"/>
      <w:lvlText w:val="•"/>
      <w:lvlJc w:val="left"/>
      <w:pPr>
        <w:ind w:left="1262" w:hanging="178"/>
      </w:pPr>
      <w:rPr>
        <w:rFonts w:hint="default"/>
        <w:lang w:val="pl-PL" w:eastAsia="en-US" w:bidi="ar-SA"/>
      </w:rPr>
    </w:lvl>
    <w:lvl w:ilvl="2" w:tplc="8C74A106">
      <w:numFmt w:val="bullet"/>
      <w:lvlText w:val="•"/>
      <w:lvlJc w:val="left"/>
      <w:pPr>
        <w:ind w:left="1965" w:hanging="178"/>
      </w:pPr>
      <w:rPr>
        <w:rFonts w:hint="default"/>
        <w:lang w:val="pl-PL" w:eastAsia="en-US" w:bidi="ar-SA"/>
      </w:rPr>
    </w:lvl>
    <w:lvl w:ilvl="3" w:tplc="E3F48C98">
      <w:numFmt w:val="bullet"/>
      <w:lvlText w:val="•"/>
      <w:lvlJc w:val="left"/>
      <w:pPr>
        <w:ind w:left="2668" w:hanging="178"/>
      </w:pPr>
      <w:rPr>
        <w:rFonts w:hint="default"/>
        <w:lang w:val="pl-PL" w:eastAsia="en-US" w:bidi="ar-SA"/>
      </w:rPr>
    </w:lvl>
    <w:lvl w:ilvl="4" w:tplc="1E6C8B9C">
      <w:numFmt w:val="bullet"/>
      <w:lvlText w:val="•"/>
      <w:lvlJc w:val="left"/>
      <w:pPr>
        <w:ind w:left="3371" w:hanging="178"/>
      </w:pPr>
      <w:rPr>
        <w:rFonts w:hint="default"/>
        <w:lang w:val="pl-PL" w:eastAsia="en-US" w:bidi="ar-SA"/>
      </w:rPr>
    </w:lvl>
    <w:lvl w:ilvl="5" w:tplc="87F4040E">
      <w:numFmt w:val="bullet"/>
      <w:lvlText w:val="•"/>
      <w:lvlJc w:val="left"/>
      <w:pPr>
        <w:ind w:left="4073" w:hanging="178"/>
      </w:pPr>
      <w:rPr>
        <w:rFonts w:hint="default"/>
        <w:lang w:val="pl-PL" w:eastAsia="en-US" w:bidi="ar-SA"/>
      </w:rPr>
    </w:lvl>
    <w:lvl w:ilvl="6" w:tplc="EE1AFA12">
      <w:numFmt w:val="bullet"/>
      <w:lvlText w:val="•"/>
      <w:lvlJc w:val="left"/>
      <w:pPr>
        <w:ind w:left="4776" w:hanging="178"/>
      </w:pPr>
      <w:rPr>
        <w:rFonts w:hint="default"/>
        <w:lang w:val="pl-PL" w:eastAsia="en-US" w:bidi="ar-SA"/>
      </w:rPr>
    </w:lvl>
    <w:lvl w:ilvl="7" w:tplc="36DC0122">
      <w:numFmt w:val="bullet"/>
      <w:lvlText w:val="•"/>
      <w:lvlJc w:val="left"/>
      <w:pPr>
        <w:ind w:left="5479" w:hanging="178"/>
      </w:pPr>
      <w:rPr>
        <w:rFonts w:hint="default"/>
        <w:lang w:val="pl-PL" w:eastAsia="en-US" w:bidi="ar-SA"/>
      </w:rPr>
    </w:lvl>
    <w:lvl w:ilvl="8" w:tplc="D8EEBA44">
      <w:numFmt w:val="bullet"/>
      <w:lvlText w:val="•"/>
      <w:lvlJc w:val="left"/>
      <w:pPr>
        <w:ind w:left="6182" w:hanging="178"/>
      </w:pPr>
      <w:rPr>
        <w:rFonts w:hint="default"/>
        <w:lang w:val="pl-PL" w:eastAsia="en-US" w:bidi="ar-SA"/>
      </w:rPr>
    </w:lvl>
  </w:abstractNum>
  <w:abstractNum w:abstractNumId="161" w15:restartNumberingAfterBreak="0">
    <w:nsid w:val="50366DD7"/>
    <w:multiLevelType w:val="hybridMultilevel"/>
    <w:tmpl w:val="43E4E74C"/>
    <w:lvl w:ilvl="0" w:tplc="1206CAAA">
      <w:numFmt w:val="bullet"/>
      <w:lvlText w:val="–"/>
      <w:lvlJc w:val="left"/>
      <w:pPr>
        <w:ind w:left="278" w:hanging="227"/>
      </w:pPr>
      <w:rPr>
        <w:rFonts w:ascii="Times New Roman" w:eastAsia="Times New Roman" w:hAnsi="Times New Roman" w:cs="Times New Roman" w:hint="default"/>
        <w:b w:val="0"/>
        <w:bCs w:val="0"/>
        <w:i w:val="0"/>
        <w:iCs w:val="0"/>
        <w:color w:val="231F20"/>
        <w:spacing w:val="0"/>
        <w:w w:val="104"/>
        <w:sz w:val="21"/>
        <w:szCs w:val="21"/>
        <w:lang w:val="pl-PL" w:eastAsia="en-US" w:bidi="ar-SA"/>
      </w:rPr>
    </w:lvl>
    <w:lvl w:ilvl="1" w:tplc="7AA8F220">
      <w:numFmt w:val="bullet"/>
      <w:lvlText w:val="•"/>
      <w:lvlJc w:val="left"/>
      <w:pPr>
        <w:ind w:left="1010" w:hanging="227"/>
      </w:pPr>
      <w:rPr>
        <w:rFonts w:hint="default"/>
        <w:lang w:val="pl-PL" w:eastAsia="en-US" w:bidi="ar-SA"/>
      </w:rPr>
    </w:lvl>
    <w:lvl w:ilvl="2" w:tplc="7AC424A6">
      <w:numFmt w:val="bullet"/>
      <w:lvlText w:val="•"/>
      <w:lvlJc w:val="left"/>
      <w:pPr>
        <w:ind w:left="1741" w:hanging="227"/>
      </w:pPr>
      <w:rPr>
        <w:rFonts w:hint="default"/>
        <w:lang w:val="pl-PL" w:eastAsia="en-US" w:bidi="ar-SA"/>
      </w:rPr>
    </w:lvl>
    <w:lvl w:ilvl="3" w:tplc="6C5A1DE8">
      <w:numFmt w:val="bullet"/>
      <w:lvlText w:val="•"/>
      <w:lvlJc w:val="left"/>
      <w:pPr>
        <w:ind w:left="2472" w:hanging="227"/>
      </w:pPr>
      <w:rPr>
        <w:rFonts w:hint="default"/>
        <w:lang w:val="pl-PL" w:eastAsia="en-US" w:bidi="ar-SA"/>
      </w:rPr>
    </w:lvl>
    <w:lvl w:ilvl="4" w:tplc="D40C9046">
      <w:numFmt w:val="bullet"/>
      <w:lvlText w:val="•"/>
      <w:lvlJc w:val="left"/>
      <w:pPr>
        <w:ind w:left="3203" w:hanging="227"/>
      </w:pPr>
      <w:rPr>
        <w:rFonts w:hint="default"/>
        <w:lang w:val="pl-PL" w:eastAsia="en-US" w:bidi="ar-SA"/>
      </w:rPr>
    </w:lvl>
    <w:lvl w:ilvl="5" w:tplc="4F2CC296">
      <w:numFmt w:val="bullet"/>
      <w:lvlText w:val="•"/>
      <w:lvlJc w:val="left"/>
      <w:pPr>
        <w:ind w:left="3933" w:hanging="227"/>
      </w:pPr>
      <w:rPr>
        <w:rFonts w:hint="default"/>
        <w:lang w:val="pl-PL" w:eastAsia="en-US" w:bidi="ar-SA"/>
      </w:rPr>
    </w:lvl>
    <w:lvl w:ilvl="6" w:tplc="84F07494">
      <w:numFmt w:val="bullet"/>
      <w:lvlText w:val="•"/>
      <w:lvlJc w:val="left"/>
      <w:pPr>
        <w:ind w:left="4664" w:hanging="227"/>
      </w:pPr>
      <w:rPr>
        <w:rFonts w:hint="default"/>
        <w:lang w:val="pl-PL" w:eastAsia="en-US" w:bidi="ar-SA"/>
      </w:rPr>
    </w:lvl>
    <w:lvl w:ilvl="7" w:tplc="E44023A8">
      <w:numFmt w:val="bullet"/>
      <w:lvlText w:val="•"/>
      <w:lvlJc w:val="left"/>
      <w:pPr>
        <w:ind w:left="5395" w:hanging="227"/>
      </w:pPr>
      <w:rPr>
        <w:rFonts w:hint="default"/>
        <w:lang w:val="pl-PL" w:eastAsia="en-US" w:bidi="ar-SA"/>
      </w:rPr>
    </w:lvl>
    <w:lvl w:ilvl="8" w:tplc="39BC52F4">
      <w:numFmt w:val="bullet"/>
      <w:lvlText w:val="•"/>
      <w:lvlJc w:val="left"/>
      <w:pPr>
        <w:ind w:left="6126" w:hanging="227"/>
      </w:pPr>
      <w:rPr>
        <w:rFonts w:hint="default"/>
        <w:lang w:val="pl-PL" w:eastAsia="en-US" w:bidi="ar-SA"/>
      </w:rPr>
    </w:lvl>
  </w:abstractNum>
  <w:abstractNum w:abstractNumId="162" w15:restartNumberingAfterBreak="0">
    <w:nsid w:val="50B04374"/>
    <w:multiLevelType w:val="hybridMultilevel"/>
    <w:tmpl w:val="15ACA87A"/>
    <w:lvl w:ilvl="0" w:tplc="E9B68826">
      <w:start w:val="1"/>
      <w:numFmt w:val="decimal"/>
      <w:lvlText w:val="%1)"/>
      <w:lvlJc w:val="left"/>
      <w:pPr>
        <w:ind w:left="278" w:hanging="227"/>
      </w:pPr>
      <w:rPr>
        <w:rFonts w:ascii="Times New Roman" w:eastAsia="Times New Roman" w:hAnsi="Times New Roman" w:cs="Times New Roman" w:hint="default"/>
        <w:b w:val="0"/>
        <w:bCs w:val="0"/>
        <w:i w:val="0"/>
        <w:iCs w:val="0"/>
        <w:color w:val="231F20"/>
        <w:spacing w:val="-1"/>
        <w:w w:val="99"/>
        <w:sz w:val="19"/>
        <w:szCs w:val="19"/>
        <w:lang w:val="pl-PL" w:eastAsia="en-US" w:bidi="ar-SA"/>
      </w:rPr>
    </w:lvl>
    <w:lvl w:ilvl="1" w:tplc="AFA26DA6">
      <w:numFmt w:val="bullet"/>
      <w:lvlText w:val="•"/>
      <w:lvlJc w:val="left"/>
      <w:pPr>
        <w:ind w:left="1010" w:hanging="227"/>
      </w:pPr>
      <w:rPr>
        <w:rFonts w:hint="default"/>
        <w:lang w:val="pl-PL" w:eastAsia="en-US" w:bidi="ar-SA"/>
      </w:rPr>
    </w:lvl>
    <w:lvl w:ilvl="2" w:tplc="0670600C">
      <w:numFmt w:val="bullet"/>
      <w:lvlText w:val="•"/>
      <w:lvlJc w:val="left"/>
      <w:pPr>
        <w:ind w:left="1741" w:hanging="227"/>
      </w:pPr>
      <w:rPr>
        <w:rFonts w:hint="default"/>
        <w:lang w:val="pl-PL" w:eastAsia="en-US" w:bidi="ar-SA"/>
      </w:rPr>
    </w:lvl>
    <w:lvl w:ilvl="3" w:tplc="255A4874">
      <w:numFmt w:val="bullet"/>
      <w:lvlText w:val="•"/>
      <w:lvlJc w:val="left"/>
      <w:pPr>
        <w:ind w:left="2472" w:hanging="227"/>
      </w:pPr>
      <w:rPr>
        <w:rFonts w:hint="default"/>
        <w:lang w:val="pl-PL" w:eastAsia="en-US" w:bidi="ar-SA"/>
      </w:rPr>
    </w:lvl>
    <w:lvl w:ilvl="4" w:tplc="F294A30E">
      <w:numFmt w:val="bullet"/>
      <w:lvlText w:val="•"/>
      <w:lvlJc w:val="left"/>
      <w:pPr>
        <w:ind w:left="3203" w:hanging="227"/>
      </w:pPr>
      <w:rPr>
        <w:rFonts w:hint="default"/>
        <w:lang w:val="pl-PL" w:eastAsia="en-US" w:bidi="ar-SA"/>
      </w:rPr>
    </w:lvl>
    <w:lvl w:ilvl="5" w:tplc="BE787872">
      <w:numFmt w:val="bullet"/>
      <w:lvlText w:val="•"/>
      <w:lvlJc w:val="left"/>
      <w:pPr>
        <w:ind w:left="3933" w:hanging="227"/>
      </w:pPr>
      <w:rPr>
        <w:rFonts w:hint="default"/>
        <w:lang w:val="pl-PL" w:eastAsia="en-US" w:bidi="ar-SA"/>
      </w:rPr>
    </w:lvl>
    <w:lvl w:ilvl="6" w:tplc="4A006F08">
      <w:numFmt w:val="bullet"/>
      <w:lvlText w:val="•"/>
      <w:lvlJc w:val="left"/>
      <w:pPr>
        <w:ind w:left="4664" w:hanging="227"/>
      </w:pPr>
      <w:rPr>
        <w:rFonts w:hint="default"/>
        <w:lang w:val="pl-PL" w:eastAsia="en-US" w:bidi="ar-SA"/>
      </w:rPr>
    </w:lvl>
    <w:lvl w:ilvl="7" w:tplc="0C9E5490">
      <w:numFmt w:val="bullet"/>
      <w:lvlText w:val="•"/>
      <w:lvlJc w:val="left"/>
      <w:pPr>
        <w:ind w:left="5395" w:hanging="227"/>
      </w:pPr>
      <w:rPr>
        <w:rFonts w:hint="default"/>
        <w:lang w:val="pl-PL" w:eastAsia="en-US" w:bidi="ar-SA"/>
      </w:rPr>
    </w:lvl>
    <w:lvl w:ilvl="8" w:tplc="A072AD6C">
      <w:numFmt w:val="bullet"/>
      <w:lvlText w:val="•"/>
      <w:lvlJc w:val="left"/>
      <w:pPr>
        <w:ind w:left="6126" w:hanging="227"/>
      </w:pPr>
      <w:rPr>
        <w:rFonts w:hint="default"/>
        <w:lang w:val="pl-PL" w:eastAsia="en-US" w:bidi="ar-SA"/>
      </w:rPr>
    </w:lvl>
  </w:abstractNum>
  <w:abstractNum w:abstractNumId="163" w15:restartNumberingAfterBreak="0">
    <w:nsid w:val="50CF4A54"/>
    <w:multiLevelType w:val="hybridMultilevel"/>
    <w:tmpl w:val="779039DE"/>
    <w:lvl w:ilvl="0" w:tplc="81260422">
      <w:start w:val="15"/>
      <w:numFmt w:val="decimal"/>
      <w:lvlText w:val="%1."/>
      <w:lvlJc w:val="left"/>
      <w:pPr>
        <w:ind w:left="165" w:hanging="334"/>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EC482146">
      <w:numFmt w:val="bullet"/>
      <w:lvlText w:val="•"/>
      <w:lvlJc w:val="left"/>
      <w:pPr>
        <w:ind w:left="902" w:hanging="334"/>
      </w:pPr>
      <w:rPr>
        <w:rFonts w:hint="default"/>
        <w:lang w:val="pl-PL" w:eastAsia="en-US" w:bidi="ar-SA"/>
      </w:rPr>
    </w:lvl>
    <w:lvl w:ilvl="2" w:tplc="DF706D72">
      <w:numFmt w:val="bullet"/>
      <w:lvlText w:val="•"/>
      <w:lvlJc w:val="left"/>
      <w:pPr>
        <w:ind w:left="1645" w:hanging="334"/>
      </w:pPr>
      <w:rPr>
        <w:rFonts w:hint="default"/>
        <w:lang w:val="pl-PL" w:eastAsia="en-US" w:bidi="ar-SA"/>
      </w:rPr>
    </w:lvl>
    <w:lvl w:ilvl="3" w:tplc="230C0F18">
      <w:numFmt w:val="bullet"/>
      <w:lvlText w:val="•"/>
      <w:lvlJc w:val="left"/>
      <w:pPr>
        <w:ind w:left="2388" w:hanging="334"/>
      </w:pPr>
      <w:rPr>
        <w:rFonts w:hint="default"/>
        <w:lang w:val="pl-PL" w:eastAsia="en-US" w:bidi="ar-SA"/>
      </w:rPr>
    </w:lvl>
    <w:lvl w:ilvl="4" w:tplc="80B8A418">
      <w:numFmt w:val="bullet"/>
      <w:lvlText w:val="•"/>
      <w:lvlJc w:val="left"/>
      <w:pPr>
        <w:ind w:left="3131" w:hanging="334"/>
      </w:pPr>
      <w:rPr>
        <w:rFonts w:hint="default"/>
        <w:lang w:val="pl-PL" w:eastAsia="en-US" w:bidi="ar-SA"/>
      </w:rPr>
    </w:lvl>
    <w:lvl w:ilvl="5" w:tplc="C8644EB2">
      <w:numFmt w:val="bullet"/>
      <w:lvlText w:val="•"/>
      <w:lvlJc w:val="left"/>
      <w:pPr>
        <w:ind w:left="3873" w:hanging="334"/>
      </w:pPr>
      <w:rPr>
        <w:rFonts w:hint="default"/>
        <w:lang w:val="pl-PL" w:eastAsia="en-US" w:bidi="ar-SA"/>
      </w:rPr>
    </w:lvl>
    <w:lvl w:ilvl="6" w:tplc="789C7E80">
      <w:numFmt w:val="bullet"/>
      <w:lvlText w:val="•"/>
      <w:lvlJc w:val="left"/>
      <w:pPr>
        <w:ind w:left="4616" w:hanging="334"/>
      </w:pPr>
      <w:rPr>
        <w:rFonts w:hint="default"/>
        <w:lang w:val="pl-PL" w:eastAsia="en-US" w:bidi="ar-SA"/>
      </w:rPr>
    </w:lvl>
    <w:lvl w:ilvl="7" w:tplc="89642368">
      <w:numFmt w:val="bullet"/>
      <w:lvlText w:val="•"/>
      <w:lvlJc w:val="left"/>
      <w:pPr>
        <w:ind w:left="5359" w:hanging="334"/>
      </w:pPr>
      <w:rPr>
        <w:rFonts w:hint="default"/>
        <w:lang w:val="pl-PL" w:eastAsia="en-US" w:bidi="ar-SA"/>
      </w:rPr>
    </w:lvl>
    <w:lvl w:ilvl="8" w:tplc="D8FAA54C">
      <w:numFmt w:val="bullet"/>
      <w:lvlText w:val="•"/>
      <w:lvlJc w:val="left"/>
      <w:pPr>
        <w:ind w:left="6102" w:hanging="334"/>
      </w:pPr>
      <w:rPr>
        <w:rFonts w:hint="default"/>
        <w:lang w:val="pl-PL" w:eastAsia="en-US" w:bidi="ar-SA"/>
      </w:rPr>
    </w:lvl>
  </w:abstractNum>
  <w:abstractNum w:abstractNumId="164" w15:restartNumberingAfterBreak="0">
    <w:nsid w:val="51795BD7"/>
    <w:multiLevelType w:val="hybridMultilevel"/>
    <w:tmpl w:val="2466E404"/>
    <w:lvl w:ilvl="0" w:tplc="7E284F72">
      <w:start w:val="1"/>
      <w:numFmt w:val="decimal"/>
      <w:lvlText w:val="%1."/>
      <w:lvlJc w:val="left"/>
      <w:pPr>
        <w:ind w:left="165" w:hanging="256"/>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5" w15:restartNumberingAfterBreak="0">
    <w:nsid w:val="51C9634F"/>
    <w:multiLevelType w:val="hybridMultilevel"/>
    <w:tmpl w:val="3EFCDBCA"/>
    <w:lvl w:ilvl="0" w:tplc="65E8D4FE">
      <w:start w:val="2"/>
      <w:numFmt w:val="decimal"/>
      <w:lvlText w:val="%1."/>
      <w:lvlJc w:val="left"/>
      <w:pPr>
        <w:ind w:left="569" w:hanging="178"/>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1" w:tplc="C3924CEA">
      <w:numFmt w:val="bullet"/>
      <w:lvlText w:val="•"/>
      <w:lvlJc w:val="left"/>
      <w:pPr>
        <w:ind w:left="1262" w:hanging="178"/>
      </w:pPr>
      <w:rPr>
        <w:rFonts w:hint="default"/>
        <w:lang w:val="pl-PL" w:eastAsia="en-US" w:bidi="ar-SA"/>
      </w:rPr>
    </w:lvl>
    <w:lvl w:ilvl="2" w:tplc="1BEA6592">
      <w:numFmt w:val="bullet"/>
      <w:lvlText w:val="•"/>
      <w:lvlJc w:val="left"/>
      <w:pPr>
        <w:ind w:left="1965" w:hanging="178"/>
      </w:pPr>
      <w:rPr>
        <w:rFonts w:hint="default"/>
        <w:lang w:val="pl-PL" w:eastAsia="en-US" w:bidi="ar-SA"/>
      </w:rPr>
    </w:lvl>
    <w:lvl w:ilvl="3" w:tplc="ED9ABCEE">
      <w:numFmt w:val="bullet"/>
      <w:lvlText w:val="•"/>
      <w:lvlJc w:val="left"/>
      <w:pPr>
        <w:ind w:left="2668" w:hanging="178"/>
      </w:pPr>
      <w:rPr>
        <w:rFonts w:hint="default"/>
        <w:lang w:val="pl-PL" w:eastAsia="en-US" w:bidi="ar-SA"/>
      </w:rPr>
    </w:lvl>
    <w:lvl w:ilvl="4" w:tplc="A4DE8802">
      <w:numFmt w:val="bullet"/>
      <w:lvlText w:val="•"/>
      <w:lvlJc w:val="left"/>
      <w:pPr>
        <w:ind w:left="3371" w:hanging="178"/>
      </w:pPr>
      <w:rPr>
        <w:rFonts w:hint="default"/>
        <w:lang w:val="pl-PL" w:eastAsia="en-US" w:bidi="ar-SA"/>
      </w:rPr>
    </w:lvl>
    <w:lvl w:ilvl="5" w:tplc="3A16E33A">
      <w:numFmt w:val="bullet"/>
      <w:lvlText w:val="•"/>
      <w:lvlJc w:val="left"/>
      <w:pPr>
        <w:ind w:left="4073" w:hanging="178"/>
      </w:pPr>
      <w:rPr>
        <w:rFonts w:hint="default"/>
        <w:lang w:val="pl-PL" w:eastAsia="en-US" w:bidi="ar-SA"/>
      </w:rPr>
    </w:lvl>
    <w:lvl w:ilvl="6" w:tplc="B3567D96">
      <w:numFmt w:val="bullet"/>
      <w:lvlText w:val="•"/>
      <w:lvlJc w:val="left"/>
      <w:pPr>
        <w:ind w:left="4776" w:hanging="178"/>
      </w:pPr>
      <w:rPr>
        <w:rFonts w:hint="default"/>
        <w:lang w:val="pl-PL" w:eastAsia="en-US" w:bidi="ar-SA"/>
      </w:rPr>
    </w:lvl>
    <w:lvl w:ilvl="7" w:tplc="4E94D9D6">
      <w:numFmt w:val="bullet"/>
      <w:lvlText w:val="•"/>
      <w:lvlJc w:val="left"/>
      <w:pPr>
        <w:ind w:left="5479" w:hanging="178"/>
      </w:pPr>
      <w:rPr>
        <w:rFonts w:hint="default"/>
        <w:lang w:val="pl-PL" w:eastAsia="en-US" w:bidi="ar-SA"/>
      </w:rPr>
    </w:lvl>
    <w:lvl w:ilvl="8" w:tplc="952AD2F0">
      <w:numFmt w:val="bullet"/>
      <w:lvlText w:val="•"/>
      <w:lvlJc w:val="left"/>
      <w:pPr>
        <w:ind w:left="6182" w:hanging="178"/>
      </w:pPr>
      <w:rPr>
        <w:rFonts w:hint="default"/>
        <w:lang w:val="pl-PL" w:eastAsia="en-US" w:bidi="ar-SA"/>
      </w:rPr>
    </w:lvl>
  </w:abstractNum>
  <w:abstractNum w:abstractNumId="166" w15:restartNumberingAfterBreak="0">
    <w:nsid w:val="51CA7DC2"/>
    <w:multiLevelType w:val="hybridMultilevel"/>
    <w:tmpl w:val="B2A2A8F8"/>
    <w:lvl w:ilvl="0" w:tplc="7E284F72">
      <w:start w:val="1"/>
      <w:numFmt w:val="decimal"/>
      <w:lvlText w:val="%1."/>
      <w:lvlJc w:val="left"/>
      <w:pPr>
        <w:ind w:left="165" w:hanging="256"/>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7" w15:restartNumberingAfterBreak="0">
    <w:nsid w:val="52914AE2"/>
    <w:multiLevelType w:val="hybridMultilevel"/>
    <w:tmpl w:val="E85A5FBA"/>
    <w:lvl w:ilvl="0" w:tplc="017E9AF2">
      <w:start w:val="2"/>
      <w:numFmt w:val="decimal"/>
      <w:lvlText w:val="%1."/>
      <w:lvlJc w:val="left"/>
      <w:pPr>
        <w:ind w:left="165" w:hanging="171"/>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1" w:tplc="E5021306">
      <w:numFmt w:val="bullet"/>
      <w:lvlText w:val="•"/>
      <w:lvlJc w:val="left"/>
      <w:pPr>
        <w:ind w:left="902" w:hanging="171"/>
      </w:pPr>
      <w:rPr>
        <w:rFonts w:hint="default"/>
        <w:lang w:val="pl-PL" w:eastAsia="en-US" w:bidi="ar-SA"/>
      </w:rPr>
    </w:lvl>
    <w:lvl w:ilvl="2" w:tplc="188299DC">
      <w:numFmt w:val="bullet"/>
      <w:lvlText w:val="•"/>
      <w:lvlJc w:val="left"/>
      <w:pPr>
        <w:ind w:left="1645" w:hanging="171"/>
      </w:pPr>
      <w:rPr>
        <w:rFonts w:hint="default"/>
        <w:lang w:val="pl-PL" w:eastAsia="en-US" w:bidi="ar-SA"/>
      </w:rPr>
    </w:lvl>
    <w:lvl w:ilvl="3" w:tplc="224ACA6A">
      <w:numFmt w:val="bullet"/>
      <w:lvlText w:val="•"/>
      <w:lvlJc w:val="left"/>
      <w:pPr>
        <w:ind w:left="2388" w:hanging="171"/>
      </w:pPr>
      <w:rPr>
        <w:rFonts w:hint="default"/>
        <w:lang w:val="pl-PL" w:eastAsia="en-US" w:bidi="ar-SA"/>
      </w:rPr>
    </w:lvl>
    <w:lvl w:ilvl="4" w:tplc="C98A3B96">
      <w:numFmt w:val="bullet"/>
      <w:lvlText w:val="•"/>
      <w:lvlJc w:val="left"/>
      <w:pPr>
        <w:ind w:left="3131" w:hanging="171"/>
      </w:pPr>
      <w:rPr>
        <w:rFonts w:hint="default"/>
        <w:lang w:val="pl-PL" w:eastAsia="en-US" w:bidi="ar-SA"/>
      </w:rPr>
    </w:lvl>
    <w:lvl w:ilvl="5" w:tplc="5B66D52E">
      <w:numFmt w:val="bullet"/>
      <w:lvlText w:val="•"/>
      <w:lvlJc w:val="left"/>
      <w:pPr>
        <w:ind w:left="3873" w:hanging="171"/>
      </w:pPr>
      <w:rPr>
        <w:rFonts w:hint="default"/>
        <w:lang w:val="pl-PL" w:eastAsia="en-US" w:bidi="ar-SA"/>
      </w:rPr>
    </w:lvl>
    <w:lvl w:ilvl="6" w:tplc="CA22F986">
      <w:numFmt w:val="bullet"/>
      <w:lvlText w:val="•"/>
      <w:lvlJc w:val="left"/>
      <w:pPr>
        <w:ind w:left="4616" w:hanging="171"/>
      </w:pPr>
      <w:rPr>
        <w:rFonts w:hint="default"/>
        <w:lang w:val="pl-PL" w:eastAsia="en-US" w:bidi="ar-SA"/>
      </w:rPr>
    </w:lvl>
    <w:lvl w:ilvl="7" w:tplc="1566394A">
      <w:numFmt w:val="bullet"/>
      <w:lvlText w:val="•"/>
      <w:lvlJc w:val="left"/>
      <w:pPr>
        <w:ind w:left="5359" w:hanging="171"/>
      </w:pPr>
      <w:rPr>
        <w:rFonts w:hint="default"/>
        <w:lang w:val="pl-PL" w:eastAsia="en-US" w:bidi="ar-SA"/>
      </w:rPr>
    </w:lvl>
    <w:lvl w:ilvl="8" w:tplc="44586DEC">
      <w:numFmt w:val="bullet"/>
      <w:lvlText w:val="•"/>
      <w:lvlJc w:val="left"/>
      <w:pPr>
        <w:ind w:left="6102" w:hanging="171"/>
      </w:pPr>
      <w:rPr>
        <w:rFonts w:hint="default"/>
        <w:lang w:val="pl-PL" w:eastAsia="en-US" w:bidi="ar-SA"/>
      </w:rPr>
    </w:lvl>
  </w:abstractNum>
  <w:abstractNum w:abstractNumId="168" w15:restartNumberingAfterBreak="0">
    <w:nsid w:val="53D020E3"/>
    <w:multiLevelType w:val="hybridMultilevel"/>
    <w:tmpl w:val="9AD68C24"/>
    <w:lvl w:ilvl="0" w:tplc="C9322360">
      <w:start w:val="1"/>
      <w:numFmt w:val="decimal"/>
      <w:lvlText w:val="%1."/>
      <w:lvlJc w:val="left"/>
      <w:pPr>
        <w:ind w:left="165" w:hanging="200"/>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7E284F72">
      <w:start w:val="1"/>
      <w:numFmt w:val="decimal"/>
      <w:lvlText w:val="%2."/>
      <w:lvlJc w:val="left"/>
      <w:pPr>
        <w:ind w:left="165" w:hanging="256"/>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2" w:tplc="490CE9BA">
      <w:numFmt w:val="bullet"/>
      <w:lvlText w:val="•"/>
      <w:lvlJc w:val="left"/>
      <w:pPr>
        <w:ind w:left="1645" w:hanging="256"/>
      </w:pPr>
      <w:rPr>
        <w:rFonts w:hint="default"/>
        <w:lang w:val="pl-PL" w:eastAsia="en-US" w:bidi="ar-SA"/>
      </w:rPr>
    </w:lvl>
    <w:lvl w:ilvl="3" w:tplc="436013EC">
      <w:numFmt w:val="bullet"/>
      <w:lvlText w:val="•"/>
      <w:lvlJc w:val="left"/>
      <w:pPr>
        <w:ind w:left="2388" w:hanging="256"/>
      </w:pPr>
      <w:rPr>
        <w:rFonts w:hint="default"/>
        <w:lang w:val="pl-PL" w:eastAsia="en-US" w:bidi="ar-SA"/>
      </w:rPr>
    </w:lvl>
    <w:lvl w:ilvl="4" w:tplc="9E68A594">
      <w:numFmt w:val="bullet"/>
      <w:lvlText w:val="•"/>
      <w:lvlJc w:val="left"/>
      <w:pPr>
        <w:ind w:left="3131" w:hanging="256"/>
      </w:pPr>
      <w:rPr>
        <w:rFonts w:hint="default"/>
        <w:lang w:val="pl-PL" w:eastAsia="en-US" w:bidi="ar-SA"/>
      </w:rPr>
    </w:lvl>
    <w:lvl w:ilvl="5" w:tplc="AF469830">
      <w:numFmt w:val="bullet"/>
      <w:lvlText w:val="•"/>
      <w:lvlJc w:val="left"/>
      <w:pPr>
        <w:ind w:left="3873" w:hanging="256"/>
      </w:pPr>
      <w:rPr>
        <w:rFonts w:hint="default"/>
        <w:lang w:val="pl-PL" w:eastAsia="en-US" w:bidi="ar-SA"/>
      </w:rPr>
    </w:lvl>
    <w:lvl w:ilvl="6" w:tplc="E71E0B5E">
      <w:numFmt w:val="bullet"/>
      <w:lvlText w:val="•"/>
      <w:lvlJc w:val="left"/>
      <w:pPr>
        <w:ind w:left="4616" w:hanging="256"/>
      </w:pPr>
      <w:rPr>
        <w:rFonts w:hint="default"/>
        <w:lang w:val="pl-PL" w:eastAsia="en-US" w:bidi="ar-SA"/>
      </w:rPr>
    </w:lvl>
    <w:lvl w:ilvl="7" w:tplc="850CB03A">
      <w:numFmt w:val="bullet"/>
      <w:lvlText w:val="•"/>
      <w:lvlJc w:val="left"/>
      <w:pPr>
        <w:ind w:left="5359" w:hanging="256"/>
      </w:pPr>
      <w:rPr>
        <w:rFonts w:hint="default"/>
        <w:lang w:val="pl-PL" w:eastAsia="en-US" w:bidi="ar-SA"/>
      </w:rPr>
    </w:lvl>
    <w:lvl w:ilvl="8" w:tplc="3FB46C16">
      <w:numFmt w:val="bullet"/>
      <w:lvlText w:val="•"/>
      <w:lvlJc w:val="left"/>
      <w:pPr>
        <w:ind w:left="6102" w:hanging="256"/>
      </w:pPr>
      <w:rPr>
        <w:rFonts w:hint="default"/>
        <w:lang w:val="pl-PL" w:eastAsia="en-US" w:bidi="ar-SA"/>
      </w:rPr>
    </w:lvl>
  </w:abstractNum>
  <w:abstractNum w:abstractNumId="169" w15:restartNumberingAfterBreak="0">
    <w:nsid w:val="547025D4"/>
    <w:multiLevelType w:val="hybridMultilevel"/>
    <w:tmpl w:val="E1E802C4"/>
    <w:lvl w:ilvl="0" w:tplc="883E5820">
      <w:start w:val="1"/>
      <w:numFmt w:val="decimal"/>
      <w:lvlText w:val="%1."/>
      <w:lvlJc w:val="left"/>
      <w:pPr>
        <w:ind w:left="52" w:hanging="213"/>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37284278">
      <w:numFmt w:val="bullet"/>
      <w:lvlText w:val="•"/>
      <w:lvlJc w:val="left"/>
      <w:pPr>
        <w:ind w:left="812" w:hanging="213"/>
      </w:pPr>
      <w:rPr>
        <w:rFonts w:hint="default"/>
        <w:lang w:val="pl-PL" w:eastAsia="en-US" w:bidi="ar-SA"/>
      </w:rPr>
    </w:lvl>
    <w:lvl w:ilvl="2" w:tplc="7D3CE23C">
      <w:numFmt w:val="bullet"/>
      <w:lvlText w:val="•"/>
      <w:lvlJc w:val="left"/>
      <w:pPr>
        <w:ind w:left="1565" w:hanging="213"/>
      </w:pPr>
      <w:rPr>
        <w:rFonts w:hint="default"/>
        <w:lang w:val="pl-PL" w:eastAsia="en-US" w:bidi="ar-SA"/>
      </w:rPr>
    </w:lvl>
    <w:lvl w:ilvl="3" w:tplc="97ECBAB8">
      <w:numFmt w:val="bullet"/>
      <w:lvlText w:val="•"/>
      <w:lvlJc w:val="left"/>
      <w:pPr>
        <w:ind w:left="2318" w:hanging="213"/>
      </w:pPr>
      <w:rPr>
        <w:rFonts w:hint="default"/>
        <w:lang w:val="pl-PL" w:eastAsia="en-US" w:bidi="ar-SA"/>
      </w:rPr>
    </w:lvl>
    <w:lvl w:ilvl="4" w:tplc="A5C05376">
      <w:numFmt w:val="bullet"/>
      <w:lvlText w:val="•"/>
      <w:lvlJc w:val="left"/>
      <w:pPr>
        <w:ind w:left="3071" w:hanging="213"/>
      </w:pPr>
      <w:rPr>
        <w:rFonts w:hint="default"/>
        <w:lang w:val="pl-PL" w:eastAsia="en-US" w:bidi="ar-SA"/>
      </w:rPr>
    </w:lvl>
    <w:lvl w:ilvl="5" w:tplc="3434F708">
      <w:numFmt w:val="bullet"/>
      <w:lvlText w:val="•"/>
      <w:lvlJc w:val="left"/>
      <w:pPr>
        <w:ind w:left="3823" w:hanging="213"/>
      </w:pPr>
      <w:rPr>
        <w:rFonts w:hint="default"/>
        <w:lang w:val="pl-PL" w:eastAsia="en-US" w:bidi="ar-SA"/>
      </w:rPr>
    </w:lvl>
    <w:lvl w:ilvl="6" w:tplc="A6E4EFC6">
      <w:numFmt w:val="bullet"/>
      <w:lvlText w:val="•"/>
      <w:lvlJc w:val="left"/>
      <w:pPr>
        <w:ind w:left="4576" w:hanging="213"/>
      </w:pPr>
      <w:rPr>
        <w:rFonts w:hint="default"/>
        <w:lang w:val="pl-PL" w:eastAsia="en-US" w:bidi="ar-SA"/>
      </w:rPr>
    </w:lvl>
    <w:lvl w:ilvl="7" w:tplc="35EC1DE4">
      <w:numFmt w:val="bullet"/>
      <w:lvlText w:val="•"/>
      <w:lvlJc w:val="left"/>
      <w:pPr>
        <w:ind w:left="5329" w:hanging="213"/>
      </w:pPr>
      <w:rPr>
        <w:rFonts w:hint="default"/>
        <w:lang w:val="pl-PL" w:eastAsia="en-US" w:bidi="ar-SA"/>
      </w:rPr>
    </w:lvl>
    <w:lvl w:ilvl="8" w:tplc="F3768198">
      <w:numFmt w:val="bullet"/>
      <w:lvlText w:val="•"/>
      <w:lvlJc w:val="left"/>
      <w:pPr>
        <w:ind w:left="6082" w:hanging="213"/>
      </w:pPr>
      <w:rPr>
        <w:rFonts w:hint="default"/>
        <w:lang w:val="pl-PL" w:eastAsia="en-US" w:bidi="ar-SA"/>
      </w:rPr>
    </w:lvl>
  </w:abstractNum>
  <w:abstractNum w:abstractNumId="170" w15:restartNumberingAfterBreak="0">
    <w:nsid w:val="55557011"/>
    <w:multiLevelType w:val="hybridMultilevel"/>
    <w:tmpl w:val="0CAC8DDC"/>
    <w:lvl w:ilvl="0" w:tplc="99BE9D18">
      <w:start w:val="1"/>
      <w:numFmt w:val="decimal"/>
      <w:lvlText w:val="%1."/>
      <w:lvlJc w:val="left"/>
      <w:pPr>
        <w:ind w:left="165" w:hanging="223"/>
      </w:pPr>
      <w:rPr>
        <w:rFonts w:ascii="Times New Roman" w:eastAsia="Times New Roman" w:hAnsi="Times New Roman" w:cs="Times New Roman" w:hint="default"/>
        <w:b/>
        <w:bCs/>
        <w:i w:val="0"/>
        <w:iCs w:val="0"/>
        <w:color w:val="231F20"/>
        <w:spacing w:val="-1"/>
        <w:w w:val="100"/>
        <w:sz w:val="21"/>
        <w:szCs w:val="21"/>
        <w:lang w:val="pl-PL" w:eastAsia="en-US" w:bidi="ar-SA"/>
      </w:rPr>
    </w:lvl>
    <w:lvl w:ilvl="1" w:tplc="3D74F650">
      <w:start w:val="1"/>
      <w:numFmt w:val="decimal"/>
      <w:lvlText w:val="%2."/>
      <w:lvlJc w:val="left"/>
      <w:pPr>
        <w:ind w:left="165" w:hanging="210"/>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2" w:tplc="09AC8BAC">
      <w:numFmt w:val="bullet"/>
      <w:lvlText w:val="•"/>
      <w:lvlJc w:val="left"/>
      <w:pPr>
        <w:ind w:left="1645" w:hanging="210"/>
      </w:pPr>
      <w:rPr>
        <w:rFonts w:hint="default"/>
        <w:lang w:val="pl-PL" w:eastAsia="en-US" w:bidi="ar-SA"/>
      </w:rPr>
    </w:lvl>
    <w:lvl w:ilvl="3" w:tplc="BC4AE90C">
      <w:numFmt w:val="bullet"/>
      <w:lvlText w:val="•"/>
      <w:lvlJc w:val="left"/>
      <w:pPr>
        <w:ind w:left="2388" w:hanging="210"/>
      </w:pPr>
      <w:rPr>
        <w:rFonts w:hint="default"/>
        <w:lang w:val="pl-PL" w:eastAsia="en-US" w:bidi="ar-SA"/>
      </w:rPr>
    </w:lvl>
    <w:lvl w:ilvl="4" w:tplc="06DC9302">
      <w:numFmt w:val="bullet"/>
      <w:lvlText w:val="•"/>
      <w:lvlJc w:val="left"/>
      <w:pPr>
        <w:ind w:left="3131" w:hanging="210"/>
      </w:pPr>
      <w:rPr>
        <w:rFonts w:hint="default"/>
        <w:lang w:val="pl-PL" w:eastAsia="en-US" w:bidi="ar-SA"/>
      </w:rPr>
    </w:lvl>
    <w:lvl w:ilvl="5" w:tplc="3FE8336A">
      <w:numFmt w:val="bullet"/>
      <w:lvlText w:val="•"/>
      <w:lvlJc w:val="left"/>
      <w:pPr>
        <w:ind w:left="3873" w:hanging="210"/>
      </w:pPr>
      <w:rPr>
        <w:rFonts w:hint="default"/>
        <w:lang w:val="pl-PL" w:eastAsia="en-US" w:bidi="ar-SA"/>
      </w:rPr>
    </w:lvl>
    <w:lvl w:ilvl="6" w:tplc="B58E9B68">
      <w:numFmt w:val="bullet"/>
      <w:lvlText w:val="•"/>
      <w:lvlJc w:val="left"/>
      <w:pPr>
        <w:ind w:left="4616" w:hanging="210"/>
      </w:pPr>
      <w:rPr>
        <w:rFonts w:hint="default"/>
        <w:lang w:val="pl-PL" w:eastAsia="en-US" w:bidi="ar-SA"/>
      </w:rPr>
    </w:lvl>
    <w:lvl w:ilvl="7" w:tplc="942E4060">
      <w:numFmt w:val="bullet"/>
      <w:lvlText w:val="•"/>
      <w:lvlJc w:val="left"/>
      <w:pPr>
        <w:ind w:left="5359" w:hanging="210"/>
      </w:pPr>
      <w:rPr>
        <w:rFonts w:hint="default"/>
        <w:lang w:val="pl-PL" w:eastAsia="en-US" w:bidi="ar-SA"/>
      </w:rPr>
    </w:lvl>
    <w:lvl w:ilvl="8" w:tplc="11BCAABE">
      <w:numFmt w:val="bullet"/>
      <w:lvlText w:val="•"/>
      <w:lvlJc w:val="left"/>
      <w:pPr>
        <w:ind w:left="6102" w:hanging="210"/>
      </w:pPr>
      <w:rPr>
        <w:rFonts w:hint="default"/>
        <w:lang w:val="pl-PL" w:eastAsia="en-US" w:bidi="ar-SA"/>
      </w:rPr>
    </w:lvl>
  </w:abstractNum>
  <w:abstractNum w:abstractNumId="171" w15:restartNumberingAfterBreak="0">
    <w:nsid w:val="5559770B"/>
    <w:multiLevelType w:val="hybridMultilevel"/>
    <w:tmpl w:val="6C50A198"/>
    <w:lvl w:ilvl="0" w:tplc="B9663248">
      <w:start w:val="1"/>
      <w:numFmt w:val="decimal"/>
      <w:lvlText w:val="%1."/>
      <w:lvlJc w:val="left"/>
      <w:pPr>
        <w:ind w:left="52" w:hanging="231"/>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4DE24DE0">
      <w:numFmt w:val="bullet"/>
      <w:lvlText w:val="•"/>
      <w:lvlJc w:val="left"/>
      <w:pPr>
        <w:ind w:left="812" w:hanging="231"/>
      </w:pPr>
      <w:rPr>
        <w:rFonts w:hint="default"/>
        <w:lang w:val="pl-PL" w:eastAsia="en-US" w:bidi="ar-SA"/>
      </w:rPr>
    </w:lvl>
    <w:lvl w:ilvl="2" w:tplc="F9921566">
      <w:numFmt w:val="bullet"/>
      <w:lvlText w:val="•"/>
      <w:lvlJc w:val="left"/>
      <w:pPr>
        <w:ind w:left="1565" w:hanging="231"/>
      </w:pPr>
      <w:rPr>
        <w:rFonts w:hint="default"/>
        <w:lang w:val="pl-PL" w:eastAsia="en-US" w:bidi="ar-SA"/>
      </w:rPr>
    </w:lvl>
    <w:lvl w:ilvl="3" w:tplc="5F8C0E22">
      <w:numFmt w:val="bullet"/>
      <w:lvlText w:val="•"/>
      <w:lvlJc w:val="left"/>
      <w:pPr>
        <w:ind w:left="2318" w:hanging="231"/>
      </w:pPr>
      <w:rPr>
        <w:rFonts w:hint="default"/>
        <w:lang w:val="pl-PL" w:eastAsia="en-US" w:bidi="ar-SA"/>
      </w:rPr>
    </w:lvl>
    <w:lvl w:ilvl="4" w:tplc="7FF2D14A">
      <w:numFmt w:val="bullet"/>
      <w:lvlText w:val="•"/>
      <w:lvlJc w:val="left"/>
      <w:pPr>
        <w:ind w:left="3071" w:hanging="231"/>
      </w:pPr>
      <w:rPr>
        <w:rFonts w:hint="default"/>
        <w:lang w:val="pl-PL" w:eastAsia="en-US" w:bidi="ar-SA"/>
      </w:rPr>
    </w:lvl>
    <w:lvl w:ilvl="5" w:tplc="7FBE349E">
      <w:numFmt w:val="bullet"/>
      <w:lvlText w:val="•"/>
      <w:lvlJc w:val="left"/>
      <w:pPr>
        <w:ind w:left="3823" w:hanging="231"/>
      </w:pPr>
      <w:rPr>
        <w:rFonts w:hint="default"/>
        <w:lang w:val="pl-PL" w:eastAsia="en-US" w:bidi="ar-SA"/>
      </w:rPr>
    </w:lvl>
    <w:lvl w:ilvl="6" w:tplc="1310C91C">
      <w:numFmt w:val="bullet"/>
      <w:lvlText w:val="•"/>
      <w:lvlJc w:val="left"/>
      <w:pPr>
        <w:ind w:left="4576" w:hanging="231"/>
      </w:pPr>
      <w:rPr>
        <w:rFonts w:hint="default"/>
        <w:lang w:val="pl-PL" w:eastAsia="en-US" w:bidi="ar-SA"/>
      </w:rPr>
    </w:lvl>
    <w:lvl w:ilvl="7" w:tplc="B6B01558">
      <w:numFmt w:val="bullet"/>
      <w:lvlText w:val="•"/>
      <w:lvlJc w:val="left"/>
      <w:pPr>
        <w:ind w:left="5329" w:hanging="231"/>
      </w:pPr>
      <w:rPr>
        <w:rFonts w:hint="default"/>
        <w:lang w:val="pl-PL" w:eastAsia="en-US" w:bidi="ar-SA"/>
      </w:rPr>
    </w:lvl>
    <w:lvl w:ilvl="8" w:tplc="404AE76C">
      <w:numFmt w:val="bullet"/>
      <w:lvlText w:val="•"/>
      <w:lvlJc w:val="left"/>
      <w:pPr>
        <w:ind w:left="6082" w:hanging="231"/>
      </w:pPr>
      <w:rPr>
        <w:rFonts w:hint="default"/>
        <w:lang w:val="pl-PL" w:eastAsia="en-US" w:bidi="ar-SA"/>
      </w:rPr>
    </w:lvl>
  </w:abstractNum>
  <w:abstractNum w:abstractNumId="172" w15:restartNumberingAfterBreak="0">
    <w:nsid w:val="556268B9"/>
    <w:multiLevelType w:val="hybridMultilevel"/>
    <w:tmpl w:val="90440798"/>
    <w:lvl w:ilvl="0" w:tplc="950ECAFE">
      <w:start w:val="2"/>
      <w:numFmt w:val="decimal"/>
      <w:lvlText w:val="%1."/>
      <w:lvlJc w:val="left"/>
      <w:pPr>
        <w:ind w:left="52" w:hanging="190"/>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1" w:tplc="2A9E50CC">
      <w:numFmt w:val="bullet"/>
      <w:lvlText w:val="•"/>
      <w:lvlJc w:val="left"/>
      <w:pPr>
        <w:ind w:left="812" w:hanging="190"/>
      </w:pPr>
      <w:rPr>
        <w:rFonts w:hint="default"/>
        <w:lang w:val="pl-PL" w:eastAsia="en-US" w:bidi="ar-SA"/>
      </w:rPr>
    </w:lvl>
    <w:lvl w:ilvl="2" w:tplc="1730F0F4">
      <w:numFmt w:val="bullet"/>
      <w:lvlText w:val="•"/>
      <w:lvlJc w:val="left"/>
      <w:pPr>
        <w:ind w:left="1565" w:hanging="190"/>
      </w:pPr>
      <w:rPr>
        <w:rFonts w:hint="default"/>
        <w:lang w:val="pl-PL" w:eastAsia="en-US" w:bidi="ar-SA"/>
      </w:rPr>
    </w:lvl>
    <w:lvl w:ilvl="3" w:tplc="5C0A60B6">
      <w:numFmt w:val="bullet"/>
      <w:lvlText w:val="•"/>
      <w:lvlJc w:val="left"/>
      <w:pPr>
        <w:ind w:left="2318" w:hanging="190"/>
      </w:pPr>
      <w:rPr>
        <w:rFonts w:hint="default"/>
        <w:lang w:val="pl-PL" w:eastAsia="en-US" w:bidi="ar-SA"/>
      </w:rPr>
    </w:lvl>
    <w:lvl w:ilvl="4" w:tplc="913C4DFC">
      <w:numFmt w:val="bullet"/>
      <w:lvlText w:val="•"/>
      <w:lvlJc w:val="left"/>
      <w:pPr>
        <w:ind w:left="3071" w:hanging="190"/>
      </w:pPr>
      <w:rPr>
        <w:rFonts w:hint="default"/>
        <w:lang w:val="pl-PL" w:eastAsia="en-US" w:bidi="ar-SA"/>
      </w:rPr>
    </w:lvl>
    <w:lvl w:ilvl="5" w:tplc="139CBB0C">
      <w:numFmt w:val="bullet"/>
      <w:lvlText w:val="•"/>
      <w:lvlJc w:val="left"/>
      <w:pPr>
        <w:ind w:left="3823" w:hanging="190"/>
      </w:pPr>
      <w:rPr>
        <w:rFonts w:hint="default"/>
        <w:lang w:val="pl-PL" w:eastAsia="en-US" w:bidi="ar-SA"/>
      </w:rPr>
    </w:lvl>
    <w:lvl w:ilvl="6" w:tplc="355ECEC2">
      <w:numFmt w:val="bullet"/>
      <w:lvlText w:val="•"/>
      <w:lvlJc w:val="left"/>
      <w:pPr>
        <w:ind w:left="4576" w:hanging="190"/>
      </w:pPr>
      <w:rPr>
        <w:rFonts w:hint="default"/>
        <w:lang w:val="pl-PL" w:eastAsia="en-US" w:bidi="ar-SA"/>
      </w:rPr>
    </w:lvl>
    <w:lvl w:ilvl="7" w:tplc="77CAE736">
      <w:numFmt w:val="bullet"/>
      <w:lvlText w:val="•"/>
      <w:lvlJc w:val="left"/>
      <w:pPr>
        <w:ind w:left="5329" w:hanging="190"/>
      </w:pPr>
      <w:rPr>
        <w:rFonts w:hint="default"/>
        <w:lang w:val="pl-PL" w:eastAsia="en-US" w:bidi="ar-SA"/>
      </w:rPr>
    </w:lvl>
    <w:lvl w:ilvl="8" w:tplc="ABE04590">
      <w:numFmt w:val="bullet"/>
      <w:lvlText w:val="•"/>
      <w:lvlJc w:val="left"/>
      <w:pPr>
        <w:ind w:left="6082" w:hanging="190"/>
      </w:pPr>
      <w:rPr>
        <w:rFonts w:hint="default"/>
        <w:lang w:val="pl-PL" w:eastAsia="en-US" w:bidi="ar-SA"/>
      </w:rPr>
    </w:lvl>
  </w:abstractNum>
  <w:abstractNum w:abstractNumId="173" w15:restartNumberingAfterBreak="0">
    <w:nsid w:val="55AA2952"/>
    <w:multiLevelType w:val="multilevel"/>
    <w:tmpl w:val="C1FA0CC0"/>
    <w:lvl w:ilvl="0">
      <w:start w:val="5"/>
      <w:numFmt w:val="decimal"/>
      <w:lvlText w:val="%1"/>
      <w:lvlJc w:val="left"/>
      <w:pPr>
        <w:ind w:left="52" w:hanging="497"/>
      </w:pPr>
      <w:rPr>
        <w:rFonts w:hint="default"/>
        <w:lang w:val="pl-PL" w:eastAsia="en-US" w:bidi="ar-SA"/>
      </w:rPr>
    </w:lvl>
    <w:lvl w:ilvl="1">
      <w:start w:val="2"/>
      <w:numFmt w:val="decimal"/>
      <w:lvlText w:val="%1.%2"/>
      <w:lvlJc w:val="left"/>
      <w:pPr>
        <w:ind w:left="52" w:hanging="497"/>
      </w:pPr>
      <w:rPr>
        <w:rFonts w:hint="default"/>
        <w:lang w:val="pl-PL" w:eastAsia="en-US" w:bidi="ar-SA"/>
      </w:rPr>
    </w:lvl>
    <w:lvl w:ilvl="2">
      <w:start w:val="1"/>
      <w:numFmt w:val="decimal"/>
      <w:lvlText w:val="%1.%2.%3."/>
      <w:lvlJc w:val="left"/>
      <w:pPr>
        <w:ind w:left="52" w:hanging="497"/>
      </w:pPr>
      <w:rPr>
        <w:rFonts w:ascii="Times New Roman" w:eastAsia="Times New Roman" w:hAnsi="Times New Roman" w:cs="Times New Roman" w:hint="default"/>
        <w:b w:val="0"/>
        <w:bCs w:val="0"/>
        <w:i w:val="0"/>
        <w:iCs w:val="0"/>
        <w:color w:val="231F20"/>
        <w:spacing w:val="0"/>
        <w:w w:val="94"/>
        <w:sz w:val="21"/>
        <w:szCs w:val="21"/>
        <w:lang w:val="pl-PL" w:eastAsia="en-US" w:bidi="ar-SA"/>
      </w:rPr>
    </w:lvl>
    <w:lvl w:ilvl="3">
      <w:numFmt w:val="bullet"/>
      <w:lvlText w:val="•"/>
      <w:lvlJc w:val="left"/>
      <w:pPr>
        <w:ind w:left="2318" w:hanging="497"/>
      </w:pPr>
      <w:rPr>
        <w:rFonts w:hint="default"/>
        <w:lang w:val="pl-PL" w:eastAsia="en-US" w:bidi="ar-SA"/>
      </w:rPr>
    </w:lvl>
    <w:lvl w:ilvl="4">
      <w:numFmt w:val="bullet"/>
      <w:lvlText w:val="•"/>
      <w:lvlJc w:val="left"/>
      <w:pPr>
        <w:ind w:left="3071" w:hanging="497"/>
      </w:pPr>
      <w:rPr>
        <w:rFonts w:hint="default"/>
        <w:lang w:val="pl-PL" w:eastAsia="en-US" w:bidi="ar-SA"/>
      </w:rPr>
    </w:lvl>
    <w:lvl w:ilvl="5">
      <w:numFmt w:val="bullet"/>
      <w:lvlText w:val="•"/>
      <w:lvlJc w:val="left"/>
      <w:pPr>
        <w:ind w:left="3823" w:hanging="497"/>
      </w:pPr>
      <w:rPr>
        <w:rFonts w:hint="default"/>
        <w:lang w:val="pl-PL" w:eastAsia="en-US" w:bidi="ar-SA"/>
      </w:rPr>
    </w:lvl>
    <w:lvl w:ilvl="6">
      <w:numFmt w:val="bullet"/>
      <w:lvlText w:val="•"/>
      <w:lvlJc w:val="left"/>
      <w:pPr>
        <w:ind w:left="4576" w:hanging="497"/>
      </w:pPr>
      <w:rPr>
        <w:rFonts w:hint="default"/>
        <w:lang w:val="pl-PL" w:eastAsia="en-US" w:bidi="ar-SA"/>
      </w:rPr>
    </w:lvl>
    <w:lvl w:ilvl="7">
      <w:numFmt w:val="bullet"/>
      <w:lvlText w:val="•"/>
      <w:lvlJc w:val="left"/>
      <w:pPr>
        <w:ind w:left="5329" w:hanging="497"/>
      </w:pPr>
      <w:rPr>
        <w:rFonts w:hint="default"/>
        <w:lang w:val="pl-PL" w:eastAsia="en-US" w:bidi="ar-SA"/>
      </w:rPr>
    </w:lvl>
    <w:lvl w:ilvl="8">
      <w:numFmt w:val="bullet"/>
      <w:lvlText w:val="•"/>
      <w:lvlJc w:val="left"/>
      <w:pPr>
        <w:ind w:left="6082" w:hanging="497"/>
      </w:pPr>
      <w:rPr>
        <w:rFonts w:hint="default"/>
        <w:lang w:val="pl-PL" w:eastAsia="en-US" w:bidi="ar-SA"/>
      </w:rPr>
    </w:lvl>
  </w:abstractNum>
  <w:abstractNum w:abstractNumId="174" w15:restartNumberingAfterBreak="0">
    <w:nsid w:val="55AB49A2"/>
    <w:multiLevelType w:val="hybridMultilevel"/>
    <w:tmpl w:val="024EA424"/>
    <w:lvl w:ilvl="0" w:tplc="8C760572">
      <w:start w:val="1"/>
      <w:numFmt w:val="decimal"/>
      <w:lvlText w:val="%1)"/>
      <w:lvlJc w:val="left"/>
      <w:pPr>
        <w:ind w:left="278" w:hanging="227"/>
      </w:pPr>
      <w:rPr>
        <w:rFonts w:ascii="Times New Roman" w:eastAsia="Times New Roman" w:hAnsi="Times New Roman" w:cs="Times New Roman" w:hint="default"/>
        <w:b w:val="0"/>
        <w:bCs w:val="0"/>
        <w:i w:val="0"/>
        <w:iCs w:val="0"/>
        <w:color w:val="231F20"/>
        <w:spacing w:val="-1"/>
        <w:w w:val="99"/>
        <w:sz w:val="19"/>
        <w:szCs w:val="19"/>
        <w:lang w:val="pl-PL" w:eastAsia="en-US" w:bidi="ar-SA"/>
      </w:rPr>
    </w:lvl>
    <w:lvl w:ilvl="1" w:tplc="5E58D1BA">
      <w:start w:val="1"/>
      <w:numFmt w:val="decimal"/>
      <w:lvlText w:val="%2)"/>
      <w:lvlJc w:val="left"/>
      <w:pPr>
        <w:ind w:left="392" w:hanging="227"/>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2" w:tplc="53F08FC4">
      <w:start w:val="1"/>
      <w:numFmt w:val="decimal"/>
      <w:lvlText w:val="%3."/>
      <w:lvlJc w:val="left"/>
      <w:pPr>
        <w:ind w:left="165" w:hanging="201"/>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3" w:tplc="DC6CC1F6">
      <w:numFmt w:val="bullet"/>
      <w:lvlText w:val="•"/>
      <w:lvlJc w:val="left"/>
      <w:pPr>
        <w:ind w:left="1298" w:hanging="201"/>
      </w:pPr>
      <w:rPr>
        <w:rFonts w:hint="default"/>
        <w:lang w:val="pl-PL" w:eastAsia="en-US" w:bidi="ar-SA"/>
      </w:rPr>
    </w:lvl>
    <w:lvl w:ilvl="4" w:tplc="B00422EE">
      <w:numFmt w:val="bullet"/>
      <w:lvlText w:val="•"/>
      <w:lvlJc w:val="left"/>
      <w:pPr>
        <w:ind w:left="2196" w:hanging="201"/>
      </w:pPr>
      <w:rPr>
        <w:rFonts w:hint="default"/>
        <w:lang w:val="pl-PL" w:eastAsia="en-US" w:bidi="ar-SA"/>
      </w:rPr>
    </w:lvl>
    <w:lvl w:ilvl="5" w:tplc="763A23EE">
      <w:numFmt w:val="bullet"/>
      <w:lvlText w:val="•"/>
      <w:lvlJc w:val="left"/>
      <w:pPr>
        <w:ind w:left="3095" w:hanging="201"/>
      </w:pPr>
      <w:rPr>
        <w:rFonts w:hint="default"/>
        <w:lang w:val="pl-PL" w:eastAsia="en-US" w:bidi="ar-SA"/>
      </w:rPr>
    </w:lvl>
    <w:lvl w:ilvl="6" w:tplc="D550E0FE">
      <w:numFmt w:val="bullet"/>
      <w:lvlText w:val="•"/>
      <w:lvlJc w:val="left"/>
      <w:pPr>
        <w:ind w:left="3993" w:hanging="201"/>
      </w:pPr>
      <w:rPr>
        <w:rFonts w:hint="default"/>
        <w:lang w:val="pl-PL" w:eastAsia="en-US" w:bidi="ar-SA"/>
      </w:rPr>
    </w:lvl>
    <w:lvl w:ilvl="7" w:tplc="FC1A10C2">
      <w:numFmt w:val="bullet"/>
      <w:lvlText w:val="•"/>
      <w:lvlJc w:val="left"/>
      <w:pPr>
        <w:ind w:left="4892" w:hanging="201"/>
      </w:pPr>
      <w:rPr>
        <w:rFonts w:hint="default"/>
        <w:lang w:val="pl-PL" w:eastAsia="en-US" w:bidi="ar-SA"/>
      </w:rPr>
    </w:lvl>
    <w:lvl w:ilvl="8" w:tplc="24100648">
      <w:numFmt w:val="bullet"/>
      <w:lvlText w:val="•"/>
      <w:lvlJc w:val="left"/>
      <w:pPr>
        <w:ind w:left="5790" w:hanging="201"/>
      </w:pPr>
      <w:rPr>
        <w:rFonts w:hint="default"/>
        <w:lang w:val="pl-PL" w:eastAsia="en-US" w:bidi="ar-SA"/>
      </w:rPr>
    </w:lvl>
  </w:abstractNum>
  <w:abstractNum w:abstractNumId="175" w15:restartNumberingAfterBreak="0">
    <w:nsid w:val="57866F6B"/>
    <w:multiLevelType w:val="hybridMultilevel"/>
    <w:tmpl w:val="5946609C"/>
    <w:lvl w:ilvl="0" w:tplc="A4746304">
      <w:start w:val="1"/>
      <w:numFmt w:val="decimal"/>
      <w:lvlText w:val="%1)"/>
      <w:lvlJc w:val="left"/>
      <w:pPr>
        <w:ind w:left="392" w:hanging="227"/>
        <w:jc w:val="right"/>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1" w:tplc="1BCA7040">
      <w:start w:val="2"/>
      <w:numFmt w:val="decimal"/>
      <w:lvlText w:val="%2."/>
      <w:lvlJc w:val="left"/>
      <w:pPr>
        <w:ind w:left="52" w:hanging="174"/>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2" w:tplc="A5F63D14">
      <w:numFmt w:val="bullet"/>
      <w:lvlText w:val="•"/>
      <w:lvlJc w:val="left"/>
      <w:pPr>
        <w:ind w:left="1198" w:hanging="174"/>
      </w:pPr>
      <w:rPr>
        <w:rFonts w:hint="default"/>
        <w:lang w:val="pl-PL" w:eastAsia="en-US" w:bidi="ar-SA"/>
      </w:rPr>
    </w:lvl>
    <w:lvl w:ilvl="3" w:tplc="973090FA">
      <w:numFmt w:val="bullet"/>
      <w:lvlText w:val="•"/>
      <w:lvlJc w:val="left"/>
      <w:pPr>
        <w:ind w:left="1997" w:hanging="174"/>
      </w:pPr>
      <w:rPr>
        <w:rFonts w:hint="default"/>
        <w:lang w:val="pl-PL" w:eastAsia="en-US" w:bidi="ar-SA"/>
      </w:rPr>
    </w:lvl>
    <w:lvl w:ilvl="4" w:tplc="748C9C36">
      <w:numFmt w:val="bullet"/>
      <w:lvlText w:val="•"/>
      <w:lvlJc w:val="left"/>
      <w:pPr>
        <w:ind w:left="2795" w:hanging="174"/>
      </w:pPr>
      <w:rPr>
        <w:rFonts w:hint="default"/>
        <w:lang w:val="pl-PL" w:eastAsia="en-US" w:bidi="ar-SA"/>
      </w:rPr>
    </w:lvl>
    <w:lvl w:ilvl="5" w:tplc="555E8B22">
      <w:numFmt w:val="bullet"/>
      <w:lvlText w:val="•"/>
      <w:lvlJc w:val="left"/>
      <w:pPr>
        <w:ind w:left="3594" w:hanging="174"/>
      </w:pPr>
      <w:rPr>
        <w:rFonts w:hint="default"/>
        <w:lang w:val="pl-PL" w:eastAsia="en-US" w:bidi="ar-SA"/>
      </w:rPr>
    </w:lvl>
    <w:lvl w:ilvl="6" w:tplc="2B6AEE56">
      <w:numFmt w:val="bullet"/>
      <w:lvlText w:val="•"/>
      <w:lvlJc w:val="left"/>
      <w:pPr>
        <w:ind w:left="4393" w:hanging="174"/>
      </w:pPr>
      <w:rPr>
        <w:rFonts w:hint="default"/>
        <w:lang w:val="pl-PL" w:eastAsia="en-US" w:bidi="ar-SA"/>
      </w:rPr>
    </w:lvl>
    <w:lvl w:ilvl="7" w:tplc="D910EC36">
      <w:numFmt w:val="bullet"/>
      <w:lvlText w:val="•"/>
      <w:lvlJc w:val="left"/>
      <w:pPr>
        <w:ind w:left="5191" w:hanging="174"/>
      </w:pPr>
      <w:rPr>
        <w:rFonts w:hint="default"/>
        <w:lang w:val="pl-PL" w:eastAsia="en-US" w:bidi="ar-SA"/>
      </w:rPr>
    </w:lvl>
    <w:lvl w:ilvl="8" w:tplc="677EC3BC">
      <w:numFmt w:val="bullet"/>
      <w:lvlText w:val="•"/>
      <w:lvlJc w:val="left"/>
      <w:pPr>
        <w:ind w:left="5990" w:hanging="174"/>
      </w:pPr>
      <w:rPr>
        <w:rFonts w:hint="default"/>
        <w:lang w:val="pl-PL" w:eastAsia="en-US" w:bidi="ar-SA"/>
      </w:rPr>
    </w:lvl>
  </w:abstractNum>
  <w:abstractNum w:abstractNumId="176" w15:restartNumberingAfterBreak="0">
    <w:nsid w:val="58690882"/>
    <w:multiLevelType w:val="hybridMultilevel"/>
    <w:tmpl w:val="140C8260"/>
    <w:lvl w:ilvl="0" w:tplc="38661DFA">
      <w:start w:val="1"/>
      <w:numFmt w:val="lowerLetter"/>
      <w:lvlText w:val="%1)"/>
      <w:lvlJc w:val="left"/>
      <w:pPr>
        <w:ind w:left="278" w:hanging="227"/>
      </w:pPr>
      <w:rPr>
        <w:rFonts w:ascii="Times New Roman" w:eastAsia="Times New Roman" w:hAnsi="Times New Roman" w:cs="Times New Roman" w:hint="default"/>
        <w:b w:val="0"/>
        <w:bCs w:val="0"/>
        <w:i w:val="0"/>
        <w:iCs w:val="0"/>
        <w:color w:val="231F20"/>
        <w:spacing w:val="0"/>
        <w:w w:val="101"/>
        <w:sz w:val="21"/>
        <w:szCs w:val="21"/>
        <w:lang w:val="pl-PL" w:eastAsia="en-US" w:bidi="ar-SA"/>
      </w:rPr>
    </w:lvl>
    <w:lvl w:ilvl="1" w:tplc="8470286A">
      <w:start w:val="2"/>
      <w:numFmt w:val="decimal"/>
      <w:lvlText w:val="%2."/>
      <w:lvlJc w:val="left"/>
      <w:pPr>
        <w:ind w:left="52" w:hanging="191"/>
        <w:jc w:val="right"/>
      </w:pPr>
      <w:rPr>
        <w:rFonts w:ascii="Times New Roman" w:eastAsia="Times New Roman" w:hAnsi="Times New Roman" w:cs="Times New Roman" w:hint="default"/>
        <w:b w:val="0"/>
        <w:bCs w:val="0"/>
        <w:i w:val="0"/>
        <w:iCs w:val="0"/>
        <w:color w:val="231F20"/>
        <w:spacing w:val="-1"/>
        <w:w w:val="94"/>
        <w:sz w:val="21"/>
        <w:szCs w:val="21"/>
        <w:lang w:val="pl-PL" w:eastAsia="en-US" w:bidi="ar-SA"/>
      </w:rPr>
    </w:lvl>
    <w:lvl w:ilvl="2" w:tplc="DC5441C0">
      <w:numFmt w:val="bullet"/>
      <w:lvlText w:val="•"/>
      <w:lvlJc w:val="left"/>
      <w:pPr>
        <w:ind w:left="1091" w:hanging="191"/>
      </w:pPr>
      <w:rPr>
        <w:rFonts w:hint="default"/>
        <w:lang w:val="pl-PL" w:eastAsia="en-US" w:bidi="ar-SA"/>
      </w:rPr>
    </w:lvl>
    <w:lvl w:ilvl="3" w:tplc="B72218F0">
      <w:numFmt w:val="bullet"/>
      <w:lvlText w:val="•"/>
      <w:lvlJc w:val="left"/>
      <w:pPr>
        <w:ind w:left="1903" w:hanging="191"/>
      </w:pPr>
      <w:rPr>
        <w:rFonts w:hint="default"/>
        <w:lang w:val="pl-PL" w:eastAsia="en-US" w:bidi="ar-SA"/>
      </w:rPr>
    </w:lvl>
    <w:lvl w:ilvl="4" w:tplc="27CC16EA">
      <w:numFmt w:val="bullet"/>
      <w:lvlText w:val="•"/>
      <w:lvlJc w:val="left"/>
      <w:pPr>
        <w:ind w:left="2715" w:hanging="191"/>
      </w:pPr>
      <w:rPr>
        <w:rFonts w:hint="default"/>
        <w:lang w:val="pl-PL" w:eastAsia="en-US" w:bidi="ar-SA"/>
      </w:rPr>
    </w:lvl>
    <w:lvl w:ilvl="5" w:tplc="51801774">
      <w:numFmt w:val="bullet"/>
      <w:lvlText w:val="•"/>
      <w:lvlJc w:val="left"/>
      <w:pPr>
        <w:ind w:left="3527" w:hanging="191"/>
      </w:pPr>
      <w:rPr>
        <w:rFonts w:hint="default"/>
        <w:lang w:val="pl-PL" w:eastAsia="en-US" w:bidi="ar-SA"/>
      </w:rPr>
    </w:lvl>
    <w:lvl w:ilvl="6" w:tplc="FBE64982">
      <w:numFmt w:val="bullet"/>
      <w:lvlText w:val="•"/>
      <w:lvlJc w:val="left"/>
      <w:pPr>
        <w:ind w:left="4339" w:hanging="191"/>
      </w:pPr>
      <w:rPr>
        <w:rFonts w:hint="default"/>
        <w:lang w:val="pl-PL" w:eastAsia="en-US" w:bidi="ar-SA"/>
      </w:rPr>
    </w:lvl>
    <w:lvl w:ilvl="7" w:tplc="83E8009C">
      <w:numFmt w:val="bullet"/>
      <w:lvlText w:val="•"/>
      <w:lvlJc w:val="left"/>
      <w:pPr>
        <w:ind w:left="5151" w:hanging="191"/>
      </w:pPr>
      <w:rPr>
        <w:rFonts w:hint="default"/>
        <w:lang w:val="pl-PL" w:eastAsia="en-US" w:bidi="ar-SA"/>
      </w:rPr>
    </w:lvl>
    <w:lvl w:ilvl="8" w:tplc="E1BC96C8">
      <w:numFmt w:val="bullet"/>
      <w:lvlText w:val="•"/>
      <w:lvlJc w:val="left"/>
      <w:pPr>
        <w:ind w:left="5963" w:hanging="191"/>
      </w:pPr>
      <w:rPr>
        <w:rFonts w:hint="default"/>
        <w:lang w:val="pl-PL" w:eastAsia="en-US" w:bidi="ar-SA"/>
      </w:rPr>
    </w:lvl>
  </w:abstractNum>
  <w:abstractNum w:abstractNumId="177" w15:restartNumberingAfterBreak="0">
    <w:nsid w:val="593C254B"/>
    <w:multiLevelType w:val="hybridMultilevel"/>
    <w:tmpl w:val="CAE4281C"/>
    <w:lvl w:ilvl="0" w:tplc="FECEC7EA">
      <w:start w:val="3"/>
      <w:numFmt w:val="decimal"/>
      <w:lvlText w:val="%1."/>
      <w:lvlJc w:val="left"/>
      <w:pPr>
        <w:ind w:left="2192" w:hanging="372"/>
      </w:pPr>
      <w:rPr>
        <w:rFonts w:ascii="Cambria" w:eastAsia="Cambria" w:hAnsi="Cambria" w:cs="Cambria" w:hint="default"/>
        <w:b w:val="0"/>
        <w:bCs w:val="0"/>
        <w:i w:val="0"/>
        <w:iCs w:val="0"/>
        <w:color w:val="231F20"/>
        <w:spacing w:val="0"/>
        <w:w w:val="107"/>
        <w:sz w:val="34"/>
        <w:szCs w:val="34"/>
        <w:lang w:val="pl-PL" w:eastAsia="en-US" w:bidi="ar-SA"/>
      </w:rPr>
    </w:lvl>
    <w:lvl w:ilvl="1" w:tplc="D9D683B6">
      <w:numFmt w:val="bullet"/>
      <w:lvlText w:val="•"/>
      <w:lvlJc w:val="left"/>
      <w:pPr>
        <w:ind w:left="2738" w:hanging="372"/>
      </w:pPr>
      <w:rPr>
        <w:rFonts w:hint="default"/>
        <w:lang w:val="pl-PL" w:eastAsia="en-US" w:bidi="ar-SA"/>
      </w:rPr>
    </w:lvl>
    <w:lvl w:ilvl="2" w:tplc="47D4F5FC">
      <w:numFmt w:val="bullet"/>
      <w:lvlText w:val="•"/>
      <w:lvlJc w:val="left"/>
      <w:pPr>
        <w:ind w:left="3277" w:hanging="372"/>
      </w:pPr>
      <w:rPr>
        <w:rFonts w:hint="default"/>
        <w:lang w:val="pl-PL" w:eastAsia="en-US" w:bidi="ar-SA"/>
      </w:rPr>
    </w:lvl>
    <w:lvl w:ilvl="3" w:tplc="55725490">
      <w:numFmt w:val="bullet"/>
      <w:lvlText w:val="•"/>
      <w:lvlJc w:val="left"/>
      <w:pPr>
        <w:ind w:left="3816" w:hanging="372"/>
      </w:pPr>
      <w:rPr>
        <w:rFonts w:hint="default"/>
        <w:lang w:val="pl-PL" w:eastAsia="en-US" w:bidi="ar-SA"/>
      </w:rPr>
    </w:lvl>
    <w:lvl w:ilvl="4" w:tplc="70865280">
      <w:numFmt w:val="bullet"/>
      <w:lvlText w:val="•"/>
      <w:lvlJc w:val="left"/>
      <w:pPr>
        <w:ind w:left="4355" w:hanging="372"/>
      </w:pPr>
      <w:rPr>
        <w:rFonts w:hint="default"/>
        <w:lang w:val="pl-PL" w:eastAsia="en-US" w:bidi="ar-SA"/>
      </w:rPr>
    </w:lvl>
    <w:lvl w:ilvl="5" w:tplc="93C8FE30">
      <w:numFmt w:val="bullet"/>
      <w:lvlText w:val="•"/>
      <w:lvlJc w:val="left"/>
      <w:pPr>
        <w:ind w:left="4893" w:hanging="372"/>
      </w:pPr>
      <w:rPr>
        <w:rFonts w:hint="default"/>
        <w:lang w:val="pl-PL" w:eastAsia="en-US" w:bidi="ar-SA"/>
      </w:rPr>
    </w:lvl>
    <w:lvl w:ilvl="6" w:tplc="FC0878C6">
      <w:numFmt w:val="bullet"/>
      <w:lvlText w:val="•"/>
      <w:lvlJc w:val="left"/>
      <w:pPr>
        <w:ind w:left="5432" w:hanging="372"/>
      </w:pPr>
      <w:rPr>
        <w:rFonts w:hint="default"/>
        <w:lang w:val="pl-PL" w:eastAsia="en-US" w:bidi="ar-SA"/>
      </w:rPr>
    </w:lvl>
    <w:lvl w:ilvl="7" w:tplc="E92A9798">
      <w:numFmt w:val="bullet"/>
      <w:lvlText w:val="•"/>
      <w:lvlJc w:val="left"/>
      <w:pPr>
        <w:ind w:left="5971" w:hanging="372"/>
      </w:pPr>
      <w:rPr>
        <w:rFonts w:hint="default"/>
        <w:lang w:val="pl-PL" w:eastAsia="en-US" w:bidi="ar-SA"/>
      </w:rPr>
    </w:lvl>
    <w:lvl w:ilvl="8" w:tplc="3AAEA42A">
      <w:numFmt w:val="bullet"/>
      <w:lvlText w:val="•"/>
      <w:lvlJc w:val="left"/>
      <w:pPr>
        <w:ind w:left="6510" w:hanging="372"/>
      </w:pPr>
      <w:rPr>
        <w:rFonts w:hint="default"/>
        <w:lang w:val="pl-PL" w:eastAsia="en-US" w:bidi="ar-SA"/>
      </w:rPr>
    </w:lvl>
  </w:abstractNum>
  <w:abstractNum w:abstractNumId="178" w15:restartNumberingAfterBreak="0">
    <w:nsid w:val="59950473"/>
    <w:multiLevelType w:val="hybridMultilevel"/>
    <w:tmpl w:val="BE08AABC"/>
    <w:lvl w:ilvl="0" w:tplc="8A148E50">
      <w:numFmt w:val="bullet"/>
      <w:lvlText w:val="–"/>
      <w:lvlJc w:val="left"/>
      <w:pPr>
        <w:ind w:left="278" w:hanging="227"/>
      </w:pPr>
      <w:rPr>
        <w:rFonts w:ascii="Times New Roman" w:eastAsia="Times New Roman" w:hAnsi="Times New Roman" w:cs="Times New Roman" w:hint="default"/>
        <w:b w:val="0"/>
        <w:bCs w:val="0"/>
        <w:i w:val="0"/>
        <w:iCs w:val="0"/>
        <w:color w:val="231F20"/>
        <w:spacing w:val="0"/>
        <w:w w:val="104"/>
        <w:sz w:val="19"/>
        <w:szCs w:val="19"/>
        <w:lang w:val="pl-PL" w:eastAsia="en-US" w:bidi="ar-SA"/>
      </w:rPr>
    </w:lvl>
    <w:lvl w:ilvl="1" w:tplc="2CB8041A">
      <w:numFmt w:val="bullet"/>
      <w:lvlText w:val="•"/>
      <w:lvlJc w:val="left"/>
      <w:pPr>
        <w:ind w:left="1010" w:hanging="227"/>
      </w:pPr>
      <w:rPr>
        <w:rFonts w:hint="default"/>
        <w:lang w:val="pl-PL" w:eastAsia="en-US" w:bidi="ar-SA"/>
      </w:rPr>
    </w:lvl>
    <w:lvl w:ilvl="2" w:tplc="A926AA2C">
      <w:numFmt w:val="bullet"/>
      <w:lvlText w:val="•"/>
      <w:lvlJc w:val="left"/>
      <w:pPr>
        <w:ind w:left="1741" w:hanging="227"/>
      </w:pPr>
      <w:rPr>
        <w:rFonts w:hint="default"/>
        <w:lang w:val="pl-PL" w:eastAsia="en-US" w:bidi="ar-SA"/>
      </w:rPr>
    </w:lvl>
    <w:lvl w:ilvl="3" w:tplc="C41AC0BC">
      <w:numFmt w:val="bullet"/>
      <w:lvlText w:val="•"/>
      <w:lvlJc w:val="left"/>
      <w:pPr>
        <w:ind w:left="2472" w:hanging="227"/>
      </w:pPr>
      <w:rPr>
        <w:rFonts w:hint="default"/>
        <w:lang w:val="pl-PL" w:eastAsia="en-US" w:bidi="ar-SA"/>
      </w:rPr>
    </w:lvl>
    <w:lvl w:ilvl="4" w:tplc="703E9B60">
      <w:numFmt w:val="bullet"/>
      <w:lvlText w:val="•"/>
      <w:lvlJc w:val="left"/>
      <w:pPr>
        <w:ind w:left="3203" w:hanging="227"/>
      </w:pPr>
      <w:rPr>
        <w:rFonts w:hint="default"/>
        <w:lang w:val="pl-PL" w:eastAsia="en-US" w:bidi="ar-SA"/>
      </w:rPr>
    </w:lvl>
    <w:lvl w:ilvl="5" w:tplc="22FA4330">
      <w:numFmt w:val="bullet"/>
      <w:lvlText w:val="•"/>
      <w:lvlJc w:val="left"/>
      <w:pPr>
        <w:ind w:left="3933" w:hanging="227"/>
      </w:pPr>
      <w:rPr>
        <w:rFonts w:hint="default"/>
        <w:lang w:val="pl-PL" w:eastAsia="en-US" w:bidi="ar-SA"/>
      </w:rPr>
    </w:lvl>
    <w:lvl w:ilvl="6" w:tplc="F196A7F6">
      <w:numFmt w:val="bullet"/>
      <w:lvlText w:val="•"/>
      <w:lvlJc w:val="left"/>
      <w:pPr>
        <w:ind w:left="4664" w:hanging="227"/>
      </w:pPr>
      <w:rPr>
        <w:rFonts w:hint="default"/>
        <w:lang w:val="pl-PL" w:eastAsia="en-US" w:bidi="ar-SA"/>
      </w:rPr>
    </w:lvl>
    <w:lvl w:ilvl="7" w:tplc="2D102A8A">
      <w:numFmt w:val="bullet"/>
      <w:lvlText w:val="•"/>
      <w:lvlJc w:val="left"/>
      <w:pPr>
        <w:ind w:left="5395" w:hanging="227"/>
      </w:pPr>
      <w:rPr>
        <w:rFonts w:hint="default"/>
        <w:lang w:val="pl-PL" w:eastAsia="en-US" w:bidi="ar-SA"/>
      </w:rPr>
    </w:lvl>
    <w:lvl w:ilvl="8" w:tplc="5D38C4CC">
      <w:numFmt w:val="bullet"/>
      <w:lvlText w:val="•"/>
      <w:lvlJc w:val="left"/>
      <w:pPr>
        <w:ind w:left="6126" w:hanging="227"/>
      </w:pPr>
      <w:rPr>
        <w:rFonts w:hint="default"/>
        <w:lang w:val="pl-PL" w:eastAsia="en-US" w:bidi="ar-SA"/>
      </w:rPr>
    </w:lvl>
  </w:abstractNum>
  <w:abstractNum w:abstractNumId="179" w15:restartNumberingAfterBreak="0">
    <w:nsid w:val="5A7D4976"/>
    <w:multiLevelType w:val="hybridMultilevel"/>
    <w:tmpl w:val="DFB6EDFA"/>
    <w:lvl w:ilvl="0" w:tplc="3B327C9C">
      <w:start w:val="2"/>
      <w:numFmt w:val="decimal"/>
      <w:lvlText w:val="%1."/>
      <w:lvlJc w:val="left"/>
      <w:pPr>
        <w:ind w:left="52" w:hanging="193"/>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1" w:tplc="FDE00368">
      <w:numFmt w:val="bullet"/>
      <w:lvlText w:val="•"/>
      <w:lvlJc w:val="left"/>
      <w:pPr>
        <w:ind w:left="812" w:hanging="193"/>
      </w:pPr>
      <w:rPr>
        <w:rFonts w:hint="default"/>
        <w:lang w:val="pl-PL" w:eastAsia="en-US" w:bidi="ar-SA"/>
      </w:rPr>
    </w:lvl>
    <w:lvl w:ilvl="2" w:tplc="0C6040E2">
      <w:numFmt w:val="bullet"/>
      <w:lvlText w:val="•"/>
      <w:lvlJc w:val="left"/>
      <w:pPr>
        <w:ind w:left="1565" w:hanging="193"/>
      </w:pPr>
      <w:rPr>
        <w:rFonts w:hint="default"/>
        <w:lang w:val="pl-PL" w:eastAsia="en-US" w:bidi="ar-SA"/>
      </w:rPr>
    </w:lvl>
    <w:lvl w:ilvl="3" w:tplc="7270BF3E">
      <w:numFmt w:val="bullet"/>
      <w:lvlText w:val="•"/>
      <w:lvlJc w:val="left"/>
      <w:pPr>
        <w:ind w:left="2318" w:hanging="193"/>
      </w:pPr>
      <w:rPr>
        <w:rFonts w:hint="default"/>
        <w:lang w:val="pl-PL" w:eastAsia="en-US" w:bidi="ar-SA"/>
      </w:rPr>
    </w:lvl>
    <w:lvl w:ilvl="4" w:tplc="49CA57C4">
      <w:numFmt w:val="bullet"/>
      <w:lvlText w:val="•"/>
      <w:lvlJc w:val="left"/>
      <w:pPr>
        <w:ind w:left="3071" w:hanging="193"/>
      </w:pPr>
      <w:rPr>
        <w:rFonts w:hint="default"/>
        <w:lang w:val="pl-PL" w:eastAsia="en-US" w:bidi="ar-SA"/>
      </w:rPr>
    </w:lvl>
    <w:lvl w:ilvl="5" w:tplc="77EC3CB2">
      <w:numFmt w:val="bullet"/>
      <w:lvlText w:val="•"/>
      <w:lvlJc w:val="left"/>
      <w:pPr>
        <w:ind w:left="3823" w:hanging="193"/>
      </w:pPr>
      <w:rPr>
        <w:rFonts w:hint="default"/>
        <w:lang w:val="pl-PL" w:eastAsia="en-US" w:bidi="ar-SA"/>
      </w:rPr>
    </w:lvl>
    <w:lvl w:ilvl="6" w:tplc="ED78AB0E">
      <w:numFmt w:val="bullet"/>
      <w:lvlText w:val="•"/>
      <w:lvlJc w:val="left"/>
      <w:pPr>
        <w:ind w:left="4576" w:hanging="193"/>
      </w:pPr>
      <w:rPr>
        <w:rFonts w:hint="default"/>
        <w:lang w:val="pl-PL" w:eastAsia="en-US" w:bidi="ar-SA"/>
      </w:rPr>
    </w:lvl>
    <w:lvl w:ilvl="7" w:tplc="CCAEA38A">
      <w:numFmt w:val="bullet"/>
      <w:lvlText w:val="•"/>
      <w:lvlJc w:val="left"/>
      <w:pPr>
        <w:ind w:left="5329" w:hanging="193"/>
      </w:pPr>
      <w:rPr>
        <w:rFonts w:hint="default"/>
        <w:lang w:val="pl-PL" w:eastAsia="en-US" w:bidi="ar-SA"/>
      </w:rPr>
    </w:lvl>
    <w:lvl w:ilvl="8" w:tplc="921CD300">
      <w:numFmt w:val="bullet"/>
      <w:lvlText w:val="•"/>
      <w:lvlJc w:val="left"/>
      <w:pPr>
        <w:ind w:left="6082" w:hanging="193"/>
      </w:pPr>
      <w:rPr>
        <w:rFonts w:hint="default"/>
        <w:lang w:val="pl-PL" w:eastAsia="en-US" w:bidi="ar-SA"/>
      </w:rPr>
    </w:lvl>
  </w:abstractNum>
  <w:abstractNum w:abstractNumId="180" w15:restartNumberingAfterBreak="0">
    <w:nsid w:val="5ACD313F"/>
    <w:multiLevelType w:val="hybridMultilevel"/>
    <w:tmpl w:val="FD403138"/>
    <w:lvl w:ilvl="0" w:tplc="A66E4A50">
      <w:start w:val="1"/>
      <w:numFmt w:val="decimal"/>
      <w:lvlText w:val="%1."/>
      <w:lvlJc w:val="left"/>
      <w:pPr>
        <w:ind w:left="165" w:hanging="208"/>
      </w:pPr>
      <w:rPr>
        <w:rFonts w:ascii="Times New Roman" w:eastAsia="Times New Roman" w:hAnsi="Times New Roman" w:cs="Times New Roman" w:hint="default"/>
        <w:b/>
        <w:bCs/>
        <w:i w:val="0"/>
        <w:iCs w:val="0"/>
        <w:color w:val="231F20"/>
        <w:spacing w:val="-1"/>
        <w:w w:val="100"/>
        <w:sz w:val="21"/>
        <w:szCs w:val="21"/>
        <w:lang w:val="pl-PL" w:eastAsia="en-US" w:bidi="ar-SA"/>
      </w:rPr>
    </w:lvl>
    <w:lvl w:ilvl="1" w:tplc="5F7204C8">
      <w:start w:val="1"/>
      <w:numFmt w:val="decimal"/>
      <w:lvlText w:val="%2."/>
      <w:lvlJc w:val="left"/>
      <w:pPr>
        <w:ind w:left="165" w:hanging="197"/>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2" w:tplc="BFCCA3BC">
      <w:numFmt w:val="bullet"/>
      <w:lvlText w:val="•"/>
      <w:lvlJc w:val="left"/>
      <w:pPr>
        <w:ind w:left="1645" w:hanging="197"/>
      </w:pPr>
      <w:rPr>
        <w:rFonts w:hint="default"/>
        <w:lang w:val="pl-PL" w:eastAsia="en-US" w:bidi="ar-SA"/>
      </w:rPr>
    </w:lvl>
    <w:lvl w:ilvl="3" w:tplc="DCAC52CE">
      <w:numFmt w:val="bullet"/>
      <w:lvlText w:val="•"/>
      <w:lvlJc w:val="left"/>
      <w:pPr>
        <w:ind w:left="2388" w:hanging="197"/>
      </w:pPr>
      <w:rPr>
        <w:rFonts w:hint="default"/>
        <w:lang w:val="pl-PL" w:eastAsia="en-US" w:bidi="ar-SA"/>
      </w:rPr>
    </w:lvl>
    <w:lvl w:ilvl="4" w:tplc="0956AD20">
      <w:numFmt w:val="bullet"/>
      <w:lvlText w:val="•"/>
      <w:lvlJc w:val="left"/>
      <w:pPr>
        <w:ind w:left="3131" w:hanging="197"/>
      </w:pPr>
      <w:rPr>
        <w:rFonts w:hint="default"/>
        <w:lang w:val="pl-PL" w:eastAsia="en-US" w:bidi="ar-SA"/>
      </w:rPr>
    </w:lvl>
    <w:lvl w:ilvl="5" w:tplc="435EC58C">
      <w:numFmt w:val="bullet"/>
      <w:lvlText w:val="•"/>
      <w:lvlJc w:val="left"/>
      <w:pPr>
        <w:ind w:left="3873" w:hanging="197"/>
      </w:pPr>
      <w:rPr>
        <w:rFonts w:hint="default"/>
        <w:lang w:val="pl-PL" w:eastAsia="en-US" w:bidi="ar-SA"/>
      </w:rPr>
    </w:lvl>
    <w:lvl w:ilvl="6" w:tplc="171E32BC">
      <w:numFmt w:val="bullet"/>
      <w:lvlText w:val="•"/>
      <w:lvlJc w:val="left"/>
      <w:pPr>
        <w:ind w:left="4616" w:hanging="197"/>
      </w:pPr>
      <w:rPr>
        <w:rFonts w:hint="default"/>
        <w:lang w:val="pl-PL" w:eastAsia="en-US" w:bidi="ar-SA"/>
      </w:rPr>
    </w:lvl>
    <w:lvl w:ilvl="7" w:tplc="B16895EE">
      <w:numFmt w:val="bullet"/>
      <w:lvlText w:val="•"/>
      <w:lvlJc w:val="left"/>
      <w:pPr>
        <w:ind w:left="5359" w:hanging="197"/>
      </w:pPr>
      <w:rPr>
        <w:rFonts w:hint="default"/>
        <w:lang w:val="pl-PL" w:eastAsia="en-US" w:bidi="ar-SA"/>
      </w:rPr>
    </w:lvl>
    <w:lvl w:ilvl="8" w:tplc="7566549E">
      <w:numFmt w:val="bullet"/>
      <w:lvlText w:val="•"/>
      <w:lvlJc w:val="left"/>
      <w:pPr>
        <w:ind w:left="6102" w:hanging="197"/>
      </w:pPr>
      <w:rPr>
        <w:rFonts w:hint="default"/>
        <w:lang w:val="pl-PL" w:eastAsia="en-US" w:bidi="ar-SA"/>
      </w:rPr>
    </w:lvl>
  </w:abstractNum>
  <w:abstractNum w:abstractNumId="181" w15:restartNumberingAfterBreak="0">
    <w:nsid w:val="5B575FC2"/>
    <w:multiLevelType w:val="hybridMultilevel"/>
    <w:tmpl w:val="BAF4DD54"/>
    <w:lvl w:ilvl="0" w:tplc="7D580B84">
      <w:start w:val="2"/>
      <w:numFmt w:val="decimal"/>
      <w:lvlText w:val="%1."/>
      <w:lvlJc w:val="left"/>
      <w:pPr>
        <w:ind w:left="52" w:hanging="215"/>
        <w:jc w:val="right"/>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1" w:tplc="33CC6A7E">
      <w:numFmt w:val="bullet"/>
      <w:lvlText w:val="•"/>
      <w:lvlJc w:val="left"/>
      <w:pPr>
        <w:ind w:left="812" w:hanging="215"/>
      </w:pPr>
      <w:rPr>
        <w:rFonts w:hint="default"/>
        <w:lang w:val="pl-PL" w:eastAsia="en-US" w:bidi="ar-SA"/>
      </w:rPr>
    </w:lvl>
    <w:lvl w:ilvl="2" w:tplc="C5FA999A">
      <w:numFmt w:val="bullet"/>
      <w:lvlText w:val="•"/>
      <w:lvlJc w:val="left"/>
      <w:pPr>
        <w:ind w:left="1565" w:hanging="215"/>
      </w:pPr>
      <w:rPr>
        <w:rFonts w:hint="default"/>
        <w:lang w:val="pl-PL" w:eastAsia="en-US" w:bidi="ar-SA"/>
      </w:rPr>
    </w:lvl>
    <w:lvl w:ilvl="3" w:tplc="135C03C0">
      <w:numFmt w:val="bullet"/>
      <w:lvlText w:val="•"/>
      <w:lvlJc w:val="left"/>
      <w:pPr>
        <w:ind w:left="2318" w:hanging="215"/>
      </w:pPr>
      <w:rPr>
        <w:rFonts w:hint="default"/>
        <w:lang w:val="pl-PL" w:eastAsia="en-US" w:bidi="ar-SA"/>
      </w:rPr>
    </w:lvl>
    <w:lvl w:ilvl="4" w:tplc="516E45EE">
      <w:numFmt w:val="bullet"/>
      <w:lvlText w:val="•"/>
      <w:lvlJc w:val="left"/>
      <w:pPr>
        <w:ind w:left="3071" w:hanging="215"/>
      </w:pPr>
      <w:rPr>
        <w:rFonts w:hint="default"/>
        <w:lang w:val="pl-PL" w:eastAsia="en-US" w:bidi="ar-SA"/>
      </w:rPr>
    </w:lvl>
    <w:lvl w:ilvl="5" w:tplc="0F904CD8">
      <w:numFmt w:val="bullet"/>
      <w:lvlText w:val="•"/>
      <w:lvlJc w:val="left"/>
      <w:pPr>
        <w:ind w:left="3823" w:hanging="215"/>
      </w:pPr>
      <w:rPr>
        <w:rFonts w:hint="default"/>
        <w:lang w:val="pl-PL" w:eastAsia="en-US" w:bidi="ar-SA"/>
      </w:rPr>
    </w:lvl>
    <w:lvl w:ilvl="6" w:tplc="65CA4F00">
      <w:numFmt w:val="bullet"/>
      <w:lvlText w:val="•"/>
      <w:lvlJc w:val="left"/>
      <w:pPr>
        <w:ind w:left="4576" w:hanging="215"/>
      </w:pPr>
      <w:rPr>
        <w:rFonts w:hint="default"/>
        <w:lang w:val="pl-PL" w:eastAsia="en-US" w:bidi="ar-SA"/>
      </w:rPr>
    </w:lvl>
    <w:lvl w:ilvl="7" w:tplc="04708042">
      <w:numFmt w:val="bullet"/>
      <w:lvlText w:val="•"/>
      <w:lvlJc w:val="left"/>
      <w:pPr>
        <w:ind w:left="5329" w:hanging="215"/>
      </w:pPr>
      <w:rPr>
        <w:rFonts w:hint="default"/>
        <w:lang w:val="pl-PL" w:eastAsia="en-US" w:bidi="ar-SA"/>
      </w:rPr>
    </w:lvl>
    <w:lvl w:ilvl="8" w:tplc="D79E4A42">
      <w:numFmt w:val="bullet"/>
      <w:lvlText w:val="•"/>
      <w:lvlJc w:val="left"/>
      <w:pPr>
        <w:ind w:left="6082" w:hanging="215"/>
      </w:pPr>
      <w:rPr>
        <w:rFonts w:hint="default"/>
        <w:lang w:val="pl-PL" w:eastAsia="en-US" w:bidi="ar-SA"/>
      </w:rPr>
    </w:lvl>
  </w:abstractNum>
  <w:abstractNum w:abstractNumId="182" w15:restartNumberingAfterBreak="0">
    <w:nsid w:val="5C1E2624"/>
    <w:multiLevelType w:val="hybridMultilevel"/>
    <w:tmpl w:val="D71245C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3" w15:restartNumberingAfterBreak="0">
    <w:nsid w:val="5D5128C1"/>
    <w:multiLevelType w:val="hybridMultilevel"/>
    <w:tmpl w:val="528422F0"/>
    <w:lvl w:ilvl="0" w:tplc="D76CF7C0">
      <w:start w:val="1"/>
      <w:numFmt w:val="decimal"/>
      <w:lvlText w:val="%1."/>
      <w:lvlJc w:val="left"/>
      <w:pPr>
        <w:ind w:left="52" w:hanging="176"/>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1" w:tplc="1818B3DC">
      <w:numFmt w:val="bullet"/>
      <w:lvlText w:val="•"/>
      <w:lvlJc w:val="left"/>
      <w:pPr>
        <w:ind w:left="812" w:hanging="176"/>
      </w:pPr>
      <w:rPr>
        <w:rFonts w:hint="default"/>
        <w:lang w:val="pl-PL" w:eastAsia="en-US" w:bidi="ar-SA"/>
      </w:rPr>
    </w:lvl>
    <w:lvl w:ilvl="2" w:tplc="B28AFBA4">
      <w:numFmt w:val="bullet"/>
      <w:lvlText w:val="•"/>
      <w:lvlJc w:val="left"/>
      <w:pPr>
        <w:ind w:left="1565" w:hanging="176"/>
      </w:pPr>
      <w:rPr>
        <w:rFonts w:hint="default"/>
        <w:lang w:val="pl-PL" w:eastAsia="en-US" w:bidi="ar-SA"/>
      </w:rPr>
    </w:lvl>
    <w:lvl w:ilvl="3" w:tplc="8D30FB56">
      <w:numFmt w:val="bullet"/>
      <w:lvlText w:val="•"/>
      <w:lvlJc w:val="left"/>
      <w:pPr>
        <w:ind w:left="2318" w:hanging="176"/>
      </w:pPr>
      <w:rPr>
        <w:rFonts w:hint="default"/>
        <w:lang w:val="pl-PL" w:eastAsia="en-US" w:bidi="ar-SA"/>
      </w:rPr>
    </w:lvl>
    <w:lvl w:ilvl="4" w:tplc="BB703AFA">
      <w:numFmt w:val="bullet"/>
      <w:lvlText w:val="•"/>
      <w:lvlJc w:val="left"/>
      <w:pPr>
        <w:ind w:left="3071" w:hanging="176"/>
      </w:pPr>
      <w:rPr>
        <w:rFonts w:hint="default"/>
        <w:lang w:val="pl-PL" w:eastAsia="en-US" w:bidi="ar-SA"/>
      </w:rPr>
    </w:lvl>
    <w:lvl w:ilvl="5" w:tplc="EFF080E4">
      <w:numFmt w:val="bullet"/>
      <w:lvlText w:val="•"/>
      <w:lvlJc w:val="left"/>
      <w:pPr>
        <w:ind w:left="3823" w:hanging="176"/>
      </w:pPr>
      <w:rPr>
        <w:rFonts w:hint="default"/>
        <w:lang w:val="pl-PL" w:eastAsia="en-US" w:bidi="ar-SA"/>
      </w:rPr>
    </w:lvl>
    <w:lvl w:ilvl="6" w:tplc="502E8AD2">
      <w:numFmt w:val="bullet"/>
      <w:lvlText w:val="•"/>
      <w:lvlJc w:val="left"/>
      <w:pPr>
        <w:ind w:left="4576" w:hanging="176"/>
      </w:pPr>
      <w:rPr>
        <w:rFonts w:hint="default"/>
        <w:lang w:val="pl-PL" w:eastAsia="en-US" w:bidi="ar-SA"/>
      </w:rPr>
    </w:lvl>
    <w:lvl w:ilvl="7" w:tplc="45BE13DC">
      <w:numFmt w:val="bullet"/>
      <w:lvlText w:val="•"/>
      <w:lvlJc w:val="left"/>
      <w:pPr>
        <w:ind w:left="5329" w:hanging="176"/>
      </w:pPr>
      <w:rPr>
        <w:rFonts w:hint="default"/>
        <w:lang w:val="pl-PL" w:eastAsia="en-US" w:bidi="ar-SA"/>
      </w:rPr>
    </w:lvl>
    <w:lvl w:ilvl="8" w:tplc="3F7CFFD4">
      <w:numFmt w:val="bullet"/>
      <w:lvlText w:val="•"/>
      <w:lvlJc w:val="left"/>
      <w:pPr>
        <w:ind w:left="6082" w:hanging="176"/>
      </w:pPr>
      <w:rPr>
        <w:rFonts w:hint="default"/>
        <w:lang w:val="pl-PL" w:eastAsia="en-US" w:bidi="ar-SA"/>
      </w:rPr>
    </w:lvl>
  </w:abstractNum>
  <w:abstractNum w:abstractNumId="184" w15:restartNumberingAfterBreak="0">
    <w:nsid w:val="5D6379FE"/>
    <w:multiLevelType w:val="hybridMultilevel"/>
    <w:tmpl w:val="C330876A"/>
    <w:lvl w:ilvl="0" w:tplc="758AACFE">
      <w:start w:val="2"/>
      <w:numFmt w:val="decimal"/>
      <w:lvlText w:val="%1."/>
      <w:lvlJc w:val="left"/>
      <w:pPr>
        <w:ind w:left="456" w:hanging="178"/>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1" w:tplc="2AC2D71C">
      <w:numFmt w:val="bullet"/>
      <w:lvlText w:val="•"/>
      <w:lvlJc w:val="left"/>
      <w:pPr>
        <w:ind w:left="1172" w:hanging="178"/>
      </w:pPr>
      <w:rPr>
        <w:rFonts w:hint="default"/>
        <w:lang w:val="pl-PL" w:eastAsia="en-US" w:bidi="ar-SA"/>
      </w:rPr>
    </w:lvl>
    <w:lvl w:ilvl="2" w:tplc="F5C8C454">
      <w:numFmt w:val="bullet"/>
      <w:lvlText w:val="•"/>
      <w:lvlJc w:val="left"/>
      <w:pPr>
        <w:ind w:left="1885" w:hanging="178"/>
      </w:pPr>
      <w:rPr>
        <w:rFonts w:hint="default"/>
        <w:lang w:val="pl-PL" w:eastAsia="en-US" w:bidi="ar-SA"/>
      </w:rPr>
    </w:lvl>
    <w:lvl w:ilvl="3" w:tplc="85824520">
      <w:numFmt w:val="bullet"/>
      <w:lvlText w:val="•"/>
      <w:lvlJc w:val="left"/>
      <w:pPr>
        <w:ind w:left="2598" w:hanging="178"/>
      </w:pPr>
      <w:rPr>
        <w:rFonts w:hint="default"/>
        <w:lang w:val="pl-PL" w:eastAsia="en-US" w:bidi="ar-SA"/>
      </w:rPr>
    </w:lvl>
    <w:lvl w:ilvl="4" w:tplc="5A106A8A">
      <w:numFmt w:val="bullet"/>
      <w:lvlText w:val="•"/>
      <w:lvlJc w:val="left"/>
      <w:pPr>
        <w:ind w:left="3311" w:hanging="178"/>
      </w:pPr>
      <w:rPr>
        <w:rFonts w:hint="default"/>
        <w:lang w:val="pl-PL" w:eastAsia="en-US" w:bidi="ar-SA"/>
      </w:rPr>
    </w:lvl>
    <w:lvl w:ilvl="5" w:tplc="98880D9C">
      <w:numFmt w:val="bullet"/>
      <w:lvlText w:val="•"/>
      <w:lvlJc w:val="left"/>
      <w:pPr>
        <w:ind w:left="4023" w:hanging="178"/>
      </w:pPr>
      <w:rPr>
        <w:rFonts w:hint="default"/>
        <w:lang w:val="pl-PL" w:eastAsia="en-US" w:bidi="ar-SA"/>
      </w:rPr>
    </w:lvl>
    <w:lvl w:ilvl="6" w:tplc="89EA7EA6">
      <w:numFmt w:val="bullet"/>
      <w:lvlText w:val="•"/>
      <w:lvlJc w:val="left"/>
      <w:pPr>
        <w:ind w:left="4736" w:hanging="178"/>
      </w:pPr>
      <w:rPr>
        <w:rFonts w:hint="default"/>
        <w:lang w:val="pl-PL" w:eastAsia="en-US" w:bidi="ar-SA"/>
      </w:rPr>
    </w:lvl>
    <w:lvl w:ilvl="7" w:tplc="4A08A766">
      <w:numFmt w:val="bullet"/>
      <w:lvlText w:val="•"/>
      <w:lvlJc w:val="left"/>
      <w:pPr>
        <w:ind w:left="5449" w:hanging="178"/>
      </w:pPr>
      <w:rPr>
        <w:rFonts w:hint="default"/>
        <w:lang w:val="pl-PL" w:eastAsia="en-US" w:bidi="ar-SA"/>
      </w:rPr>
    </w:lvl>
    <w:lvl w:ilvl="8" w:tplc="931C2FA4">
      <w:numFmt w:val="bullet"/>
      <w:lvlText w:val="•"/>
      <w:lvlJc w:val="left"/>
      <w:pPr>
        <w:ind w:left="6162" w:hanging="178"/>
      </w:pPr>
      <w:rPr>
        <w:rFonts w:hint="default"/>
        <w:lang w:val="pl-PL" w:eastAsia="en-US" w:bidi="ar-SA"/>
      </w:rPr>
    </w:lvl>
  </w:abstractNum>
  <w:abstractNum w:abstractNumId="185" w15:restartNumberingAfterBreak="0">
    <w:nsid w:val="5F2D0220"/>
    <w:multiLevelType w:val="hybridMultilevel"/>
    <w:tmpl w:val="4CE691CA"/>
    <w:lvl w:ilvl="0" w:tplc="693CAFB0">
      <w:start w:val="1"/>
      <w:numFmt w:val="decimal"/>
      <w:lvlText w:val="%1."/>
      <w:lvlJc w:val="left"/>
      <w:pPr>
        <w:ind w:left="165" w:hanging="207"/>
      </w:pPr>
      <w:rPr>
        <w:rFonts w:ascii="Times New Roman" w:eastAsia="Times New Roman" w:hAnsi="Times New Roman" w:cs="Times New Roman" w:hint="default"/>
        <w:b/>
        <w:bCs/>
        <w:i w:val="0"/>
        <w:iCs w:val="0"/>
        <w:color w:val="231F20"/>
        <w:spacing w:val="-1"/>
        <w:w w:val="100"/>
        <w:sz w:val="21"/>
        <w:szCs w:val="21"/>
        <w:lang w:val="pl-PL" w:eastAsia="en-US" w:bidi="ar-SA"/>
      </w:rPr>
    </w:lvl>
    <w:lvl w:ilvl="1" w:tplc="6B1C8DD0">
      <w:start w:val="1"/>
      <w:numFmt w:val="decimal"/>
      <w:lvlText w:val="%2)"/>
      <w:lvlJc w:val="left"/>
      <w:pPr>
        <w:ind w:left="448" w:hanging="284"/>
      </w:pPr>
      <w:rPr>
        <w:rFonts w:ascii="Times New Roman" w:eastAsia="Times New Roman" w:hAnsi="Times New Roman" w:cs="Times New Roman" w:hint="default"/>
        <w:b/>
        <w:bCs/>
        <w:i w:val="0"/>
        <w:iCs w:val="0"/>
        <w:color w:val="231F20"/>
        <w:spacing w:val="-1"/>
        <w:w w:val="102"/>
        <w:sz w:val="21"/>
        <w:szCs w:val="21"/>
        <w:lang w:val="pl-PL" w:eastAsia="en-US" w:bidi="ar-SA"/>
      </w:rPr>
    </w:lvl>
    <w:lvl w:ilvl="2" w:tplc="FD228502">
      <w:start w:val="1"/>
      <w:numFmt w:val="decimal"/>
      <w:lvlText w:val="%3."/>
      <w:lvlJc w:val="left"/>
      <w:pPr>
        <w:ind w:left="165" w:hanging="211"/>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3" w:tplc="2DD4A16C">
      <w:numFmt w:val="bullet"/>
      <w:lvlText w:val="•"/>
      <w:lvlJc w:val="left"/>
      <w:pPr>
        <w:ind w:left="2028" w:hanging="211"/>
      </w:pPr>
      <w:rPr>
        <w:rFonts w:hint="default"/>
        <w:lang w:val="pl-PL" w:eastAsia="en-US" w:bidi="ar-SA"/>
      </w:rPr>
    </w:lvl>
    <w:lvl w:ilvl="4" w:tplc="27FAFA40">
      <w:numFmt w:val="bullet"/>
      <w:lvlText w:val="•"/>
      <w:lvlJc w:val="left"/>
      <w:pPr>
        <w:ind w:left="2822" w:hanging="211"/>
      </w:pPr>
      <w:rPr>
        <w:rFonts w:hint="default"/>
        <w:lang w:val="pl-PL" w:eastAsia="en-US" w:bidi="ar-SA"/>
      </w:rPr>
    </w:lvl>
    <w:lvl w:ilvl="5" w:tplc="17AA4500">
      <w:numFmt w:val="bullet"/>
      <w:lvlText w:val="•"/>
      <w:lvlJc w:val="left"/>
      <w:pPr>
        <w:ind w:left="3616" w:hanging="211"/>
      </w:pPr>
      <w:rPr>
        <w:rFonts w:hint="default"/>
        <w:lang w:val="pl-PL" w:eastAsia="en-US" w:bidi="ar-SA"/>
      </w:rPr>
    </w:lvl>
    <w:lvl w:ilvl="6" w:tplc="92126B04">
      <w:numFmt w:val="bullet"/>
      <w:lvlText w:val="•"/>
      <w:lvlJc w:val="left"/>
      <w:pPr>
        <w:ind w:left="4410" w:hanging="211"/>
      </w:pPr>
      <w:rPr>
        <w:rFonts w:hint="default"/>
        <w:lang w:val="pl-PL" w:eastAsia="en-US" w:bidi="ar-SA"/>
      </w:rPr>
    </w:lvl>
    <w:lvl w:ilvl="7" w:tplc="1856EBFC">
      <w:numFmt w:val="bullet"/>
      <w:lvlText w:val="•"/>
      <w:lvlJc w:val="left"/>
      <w:pPr>
        <w:ind w:left="5205" w:hanging="211"/>
      </w:pPr>
      <w:rPr>
        <w:rFonts w:hint="default"/>
        <w:lang w:val="pl-PL" w:eastAsia="en-US" w:bidi="ar-SA"/>
      </w:rPr>
    </w:lvl>
    <w:lvl w:ilvl="8" w:tplc="EB50123E">
      <w:numFmt w:val="bullet"/>
      <w:lvlText w:val="•"/>
      <w:lvlJc w:val="left"/>
      <w:pPr>
        <w:ind w:left="5999" w:hanging="211"/>
      </w:pPr>
      <w:rPr>
        <w:rFonts w:hint="default"/>
        <w:lang w:val="pl-PL" w:eastAsia="en-US" w:bidi="ar-SA"/>
      </w:rPr>
    </w:lvl>
  </w:abstractNum>
  <w:abstractNum w:abstractNumId="186" w15:restartNumberingAfterBreak="0">
    <w:nsid w:val="600B5C72"/>
    <w:multiLevelType w:val="hybridMultilevel"/>
    <w:tmpl w:val="961C5BCA"/>
    <w:lvl w:ilvl="0" w:tplc="E28E07B2">
      <w:start w:val="1"/>
      <w:numFmt w:val="decimal"/>
      <w:lvlText w:val="%1."/>
      <w:lvlJc w:val="left"/>
      <w:pPr>
        <w:ind w:left="165" w:hanging="205"/>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ACE45788">
      <w:numFmt w:val="bullet"/>
      <w:lvlText w:val="•"/>
      <w:lvlJc w:val="left"/>
      <w:pPr>
        <w:ind w:left="902" w:hanging="205"/>
      </w:pPr>
      <w:rPr>
        <w:rFonts w:hint="default"/>
        <w:lang w:val="pl-PL" w:eastAsia="en-US" w:bidi="ar-SA"/>
      </w:rPr>
    </w:lvl>
    <w:lvl w:ilvl="2" w:tplc="9734498C">
      <w:numFmt w:val="bullet"/>
      <w:lvlText w:val="•"/>
      <w:lvlJc w:val="left"/>
      <w:pPr>
        <w:ind w:left="1645" w:hanging="205"/>
      </w:pPr>
      <w:rPr>
        <w:rFonts w:hint="default"/>
        <w:lang w:val="pl-PL" w:eastAsia="en-US" w:bidi="ar-SA"/>
      </w:rPr>
    </w:lvl>
    <w:lvl w:ilvl="3" w:tplc="061C9A4C">
      <w:numFmt w:val="bullet"/>
      <w:lvlText w:val="•"/>
      <w:lvlJc w:val="left"/>
      <w:pPr>
        <w:ind w:left="2388" w:hanging="205"/>
      </w:pPr>
      <w:rPr>
        <w:rFonts w:hint="default"/>
        <w:lang w:val="pl-PL" w:eastAsia="en-US" w:bidi="ar-SA"/>
      </w:rPr>
    </w:lvl>
    <w:lvl w:ilvl="4" w:tplc="0192A9C2">
      <w:numFmt w:val="bullet"/>
      <w:lvlText w:val="•"/>
      <w:lvlJc w:val="left"/>
      <w:pPr>
        <w:ind w:left="3131" w:hanging="205"/>
      </w:pPr>
      <w:rPr>
        <w:rFonts w:hint="default"/>
        <w:lang w:val="pl-PL" w:eastAsia="en-US" w:bidi="ar-SA"/>
      </w:rPr>
    </w:lvl>
    <w:lvl w:ilvl="5" w:tplc="F12CD4C8">
      <w:numFmt w:val="bullet"/>
      <w:lvlText w:val="•"/>
      <w:lvlJc w:val="left"/>
      <w:pPr>
        <w:ind w:left="3873" w:hanging="205"/>
      </w:pPr>
      <w:rPr>
        <w:rFonts w:hint="default"/>
        <w:lang w:val="pl-PL" w:eastAsia="en-US" w:bidi="ar-SA"/>
      </w:rPr>
    </w:lvl>
    <w:lvl w:ilvl="6" w:tplc="9162F4F2">
      <w:numFmt w:val="bullet"/>
      <w:lvlText w:val="•"/>
      <w:lvlJc w:val="left"/>
      <w:pPr>
        <w:ind w:left="4616" w:hanging="205"/>
      </w:pPr>
      <w:rPr>
        <w:rFonts w:hint="default"/>
        <w:lang w:val="pl-PL" w:eastAsia="en-US" w:bidi="ar-SA"/>
      </w:rPr>
    </w:lvl>
    <w:lvl w:ilvl="7" w:tplc="9C669E82">
      <w:numFmt w:val="bullet"/>
      <w:lvlText w:val="•"/>
      <w:lvlJc w:val="left"/>
      <w:pPr>
        <w:ind w:left="5359" w:hanging="205"/>
      </w:pPr>
      <w:rPr>
        <w:rFonts w:hint="default"/>
        <w:lang w:val="pl-PL" w:eastAsia="en-US" w:bidi="ar-SA"/>
      </w:rPr>
    </w:lvl>
    <w:lvl w:ilvl="8" w:tplc="57EC5C04">
      <w:numFmt w:val="bullet"/>
      <w:lvlText w:val="•"/>
      <w:lvlJc w:val="left"/>
      <w:pPr>
        <w:ind w:left="6102" w:hanging="205"/>
      </w:pPr>
      <w:rPr>
        <w:rFonts w:hint="default"/>
        <w:lang w:val="pl-PL" w:eastAsia="en-US" w:bidi="ar-SA"/>
      </w:rPr>
    </w:lvl>
  </w:abstractNum>
  <w:abstractNum w:abstractNumId="187" w15:restartNumberingAfterBreak="0">
    <w:nsid w:val="604C13A0"/>
    <w:multiLevelType w:val="hybridMultilevel"/>
    <w:tmpl w:val="1FC061D6"/>
    <w:lvl w:ilvl="0" w:tplc="BEDEF7B0">
      <w:start w:val="1"/>
      <w:numFmt w:val="decimal"/>
      <w:lvlText w:val="%1."/>
      <w:lvlJc w:val="left"/>
      <w:pPr>
        <w:ind w:left="52" w:hanging="196"/>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DE944D14">
      <w:numFmt w:val="bullet"/>
      <w:lvlText w:val="•"/>
      <w:lvlJc w:val="left"/>
      <w:pPr>
        <w:ind w:left="812" w:hanging="196"/>
      </w:pPr>
      <w:rPr>
        <w:rFonts w:hint="default"/>
        <w:lang w:val="pl-PL" w:eastAsia="en-US" w:bidi="ar-SA"/>
      </w:rPr>
    </w:lvl>
    <w:lvl w:ilvl="2" w:tplc="710E9F54">
      <w:numFmt w:val="bullet"/>
      <w:lvlText w:val="•"/>
      <w:lvlJc w:val="left"/>
      <w:pPr>
        <w:ind w:left="1565" w:hanging="196"/>
      </w:pPr>
      <w:rPr>
        <w:rFonts w:hint="default"/>
        <w:lang w:val="pl-PL" w:eastAsia="en-US" w:bidi="ar-SA"/>
      </w:rPr>
    </w:lvl>
    <w:lvl w:ilvl="3" w:tplc="DCD2FDE8">
      <w:numFmt w:val="bullet"/>
      <w:lvlText w:val="•"/>
      <w:lvlJc w:val="left"/>
      <w:pPr>
        <w:ind w:left="2318" w:hanging="196"/>
      </w:pPr>
      <w:rPr>
        <w:rFonts w:hint="default"/>
        <w:lang w:val="pl-PL" w:eastAsia="en-US" w:bidi="ar-SA"/>
      </w:rPr>
    </w:lvl>
    <w:lvl w:ilvl="4" w:tplc="706A1BFE">
      <w:numFmt w:val="bullet"/>
      <w:lvlText w:val="•"/>
      <w:lvlJc w:val="left"/>
      <w:pPr>
        <w:ind w:left="3071" w:hanging="196"/>
      </w:pPr>
      <w:rPr>
        <w:rFonts w:hint="default"/>
        <w:lang w:val="pl-PL" w:eastAsia="en-US" w:bidi="ar-SA"/>
      </w:rPr>
    </w:lvl>
    <w:lvl w:ilvl="5" w:tplc="4118BEC4">
      <w:numFmt w:val="bullet"/>
      <w:lvlText w:val="•"/>
      <w:lvlJc w:val="left"/>
      <w:pPr>
        <w:ind w:left="3823" w:hanging="196"/>
      </w:pPr>
      <w:rPr>
        <w:rFonts w:hint="default"/>
        <w:lang w:val="pl-PL" w:eastAsia="en-US" w:bidi="ar-SA"/>
      </w:rPr>
    </w:lvl>
    <w:lvl w:ilvl="6" w:tplc="1DE2C61A">
      <w:numFmt w:val="bullet"/>
      <w:lvlText w:val="•"/>
      <w:lvlJc w:val="left"/>
      <w:pPr>
        <w:ind w:left="4576" w:hanging="196"/>
      </w:pPr>
      <w:rPr>
        <w:rFonts w:hint="default"/>
        <w:lang w:val="pl-PL" w:eastAsia="en-US" w:bidi="ar-SA"/>
      </w:rPr>
    </w:lvl>
    <w:lvl w:ilvl="7" w:tplc="458A4F96">
      <w:numFmt w:val="bullet"/>
      <w:lvlText w:val="•"/>
      <w:lvlJc w:val="left"/>
      <w:pPr>
        <w:ind w:left="5329" w:hanging="196"/>
      </w:pPr>
      <w:rPr>
        <w:rFonts w:hint="default"/>
        <w:lang w:val="pl-PL" w:eastAsia="en-US" w:bidi="ar-SA"/>
      </w:rPr>
    </w:lvl>
    <w:lvl w:ilvl="8" w:tplc="9FFC25A2">
      <w:numFmt w:val="bullet"/>
      <w:lvlText w:val="•"/>
      <w:lvlJc w:val="left"/>
      <w:pPr>
        <w:ind w:left="6082" w:hanging="196"/>
      </w:pPr>
      <w:rPr>
        <w:rFonts w:hint="default"/>
        <w:lang w:val="pl-PL" w:eastAsia="en-US" w:bidi="ar-SA"/>
      </w:rPr>
    </w:lvl>
  </w:abstractNum>
  <w:abstractNum w:abstractNumId="188" w15:restartNumberingAfterBreak="0">
    <w:nsid w:val="60710DE9"/>
    <w:multiLevelType w:val="hybridMultilevel"/>
    <w:tmpl w:val="B2BAF670"/>
    <w:lvl w:ilvl="0" w:tplc="B3EACEA8">
      <w:start w:val="1"/>
      <w:numFmt w:val="decimal"/>
      <w:lvlText w:val="%1)"/>
      <w:lvlJc w:val="left"/>
      <w:pPr>
        <w:ind w:left="278" w:hanging="227"/>
        <w:jc w:val="right"/>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1" w:tplc="9C9450FC">
      <w:numFmt w:val="bullet"/>
      <w:lvlText w:val="•"/>
      <w:lvlJc w:val="left"/>
      <w:pPr>
        <w:ind w:left="1010" w:hanging="227"/>
      </w:pPr>
      <w:rPr>
        <w:rFonts w:hint="default"/>
        <w:lang w:val="pl-PL" w:eastAsia="en-US" w:bidi="ar-SA"/>
      </w:rPr>
    </w:lvl>
    <w:lvl w:ilvl="2" w:tplc="36086290">
      <w:numFmt w:val="bullet"/>
      <w:lvlText w:val="•"/>
      <w:lvlJc w:val="left"/>
      <w:pPr>
        <w:ind w:left="1741" w:hanging="227"/>
      </w:pPr>
      <w:rPr>
        <w:rFonts w:hint="default"/>
        <w:lang w:val="pl-PL" w:eastAsia="en-US" w:bidi="ar-SA"/>
      </w:rPr>
    </w:lvl>
    <w:lvl w:ilvl="3" w:tplc="8E84F226">
      <w:numFmt w:val="bullet"/>
      <w:lvlText w:val="•"/>
      <w:lvlJc w:val="left"/>
      <w:pPr>
        <w:ind w:left="2472" w:hanging="227"/>
      </w:pPr>
      <w:rPr>
        <w:rFonts w:hint="default"/>
        <w:lang w:val="pl-PL" w:eastAsia="en-US" w:bidi="ar-SA"/>
      </w:rPr>
    </w:lvl>
    <w:lvl w:ilvl="4" w:tplc="3072FC9A">
      <w:numFmt w:val="bullet"/>
      <w:lvlText w:val="•"/>
      <w:lvlJc w:val="left"/>
      <w:pPr>
        <w:ind w:left="3203" w:hanging="227"/>
      </w:pPr>
      <w:rPr>
        <w:rFonts w:hint="default"/>
        <w:lang w:val="pl-PL" w:eastAsia="en-US" w:bidi="ar-SA"/>
      </w:rPr>
    </w:lvl>
    <w:lvl w:ilvl="5" w:tplc="5CA0015E">
      <w:numFmt w:val="bullet"/>
      <w:lvlText w:val="•"/>
      <w:lvlJc w:val="left"/>
      <w:pPr>
        <w:ind w:left="3933" w:hanging="227"/>
      </w:pPr>
      <w:rPr>
        <w:rFonts w:hint="default"/>
        <w:lang w:val="pl-PL" w:eastAsia="en-US" w:bidi="ar-SA"/>
      </w:rPr>
    </w:lvl>
    <w:lvl w:ilvl="6" w:tplc="F37EE1D8">
      <w:numFmt w:val="bullet"/>
      <w:lvlText w:val="•"/>
      <w:lvlJc w:val="left"/>
      <w:pPr>
        <w:ind w:left="4664" w:hanging="227"/>
      </w:pPr>
      <w:rPr>
        <w:rFonts w:hint="default"/>
        <w:lang w:val="pl-PL" w:eastAsia="en-US" w:bidi="ar-SA"/>
      </w:rPr>
    </w:lvl>
    <w:lvl w:ilvl="7" w:tplc="D0C4956A">
      <w:numFmt w:val="bullet"/>
      <w:lvlText w:val="•"/>
      <w:lvlJc w:val="left"/>
      <w:pPr>
        <w:ind w:left="5395" w:hanging="227"/>
      </w:pPr>
      <w:rPr>
        <w:rFonts w:hint="default"/>
        <w:lang w:val="pl-PL" w:eastAsia="en-US" w:bidi="ar-SA"/>
      </w:rPr>
    </w:lvl>
    <w:lvl w:ilvl="8" w:tplc="6C5A1072">
      <w:numFmt w:val="bullet"/>
      <w:lvlText w:val="•"/>
      <w:lvlJc w:val="left"/>
      <w:pPr>
        <w:ind w:left="6126" w:hanging="227"/>
      </w:pPr>
      <w:rPr>
        <w:rFonts w:hint="default"/>
        <w:lang w:val="pl-PL" w:eastAsia="en-US" w:bidi="ar-SA"/>
      </w:rPr>
    </w:lvl>
  </w:abstractNum>
  <w:abstractNum w:abstractNumId="189" w15:restartNumberingAfterBreak="0">
    <w:nsid w:val="607411DC"/>
    <w:multiLevelType w:val="hybridMultilevel"/>
    <w:tmpl w:val="D4F0A2E6"/>
    <w:lvl w:ilvl="0" w:tplc="F732F9B6">
      <w:start w:val="1"/>
      <w:numFmt w:val="decimal"/>
      <w:lvlText w:val="%1."/>
      <w:lvlJc w:val="left"/>
      <w:pPr>
        <w:ind w:left="52" w:hanging="171"/>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1" w:tplc="74A69406">
      <w:numFmt w:val="bullet"/>
      <w:lvlText w:val="•"/>
      <w:lvlJc w:val="left"/>
      <w:pPr>
        <w:ind w:left="812" w:hanging="171"/>
      </w:pPr>
      <w:rPr>
        <w:rFonts w:hint="default"/>
        <w:lang w:val="pl-PL" w:eastAsia="en-US" w:bidi="ar-SA"/>
      </w:rPr>
    </w:lvl>
    <w:lvl w:ilvl="2" w:tplc="3AA436CE">
      <w:numFmt w:val="bullet"/>
      <w:lvlText w:val="•"/>
      <w:lvlJc w:val="left"/>
      <w:pPr>
        <w:ind w:left="1565" w:hanging="171"/>
      </w:pPr>
      <w:rPr>
        <w:rFonts w:hint="default"/>
        <w:lang w:val="pl-PL" w:eastAsia="en-US" w:bidi="ar-SA"/>
      </w:rPr>
    </w:lvl>
    <w:lvl w:ilvl="3" w:tplc="F24E3DFC">
      <w:numFmt w:val="bullet"/>
      <w:lvlText w:val="•"/>
      <w:lvlJc w:val="left"/>
      <w:pPr>
        <w:ind w:left="2318" w:hanging="171"/>
      </w:pPr>
      <w:rPr>
        <w:rFonts w:hint="default"/>
        <w:lang w:val="pl-PL" w:eastAsia="en-US" w:bidi="ar-SA"/>
      </w:rPr>
    </w:lvl>
    <w:lvl w:ilvl="4" w:tplc="472010B6">
      <w:numFmt w:val="bullet"/>
      <w:lvlText w:val="•"/>
      <w:lvlJc w:val="left"/>
      <w:pPr>
        <w:ind w:left="3071" w:hanging="171"/>
      </w:pPr>
      <w:rPr>
        <w:rFonts w:hint="default"/>
        <w:lang w:val="pl-PL" w:eastAsia="en-US" w:bidi="ar-SA"/>
      </w:rPr>
    </w:lvl>
    <w:lvl w:ilvl="5" w:tplc="922082F0">
      <w:numFmt w:val="bullet"/>
      <w:lvlText w:val="•"/>
      <w:lvlJc w:val="left"/>
      <w:pPr>
        <w:ind w:left="3823" w:hanging="171"/>
      </w:pPr>
      <w:rPr>
        <w:rFonts w:hint="default"/>
        <w:lang w:val="pl-PL" w:eastAsia="en-US" w:bidi="ar-SA"/>
      </w:rPr>
    </w:lvl>
    <w:lvl w:ilvl="6" w:tplc="B2166CBE">
      <w:numFmt w:val="bullet"/>
      <w:lvlText w:val="•"/>
      <w:lvlJc w:val="left"/>
      <w:pPr>
        <w:ind w:left="4576" w:hanging="171"/>
      </w:pPr>
      <w:rPr>
        <w:rFonts w:hint="default"/>
        <w:lang w:val="pl-PL" w:eastAsia="en-US" w:bidi="ar-SA"/>
      </w:rPr>
    </w:lvl>
    <w:lvl w:ilvl="7" w:tplc="0FE65DFA">
      <w:numFmt w:val="bullet"/>
      <w:lvlText w:val="•"/>
      <w:lvlJc w:val="left"/>
      <w:pPr>
        <w:ind w:left="5329" w:hanging="171"/>
      </w:pPr>
      <w:rPr>
        <w:rFonts w:hint="default"/>
        <w:lang w:val="pl-PL" w:eastAsia="en-US" w:bidi="ar-SA"/>
      </w:rPr>
    </w:lvl>
    <w:lvl w:ilvl="8" w:tplc="AD6A5D2E">
      <w:numFmt w:val="bullet"/>
      <w:lvlText w:val="•"/>
      <w:lvlJc w:val="left"/>
      <w:pPr>
        <w:ind w:left="6082" w:hanging="171"/>
      </w:pPr>
      <w:rPr>
        <w:rFonts w:hint="default"/>
        <w:lang w:val="pl-PL" w:eastAsia="en-US" w:bidi="ar-SA"/>
      </w:rPr>
    </w:lvl>
  </w:abstractNum>
  <w:abstractNum w:abstractNumId="190" w15:restartNumberingAfterBreak="0">
    <w:nsid w:val="60DF2198"/>
    <w:multiLevelType w:val="hybridMultilevel"/>
    <w:tmpl w:val="F036ED16"/>
    <w:lvl w:ilvl="0" w:tplc="0C9402BE">
      <w:start w:val="1"/>
      <w:numFmt w:val="decimal"/>
      <w:lvlText w:val="%1)"/>
      <w:lvlJc w:val="left"/>
      <w:pPr>
        <w:ind w:left="278" w:hanging="227"/>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1" w:tplc="803286A6">
      <w:numFmt w:val="bullet"/>
      <w:lvlText w:val="•"/>
      <w:lvlJc w:val="left"/>
      <w:pPr>
        <w:ind w:left="1010" w:hanging="227"/>
      </w:pPr>
      <w:rPr>
        <w:rFonts w:hint="default"/>
        <w:lang w:val="pl-PL" w:eastAsia="en-US" w:bidi="ar-SA"/>
      </w:rPr>
    </w:lvl>
    <w:lvl w:ilvl="2" w:tplc="12B04864">
      <w:numFmt w:val="bullet"/>
      <w:lvlText w:val="•"/>
      <w:lvlJc w:val="left"/>
      <w:pPr>
        <w:ind w:left="1741" w:hanging="227"/>
      </w:pPr>
      <w:rPr>
        <w:rFonts w:hint="default"/>
        <w:lang w:val="pl-PL" w:eastAsia="en-US" w:bidi="ar-SA"/>
      </w:rPr>
    </w:lvl>
    <w:lvl w:ilvl="3" w:tplc="A5C2AEC0">
      <w:numFmt w:val="bullet"/>
      <w:lvlText w:val="•"/>
      <w:lvlJc w:val="left"/>
      <w:pPr>
        <w:ind w:left="2472" w:hanging="227"/>
      </w:pPr>
      <w:rPr>
        <w:rFonts w:hint="default"/>
        <w:lang w:val="pl-PL" w:eastAsia="en-US" w:bidi="ar-SA"/>
      </w:rPr>
    </w:lvl>
    <w:lvl w:ilvl="4" w:tplc="9F90CA2C">
      <w:numFmt w:val="bullet"/>
      <w:lvlText w:val="•"/>
      <w:lvlJc w:val="left"/>
      <w:pPr>
        <w:ind w:left="3203" w:hanging="227"/>
      </w:pPr>
      <w:rPr>
        <w:rFonts w:hint="default"/>
        <w:lang w:val="pl-PL" w:eastAsia="en-US" w:bidi="ar-SA"/>
      </w:rPr>
    </w:lvl>
    <w:lvl w:ilvl="5" w:tplc="972CFDB8">
      <w:numFmt w:val="bullet"/>
      <w:lvlText w:val="•"/>
      <w:lvlJc w:val="left"/>
      <w:pPr>
        <w:ind w:left="3933" w:hanging="227"/>
      </w:pPr>
      <w:rPr>
        <w:rFonts w:hint="default"/>
        <w:lang w:val="pl-PL" w:eastAsia="en-US" w:bidi="ar-SA"/>
      </w:rPr>
    </w:lvl>
    <w:lvl w:ilvl="6" w:tplc="0E10D512">
      <w:numFmt w:val="bullet"/>
      <w:lvlText w:val="•"/>
      <w:lvlJc w:val="left"/>
      <w:pPr>
        <w:ind w:left="4664" w:hanging="227"/>
      </w:pPr>
      <w:rPr>
        <w:rFonts w:hint="default"/>
        <w:lang w:val="pl-PL" w:eastAsia="en-US" w:bidi="ar-SA"/>
      </w:rPr>
    </w:lvl>
    <w:lvl w:ilvl="7" w:tplc="B2145516">
      <w:numFmt w:val="bullet"/>
      <w:lvlText w:val="•"/>
      <w:lvlJc w:val="left"/>
      <w:pPr>
        <w:ind w:left="5395" w:hanging="227"/>
      </w:pPr>
      <w:rPr>
        <w:rFonts w:hint="default"/>
        <w:lang w:val="pl-PL" w:eastAsia="en-US" w:bidi="ar-SA"/>
      </w:rPr>
    </w:lvl>
    <w:lvl w:ilvl="8" w:tplc="9B6C04C0">
      <w:numFmt w:val="bullet"/>
      <w:lvlText w:val="•"/>
      <w:lvlJc w:val="left"/>
      <w:pPr>
        <w:ind w:left="6126" w:hanging="227"/>
      </w:pPr>
      <w:rPr>
        <w:rFonts w:hint="default"/>
        <w:lang w:val="pl-PL" w:eastAsia="en-US" w:bidi="ar-SA"/>
      </w:rPr>
    </w:lvl>
  </w:abstractNum>
  <w:abstractNum w:abstractNumId="191" w15:restartNumberingAfterBreak="0">
    <w:nsid w:val="618204AB"/>
    <w:multiLevelType w:val="hybridMultilevel"/>
    <w:tmpl w:val="6FC2FA6A"/>
    <w:lvl w:ilvl="0" w:tplc="5302DC3E">
      <w:start w:val="1"/>
      <w:numFmt w:val="decimal"/>
      <w:lvlText w:val="%1."/>
      <w:lvlJc w:val="left"/>
      <w:pPr>
        <w:ind w:left="52" w:hanging="197"/>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1" w:tplc="B00085F2">
      <w:numFmt w:val="bullet"/>
      <w:lvlText w:val="•"/>
      <w:lvlJc w:val="left"/>
      <w:pPr>
        <w:ind w:left="812" w:hanging="197"/>
      </w:pPr>
      <w:rPr>
        <w:rFonts w:hint="default"/>
        <w:lang w:val="pl-PL" w:eastAsia="en-US" w:bidi="ar-SA"/>
      </w:rPr>
    </w:lvl>
    <w:lvl w:ilvl="2" w:tplc="1F4E5F9C">
      <w:numFmt w:val="bullet"/>
      <w:lvlText w:val="•"/>
      <w:lvlJc w:val="left"/>
      <w:pPr>
        <w:ind w:left="1565" w:hanging="197"/>
      </w:pPr>
      <w:rPr>
        <w:rFonts w:hint="default"/>
        <w:lang w:val="pl-PL" w:eastAsia="en-US" w:bidi="ar-SA"/>
      </w:rPr>
    </w:lvl>
    <w:lvl w:ilvl="3" w:tplc="53C049C0">
      <w:numFmt w:val="bullet"/>
      <w:lvlText w:val="•"/>
      <w:lvlJc w:val="left"/>
      <w:pPr>
        <w:ind w:left="2318" w:hanging="197"/>
      </w:pPr>
      <w:rPr>
        <w:rFonts w:hint="default"/>
        <w:lang w:val="pl-PL" w:eastAsia="en-US" w:bidi="ar-SA"/>
      </w:rPr>
    </w:lvl>
    <w:lvl w:ilvl="4" w:tplc="CDAE1AD4">
      <w:numFmt w:val="bullet"/>
      <w:lvlText w:val="•"/>
      <w:lvlJc w:val="left"/>
      <w:pPr>
        <w:ind w:left="3071" w:hanging="197"/>
      </w:pPr>
      <w:rPr>
        <w:rFonts w:hint="default"/>
        <w:lang w:val="pl-PL" w:eastAsia="en-US" w:bidi="ar-SA"/>
      </w:rPr>
    </w:lvl>
    <w:lvl w:ilvl="5" w:tplc="AB267568">
      <w:numFmt w:val="bullet"/>
      <w:lvlText w:val="•"/>
      <w:lvlJc w:val="left"/>
      <w:pPr>
        <w:ind w:left="3823" w:hanging="197"/>
      </w:pPr>
      <w:rPr>
        <w:rFonts w:hint="default"/>
        <w:lang w:val="pl-PL" w:eastAsia="en-US" w:bidi="ar-SA"/>
      </w:rPr>
    </w:lvl>
    <w:lvl w:ilvl="6" w:tplc="A1360358">
      <w:numFmt w:val="bullet"/>
      <w:lvlText w:val="•"/>
      <w:lvlJc w:val="left"/>
      <w:pPr>
        <w:ind w:left="4576" w:hanging="197"/>
      </w:pPr>
      <w:rPr>
        <w:rFonts w:hint="default"/>
        <w:lang w:val="pl-PL" w:eastAsia="en-US" w:bidi="ar-SA"/>
      </w:rPr>
    </w:lvl>
    <w:lvl w:ilvl="7" w:tplc="827C3CEA">
      <w:numFmt w:val="bullet"/>
      <w:lvlText w:val="•"/>
      <w:lvlJc w:val="left"/>
      <w:pPr>
        <w:ind w:left="5329" w:hanging="197"/>
      </w:pPr>
      <w:rPr>
        <w:rFonts w:hint="default"/>
        <w:lang w:val="pl-PL" w:eastAsia="en-US" w:bidi="ar-SA"/>
      </w:rPr>
    </w:lvl>
    <w:lvl w:ilvl="8" w:tplc="68EC8B38">
      <w:numFmt w:val="bullet"/>
      <w:lvlText w:val="•"/>
      <w:lvlJc w:val="left"/>
      <w:pPr>
        <w:ind w:left="6082" w:hanging="197"/>
      </w:pPr>
      <w:rPr>
        <w:rFonts w:hint="default"/>
        <w:lang w:val="pl-PL" w:eastAsia="en-US" w:bidi="ar-SA"/>
      </w:rPr>
    </w:lvl>
  </w:abstractNum>
  <w:abstractNum w:abstractNumId="192" w15:restartNumberingAfterBreak="0">
    <w:nsid w:val="618B53B6"/>
    <w:multiLevelType w:val="hybridMultilevel"/>
    <w:tmpl w:val="67D00B42"/>
    <w:lvl w:ilvl="0" w:tplc="5B100748">
      <w:start w:val="1"/>
      <w:numFmt w:val="decimal"/>
      <w:lvlText w:val="%1."/>
      <w:lvlJc w:val="left"/>
      <w:pPr>
        <w:ind w:left="52" w:hanging="181"/>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1" w:tplc="9708AFD0">
      <w:numFmt w:val="bullet"/>
      <w:lvlText w:val="•"/>
      <w:lvlJc w:val="left"/>
      <w:pPr>
        <w:ind w:left="812" w:hanging="181"/>
      </w:pPr>
      <w:rPr>
        <w:rFonts w:hint="default"/>
        <w:lang w:val="pl-PL" w:eastAsia="en-US" w:bidi="ar-SA"/>
      </w:rPr>
    </w:lvl>
    <w:lvl w:ilvl="2" w:tplc="539E418A">
      <w:numFmt w:val="bullet"/>
      <w:lvlText w:val="•"/>
      <w:lvlJc w:val="left"/>
      <w:pPr>
        <w:ind w:left="1565" w:hanging="181"/>
      </w:pPr>
      <w:rPr>
        <w:rFonts w:hint="default"/>
        <w:lang w:val="pl-PL" w:eastAsia="en-US" w:bidi="ar-SA"/>
      </w:rPr>
    </w:lvl>
    <w:lvl w:ilvl="3" w:tplc="A7CA7B86">
      <w:numFmt w:val="bullet"/>
      <w:lvlText w:val="•"/>
      <w:lvlJc w:val="left"/>
      <w:pPr>
        <w:ind w:left="2318" w:hanging="181"/>
      </w:pPr>
      <w:rPr>
        <w:rFonts w:hint="default"/>
        <w:lang w:val="pl-PL" w:eastAsia="en-US" w:bidi="ar-SA"/>
      </w:rPr>
    </w:lvl>
    <w:lvl w:ilvl="4" w:tplc="230C044C">
      <w:numFmt w:val="bullet"/>
      <w:lvlText w:val="•"/>
      <w:lvlJc w:val="left"/>
      <w:pPr>
        <w:ind w:left="3071" w:hanging="181"/>
      </w:pPr>
      <w:rPr>
        <w:rFonts w:hint="default"/>
        <w:lang w:val="pl-PL" w:eastAsia="en-US" w:bidi="ar-SA"/>
      </w:rPr>
    </w:lvl>
    <w:lvl w:ilvl="5" w:tplc="3B84A860">
      <w:numFmt w:val="bullet"/>
      <w:lvlText w:val="•"/>
      <w:lvlJc w:val="left"/>
      <w:pPr>
        <w:ind w:left="3823" w:hanging="181"/>
      </w:pPr>
      <w:rPr>
        <w:rFonts w:hint="default"/>
        <w:lang w:val="pl-PL" w:eastAsia="en-US" w:bidi="ar-SA"/>
      </w:rPr>
    </w:lvl>
    <w:lvl w:ilvl="6" w:tplc="E578AA00">
      <w:numFmt w:val="bullet"/>
      <w:lvlText w:val="•"/>
      <w:lvlJc w:val="left"/>
      <w:pPr>
        <w:ind w:left="4576" w:hanging="181"/>
      </w:pPr>
      <w:rPr>
        <w:rFonts w:hint="default"/>
        <w:lang w:val="pl-PL" w:eastAsia="en-US" w:bidi="ar-SA"/>
      </w:rPr>
    </w:lvl>
    <w:lvl w:ilvl="7" w:tplc="2E689D4E">
      <w:numFmt w:val="bullet"/>
      <w:lvlText w:val="•"/>
      <w:lvlJc w:val="left"/>
      <w:pPr>
        <w:ind w:left="5329" w:hanging="181"/>
      </w:pPr>
      <w:rPr>
        <w:rFonts w:hint="default"/>
        <w:lang w:val="pl-PL" w:eastAsia="en-US" w:bidi="ar-SA"/>
      </w:rPr>
    </w:lvl>
    <w:lvl w:ilvl="8" w:tplc="6A5E2C86">
      <w:numFmt w:val="bullet"/>
      <w:lvlText w:val="•"/>
      <w:lvlJc w:val="left"/>
      <w:pPr>
        <w:ind w:left="6082" w:hanging="181"/>
      </w:pPr>
      <w:rPr>
        <w:rFonts w:hint="default"/>
        <w:lang w:val="pl-PL" w:eastAsia="en-US" w:bidi="ar-SA"/>
      </w:rPr>
    </w:lvl>
  </w:abstractNum>
  <w:abstractNum w:abstractNumId="193" w15:restartNumberingAfterBreak="0">
    <w:nsid w:val="627A2D2F"/>
    <w:multiLevelType w:val="hybridMultilevel"/>
    <w:tmpl w:val="1EC00DE4"/>
    <w:lvl w:ilvl="0" w:tplc="3EE097F8">
      <w:start w:val="1"/>
      <w:numFmt w:val="decimal"/>
      <w:lvlText w:val="%1."/>
      <w:lvlJc w:val="left"/>
      <w:pPr>
        <w:ind w:left="165" w:hanging="170"/>
        <w:jc w:val="right"/>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1" w:tplc="AAD4125E">
      <w:numFmt w:val="bullet"/>
      <w:lvlText w:val="•"/>
      <w:lvlJc w:val="left"/>
      <w:pPr>
        <w:ind w:left="902" w:hanging="170"/>
      </w:pPr>
      <w:rPr>
        <w:rFonts w:hint="default"/>
        <w:lang w:val="pl-PL" w:eastAsia="en-US" w:bidi="ar-SA"/>
      </w:rPr>
    </w:lvl>
    <w:lvl w:ilvl="2" w:tplc="F89C40D6">
      <w:numFmt w:val="bullet"/>
      <w:lvlText w:val="•"/>
      <w:lvlJc w:val="left"/>
      <w:pPr>
        <w:ind w:left="1645" w:hanging="170"/>
      </w:pPr>
      <w:rPr>
        <w:rFonts w:hint="default"/>
        <w:lang w:val="pl-PL" w:eastAsia="en-US" w:bidi="ar-SA"/>
      </w:rPr>
    </w:lvl>
    <w:lvl w:ilvl="3" w:tplc="B9AED72A">
      <w:numFmt w:val="bullet"/>
      <w:lvlText w:val="•"/>
      <w:lvlJc w:val="left"/>
      <w:pPr>
        <w:ind w:left="2388" w:hanging="170"/>
      </w:pPr>
      <w:rPr>
        <w:rFonts w:hint="default"/>
        <w:lang w:val="pl-PL" w:eastAsia="en-US" w:bidi="ar-SA"/>
      </w:rPr>
    </w:lvl>
    <w:lvl w:ilvl="4" w:tplc="0EA8BFDA">
      <w:numFmt w:val="bullet"/>
      <w:lvlText w:val="•"/>
      <w:lvlJc w:val="left"/>
      <w:pPr>
        <w:ind w:left="3131" w:hanging="170"/>
      </w:pPr>
      <w:rPr>
        <w:rFonts w:hint="default"/>
        <w:lang w:val="pl-PL" w:eastAsia="en-US" w:bidi="ar-SA"/>
      </w:rPr>
    </w:lvl>
    <w:lvl w:ilvl="5" w:tplc="B45A9408">
      <w:numFmt w:val="bullet"/>
      <w:lvlText w:val="•"/>
      <w:lvlJc w:val="left"/>
      <w:pPr>
        <w:ind w:left="3873" w:hanging="170"/>
      </w:pPr>
      <w:rPr>
        <w:rFonts w:hint="default"/>
        <w:lang w:val="pl-PL" w:eastAsia="en-US" w:bidi="ar-SA"/>
      </w:rPr>
    </w:lvl>
    <w:lvl w:ilvl="6" w:tplc="643A6E3E">
      <w:numFmt w:val="bullet"/>
      <w:lvlText w:val="•"/>
      <w:lvlJc w:val="left"/>
      <w:pPr>
        <w:ind w:left="4616" w:hanging="170"/>
      </w:pPr>
      <w:rPr>
        <w:rFonts w:hint="default"/>
        <w:lang w:val="pl-PL" w:eastAsia="en-US" w:bidi="ar-SA"/>
      </w:rPr>
    </w:lvl>
    <w:lvl w:ilvl="7" w:tplc="B0788012">
      <w:numFmt w:val="bullet"/>
      <w:lvlText w:val="•"/>
      <w:lvlJc w:val="left"/>
      <w:pPr>
        <w:ind w:left="5359" w:hanging="170"/>
      </w:pPr>
      <w:rPr>
        <w:rFonts w:hint="default"/>
        <w:lang w:val="pl-PL" w:eastAsia="en-US" w:bidi="ar-SA"/>
      </w:rPr>
    </w:lvl>
    <w:lvl w:ilvl="8" w:tplc="96524F58">
      <w:numFmt w:val="bullet"/>
      <w:lvlText w:val="•"/>
      <w:lvlJc w:val="left"/>
      <w:pPr>
        <w:ind w:left="6102" w:hanging="170"/>
      </w:pPr>
      <w:rPr>
        <w:rFonts w:hint="default"/>
        <w:lang w:val="pl-PL" w:eastAsia="en-US" w:bidi="ar-SA"/>
      </w:rPr>
    </w:lvl>
  </w:abstractNum>
  <w:abstractNum w:abstractNumId="194" w15:restartNumberingAfterBreak="0">
    <w:nsid w:val="637F42C1"/>
    <w:multiLevelType w:val="hybridMultilevel"/>
    <w:tmpl w:val="4C802F3E"/>
    <w:lvl w:ilvl="0" w:tplc="A40CDD86">
      <w:start w:val="1"/>
      <w:numFmt w:val="decimal"/>
      <w:lvlText w:val="%1."/>
      <w:lvlJc w:val="left"/>
      <w:pPr>
        <w:ind w:left="165" w:hanging="213"/>
      </w:pPr>
      <w:rPr>
        <w:rFonts w:ascii="Times New Roman" w:eastAsia="Times New Roman" w:hAnsi="Times New Roman" w:cs="Times New Roman" w:hint="default"/>
        <w:b/>
        <w:bCs/>
        <w:i w:val="0"/>
        <w:iCs w:val="0"/>
        <w:color w:val="231F20"/>
        <w:spacing w:val="-1"/>
        <w:w w:val="100"/>
        <w:sz w:val="21"/>
        <w:szCs w:val="21"/>
        <w:lang w:val="pl-PL" w:eastAsia="en-US" w:bidi="ar-SA"/>
      </w:rPr>
    </w:lvl>
    <w:lvl w:ilvl="1" w:tplc="DE5A9E5E">
      <w:start w:val="1"/>
      <w:numFmt w:val="decimal"/>
      <w:lvlText w:val="%2."/>
      <w:lvlJc w:val="left"/>
      <w:pPr>
        <w:ind w:left="52" w:hanging="197"/>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2" w:tplc="0C3837BA">
      <w:numFmt w:val="bullet"/>
      <w:lvlText w:val="•"/>
      <w:lvlJc w:val="left"/>
      <w:pPr>
        <w:ind w:left="985" w:hanging="197"/>
      </w:pPr>
      <w:rPr>
        <w:rFonts w:hint="default"/>
        <w:lang w:val="pl-PL" w:eastAsia="en-US" w:bidi="ar-SA"/>
      </w:rPr>
    </w:lvl>
    <w:lvl w:ilvl="3" w:tplc="2A28C32A">
      <w:numFmt w:val="bullet"/>
      <w:lvlText w:val="•"/>
      <w:lvlJc w:val="left"/>
      <w:pPr>
        <w:ind w:left="1810" w:hanging="197"/>
      </w:pPr>
      <w:rPr>
        <w:rFonts w:hint="default"/>
        <w:lang w:val="pl-PL" w:eastAsia="en-US" w:bidi="ar-SA"/>
      </w:rPr>
    </w:lvl>
    <w:lvl w:ilvl="4" w:tplc="B3FE8CC4">
      <w:numFmt w:val="bullet"/>
      <w:lvlText w:val="•"/>
      <w:lvlJc w:val="left"/>
      <w:pPr>
        <w:ind w:left="2635" w:hanging="197"/>
      </w:pPr>
      <w:rPr>
        <w:rFonts w:hint="default"/>
        <w:lang w:val="pl-PL" w:eastAsia="en-US" w:bidi="ar-SA"/>
      </w:rPr>
    </w:lvl>
    <w:lvl w:ilvl="5" w:tplc="D040DA14">
      <w:numFmt w:val="bullet"/>
      <w:lvlText w:val="•"/>
      <w:lvlJc w:val="left"/>
      <w:pPr>
        <w:ind w:left="3461" w:hanging="197"/>
      </w:pPr>
      <w:rPr>
        <w:rFonts w:hint="default"/>
        <w:lang w:val="pl-PL" w:eastAsia="en-US" w:bidi="ar-SA"/>
      </w:rPr>
    </w:lvl>
    <w:lvl w:ilvl="6" w:tplc="F05EFA1C">
      <w:numFmt w:val="bullet"/>
      <w:lvlText w:val="•"/>
      <w:lvlJc w:val="left"/>
      <w:pPr>
        <w:ind w:left="4286" w:hanging="197"/>
      </w:pPr>
      <w:rPr>
        <w:rFonts w:hint="default"/>
        <w:lang w:val="pl-PL" w:eastAsia="en-US" w:bidi="ar-SA"/>
      </w:rPr>
    </w:lvl>
    <w:lvl w:ilvl="7" w:tplc="ABA6AAA2">
      <w:numFmt w:val="bullet"/>
      <w:lvlText w:val="•"/>
      <w:lvlJc w:val="left"/>
      <w:pPr>
        <w:ind w:left="5111" w:hanging="197"/>
      </w:pPr>
      <w:rPr>
        <w:rFonts w:hint="default"/>
        <w:lang w:val="pl-PL" w:eastAsia="en-US" w:bidi="ar-SA"/>
      </w:rPr>
    </w:lvl>
    <w:lvl w:ilvl="8" w:tplc="91F4E1E6">
      <w:numFmt w:val="bullet"/>
      <w:lvlText w:val="•"/>
      <w:lvlJc w:val="left"/>
      <w:pPr>
        <w:ind w:left="5937" w:hanging="197"/>
      </w:pPr>
      <w:rPr>
        <w:rFonts w:hint="default"/>
        <w:lang w:val="pl-PL" w:eastAsia="en-US" w:bidi="ar-SA"/>
      </w:rPr>
    </w:lvl>
  </w:abstractNum>
  <w:abstractNum w:abstractNumId="195" w15:restartNumberingAfterBreak="0">
    <w:nsid w:val="64C23F96"/>
    <w:multiLevelType w:val="hybridMultilevel"/>
    <w:tmpl w:val="5F8CD992"/>
    <w:lvl w:ilvl="0" w:tplc="75C44272">
      <w:start w:val="1"/>
      <w:numFmt w:val="decimal"/>
      <w:lvlText w:val="%1."/>
      <w:lvlJc w:val="left"/>
      <w:pPr>
        <w:ind w:left="52" w:hanging="224"/>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9AD0B8F6">
      <w:numFmt w:val="bullet"/>
      <w:lvlText w:val="•"/>
      <w:lvlJc w:val="left"/>
      <w:pPr>
        <w:ind w:left="812" w:hanging="224"/>
      </w:pPr>
      <w:rPr>
        <w:rFonts w:hint="default"/>
        <w:lang w:val="pl-PL" w:eastAsia="en-US" w:bidi="ar-SA"/>
      </w:rPr>
    </w:lvl>
    <w:lvl w:ilvl="2" w:tplc="3B6C1266">
      <w:numFmt w:val="bullet"/>
      <w:lvlText w:val="•"/>
      <w:lvlJc w:val="left"/>
      <w:pPr>
        <w:ind w:left="1565" w:hanging="224"/>
      </w:pPr>
      <w:rPr>
        <w:rFonts w:hint="default"/>
        <w:lang w:val="pl-PL" w:eastAsia="en-US" w:bidi="ar-SA"/>
      </w:rPr>
    </w:lvl>
    <w:lvl w:ilvl="3" w:tplc="1CC403A8">
      <w:numFmt w:val="bullet"/>
      <w:lvlText w:val="•"/>
      <w:lvlJc w:val="left"/>
      <w:pPr>
        <w:ind w:left="2318" w:hanging="224"/>
      </w:pPr>
      <w:rPr>
        <w:rFonts w:hint="default"/>
        <w:lang w:val="pl-PL" w:eastAsia="en-US" w:bidi="ar-SA"/>
      </w:rPr>
    </w:lvl>
    <w:lvl w:ilvl="4" w:tplc="A0426A2C">
      <w:numFmt w:val="bullet"/>
      <w:lvlText w:val="•"/>
      <w:lvlJc w:val="left"/>
      <w:pPr>
        <w:ind w:left="3071" w:hanging="224"/>
      </w:pPr>
      <w:rPr>
        <w:rFonts w:hint="default"/>
        <w:lang w:val="pl-PL" w:eastAsia="en-US" w:bidi="ar-SA"/>
      </w:rPr>
    </w:lvl>
    <w:lvl w:ilvl="5" w:tplc="A08A5DA8">
      <w:numFmt w:val="bullet"/>
      <w:lvlText w:val="•"/>
      <w:lvlJc w:val="left"/>
      <w:pPr>
        <w:ind w:left="3823" w:hanging="224"/>
      </w:pPr>
      <w:rPr>
        <w:rFonts w:hint="default"/>
        <w:lang w:val="pl-PL" w:eastAsia="en-US" w:bidi="ar-SA"/>
      </w:rPr>
    </w:lvl>
    <w:lvl w:ilvl="6" w:tplc="7CCAF542">
      <w:numFmt w:val="bullet"/>
      <w:lvlText w:val="•"/>
      <w:lvlJc w:val="left"/>
      <w:pPr>
        <w:ind w:left="4576" w:hanging="224"/>
      </w:pPr>
      <w:rPr>
        <w:rFonts w:hint="default"/>
        <w:lang w:val="pl-PL" w:eastAsia="en-US" w:bidi="ar-SA"/>
      </w:rPr>
    </w:lvl>
    <w:lvl w:ilvl="7" w:tplc="8BACDB12">
      <w:numFmt w:val="bullet"/>
      <w:lvlText w:val="•"/>
      <w:lvlJc w:val="left"/>
      <w:pPr>
        <w:ind w:left="5329" w:hanging="224"/>
      </w:pPr>
      <w:rPr>
        <w:rFonts w:hint="default"/>
        <w:lang w:val="pl-PL" w:eastAsia="en-US" w:bidi="ar-SA"/>
      </w:rPr>
    </w:lvl>
    <w:lvl w:ilvl="8" w:tplc="F7CCEBEE">
      <w:numFmt w:val="bullet"/>
      <w:lvlText w:val="•"/>
      <w:lvlJc w:val="left"/>
      <w:pPr>
        <w:ind w:left="6082" w:hanging="224"/>
      </w:pPr>
      <w:rPr>
        <w:rFonts w:hint="default"/>
        <w:lang w:val="pl-PL" w:eastAsia="en-US" w:bidi="ar-SA"/>
      </w:rPr>
    </w:lvl>
  </w:abstractNum>
  <w:abstractNum w:abstractNumId="196" w15:restartNumberingAfterBreak="0">
    <w:nsid w:val="65B1063F"/>
    <w:multiLevelType w:val="hybridMultilevel"/>
    <w:tmpl w:val="A2F05A3E"/>
    <w:lvl w:ilvl="0" w:tplc="73E8F352">
      <w:start w:val="2"/>
      <w:numFmt w:val="decimal"/>
      <w:lvlText w:val="%1."/>
      <w:lvlJc w:val="left"/>
      <w:pPr>
        <w:ind w:left="475" w:hanging="197"/>
      </w:pPr>
      <w:rPr>
        <w:rFonts w:ascii="Times New Roman" w:eastAsia="Times New Roman" w:hAnsi="Times New Roman" w:cs="Times New Roman" w:hint="default"/>
        <w:b w:val="0"/>
        <w:bCs w:val="0"/>
        <w:i w:val="0"/>
        <w:iCs w:val="0"/>
        <w:color w:val="231F20"/>
        <w:spacing w:val="-1"/>
        <w:w w:val="94"/>
        <w:sz w:val="21"/>
        <w:szCs w:val="21"/>
        <w:lang w:val="pl-PL" w:eastAsia="en-US" w:bidi="ar-SA"/>
      </w:rPr>
    </w:lvl>
    <w:lvl w:ilvl="1" w:tplc="2C5AE026">
      <w:numFmt w:val="bullet"/>
      <w:lvlText w:val="•"/>
      <w:lvlJc w:val="left"/>
      <w:pPr>
        <w:ind w:left="1190" w:hanging="197"/>
      </w:pPr>
      <w:rPr>
        <w:rFonts w:hint="default"/>
        <w:lang w:val="pl-PL" w:eastAsia="en-US" w:bidi="ar-SA"/>
      </w:rPr>
    </w:lvl>
    <w:lvl w:ilvl="2" w:tplc="94C0216A">
      <w:numFmt w:val="bullet"/>
      <w:lvlText w:val="•"/>
      <w:lvlJc w:val="left"/>
      <w:pPr>
        <w:ind w:left="1901" w:hanging="197"/>
      </w:pPr>
      <w:rPr>
        <w:rFonts w:hint="default"/>
        <w:lang w:val="pl-PL" w:eastAsia="en-US" w:bidi="ar-SA"/>
      </w:rPr>
    </w:lvl>
    <w:lvl w:ilvl="3" w:tplc="47C273DE">
      <w:numFmt w:val="bullet"/>
      <w:lvlText w:val="•"/>
      <w:lvlJc w:val="left"/>
      <w:pPr>
        <w:ind w:left="2612" w:hanging="197"/>
      </w:pPr>
      <w:rPr>
        <w:rFonts w:hint="default"/>
        <w:lang w:val="pl-PL" w:eastAsia="en-US" w:bidi="ar-SA"/>
      </w:rPr>
    </w:lvl>
    <w:lvl w:ilvl="4" w:tplc="876482C6">
      <w:numFmt w:val="bullet"/>
      <w:lvlText w:val="•"/>
      <w:lvlJc w:val="left"/>
      <w:pPr>
        <w:ind w:left="3323" w:hanging="197"/>
      </w:pPr>
      <w:rPr>
        <w:rFonts w:hint="default"/>
        <w:lang w:val="pl-PL" w:eastAsia="en-US" w:bidi="ar-SA"/>
      </w:rPr>
    </w:lvl>
    <w:lvl w:ilvl="5" w:tplc="61821D8C">
      <w:numFmt w:val="bullet"/>
      <w:lvlText w:val="•"/>
      <w:lvlJc w:val="left"/>
      <w:pPr>
        <w:ind w:left="4033" w:hanging="197"/>
      </w:pPr>
      <w:rPr>
        <w:rFonts w:hint="default"/>
        <w:lang w:val="pl-PL" w:eastAsia="en-US" w:bidi="ar-SA"/>
      </w:rPr>
    </w:lvl>
    <w:lvl w:ilvl="6" w:tplc="D896891C">
      <w:numFmt w:val="bullet"/>
      <w:lvlText w:val="•"/>
      <w:lvlJc w:val="left"/>
      <w:pPr>
        <w:ind w:left="4744" w:hanging="197"/>
      </w:pPr>
      <w:rPr>
        <w:rFonts w:hint="default"/>
        <w:lang w:val="pl-PL" w:eastAsia="en-US" w:bidi="ar-SA"/>
      </w:rPr>
    </w:lvl>
    <w:lvl w:ilvl="7" w:tplc="99D2A160">
      <w:numFmt w:val="bullet"/>
      <w:lvlText w:val="•"/>
      <w:lvlJc w:val="left"/>
      <w:pPr>
        <w:ind w:left="5455" w:hanging="197"/>
      </w:pPr>
      <w:rPr>
        <w:rFonts w:hint="default"/>
        <w:lang w:val="pl-PL" w:eastAsia="en-US" w:bidi="ar-SA"/>
      </w:rPr>
    </w:lvl>
    <w:lvl w:ilvl="8" w:tplc="64326882">
      <w:numFmt w:val="bullet"/>
      <w:lvlText w:val="•"/>
      <w:lvlJc w:val="left"/>
      <w:pPr>
        <w:ind w:left="6166" w:hanging="197"/>
      </w:pPr>
      <w:rPr>
        <w:rFonts w:hint="default"/>
        <w:lang w:val="pl-PL" w:eastAsia="en-US" w:bidi="ar-SA"/>
      </w:rPr>
    </w:lvl>
  </w:abstractNum>
  <w:abstractNum w:abstractNumId="197" w15:restartNumberingAfterBreak="0">
    <w:nsid w:val="66603159"/>
    <w:multiLevelType w:val="hybridMultilevel"/>
    <w:tmpl w:val="BD3C59BE"/>
    <w:lvl w:ilvl="0" w:tplc="5212E8AA">
      <w:start w:val="1"/>
      <w:numFmt w:val="decimal"/>
      <w:lvlText w:val="%1)"/>
      <w:lvlJc w:val="left"/>
      <w:pPr>
        <w:ind w:left="392" w:hanging="227"/>
      </w:pPr>
      <w:rPr>
        <w:rFonts w:ascii="Times New Roman" w:eastAsia="Times New Roman" w:hAnsi="Times New Roman" w:cs="Times New Roman" w:hint="default"/>
        <w:b w:val="0"/>
        <w:bCs w:val="0"/>
        <w:i w:val="0"/>
        <w:iCs w:val="0"/>
        <w:color w:val="231F20"/>
        <w:spacing w:val="-1"/>
        <w:w w:val="99"/>
        <w:sz w:val="19"/>
        <w:szCs w:val="19"/>
        <w:lang w:val="pl-PL" w:eastAsia="en-US" w:bidi="ar-SA"/>
      </w:rPr>
    </w:lvl>
    <w:lvl w:ilvl="1" w:tplc="45E6ECA8">
      <w:numFmt w:val="bullet"/>
      <w:lvlText w:val="•"/>
      <w:lvlJc w:val="left"/>
      <w:pPr>
        <w:ind w:left="1118" w:hanging="227"/>
      </w:pPr>
      <w:rPr>
        <w:rFonts w:hint="default"/>
        <w:lang w:val="pl-PL" w:eastAsia="en-US" w:bidi="ar-SA"/>
      </w:rPr>
    </w:lvl>
    <w:lvl w:ilvl="2" w:tplc="7DFA7B18">
      <w:numFmt w:val="bullet"/>
      <w:lvlText w:val="•"/>
      <w:lvlJc w:val="left"/>
      <w:pPr>
        <w:ind w:left="1837" w:hanging="227"/>
      </w:pPr>
      <w:rPr>
        <w:rFonts w:hint="default"/>
        <w:lang w:val="pl-PL" w:eastAsia="en-US" w:bidi="ar-SA"/>
      </w:rPr>
    </w:lvl>
    <w:lvl w:ilvl="3" w:tplc="C146403C">
      <w:numFmt w:val="bullet"/>
      <w:lvlText w:val="•"/>
      <w:lvlJc w:val="left"/>
      <w:pPr>
        <w:ind w:left="2556" w:hanging="227"/>
      </w:pPr>
      <w:rPr>
        <w:rFonts w:hint="default"/>
        <w:lang w:val="pl-PL" w:eastAsia="en-US" w:bidi="ar-SA"/>
      </w:rPr>
    </w:lvl>
    <w:lvl w:ilvl="4" w:tplc="98D49316">
      <w:numFmt w:val="bullet"/>
      <w:lvlText w:val="•"/>
      <w:lvlJc w:val="left"/>
      <w:pPr>
        <w:ind w:left="3275" w:hanging="227"/>
      </w:pPr>
      <w:rPr>
        <w:rFonts w:hint="default"/>
        <w:lang w:val="pl-PL" w:eastAsia="en-US" w:bidi="ar-SA"/>
      </w:rPr>
    </w:lvl>
    <w:lvl w:ilvl="5" w:tplc="3992265C">
      <w:numFmt w:val="bullet"/>
      <w:lvlText w:val="•"/>
      <w:lvlJc w:val="left"/>
      <w:pPr>
        <w:ind w:left="3993" w:hanging="227"/>
      </w:pPr>
      <w:rPr>
        <w:rFonts w:hint="default"/>
        <w:lang w:val="pl-PL" w:eastAsia="en-US" w:bidi="ar-SA"/>
      </w:rPr>
    </w:lvl>
    <w:lvl w:ilvl="6" w:tplc="DF348432">
      <w:numFmt w:val="bullet"/>
      <w:lvlText w:val="•"/>
      <w:lvlJc w:val="left"/>
      <w:pPr>
        <w:ind w:left="4712" w:hanging="227"/>
      </w:pPr>
      <w:rPr>
        <w:rFonts w:hint="default"/>
        <w:lang w:val="pl-PL" w:eastAsia="en-US" w:bidi="ar-SA"/>
      </w:rPr>
    </w:lvl>
    <w:lvl w:ilvl="7" w:tplc="DC2862D0">
      <w:numFmt w:val="bullet"/>
      <w:lvlText w:val="•"/>
      <w:lvlJc w:val="left"/>
      <w:pPr>
        <w:ind w:left="5431" w:hanging="227"/>
      </w:pPr>
      <w:rPr>
        <w:rFonts w:hint="default"/>
        <w:lang w:val="pl-PL" w:eastAsia="en-US" w:bidi="ar-SA"/>
      </w:rPr>
    </w:lvl>
    <w:lvl w:ilvl="8" w:tplc="26DE8ABC">
      <w:numFmt w:val="bullet"/>
      <w:lvlText w:val="•"/>
      <w:lvlJc w:val="left"/>
      <w:pPr>
        <w:ind w:left="6150" w:hanging="227"/>
      </w:pPr>
      <w:rPr>
        <w:rFonts w:hint="default"/>
        <w:lang w:val="pl-PL" w:eastAsia="en-US" w:bidi="ar-SA"/>
      </w:rPr>
    </w:lvl>
  </w:abstractNum>
  <w:abstractNum w:abstractNumId="198" w15:restartNumberingAfterBreak="0">
    <w:nsid w:val="68915745"/>
    <w:multiLevelType w:val="hybridMultilevel"/>
    <w:tmpl w:val="5F3C10EE"/>
    <w:lvl w:ilvl="0" w:tplc="FB1E35C0">
      <w:start w:val="1"/>
      <w:numFmt w:val="decimal"/>
      <w:lvlText w:val="%1)"/>
      <w:lvlJc w:val="left"/>
      <w:pPr>
        <w:ind w:left="278" w:hanging="227"/>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1" w:tplc="74821266">
      <w:start w:val="2"/>
      <w:numFmt w:val="decimal"/>
      <w:lvlText w:val="%2."/>
      <w:lvlJc w:val="left"/>
      <w:pPr>
        <w:ind w:left="456" w:hanging="178"/>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2" w:tplc="55BEE914">
      <w:start w:val="2"/>
      <w:numFmt w:val="decimal"/>
      <w:lvlText w:val="%3."/>
      <w:lvlJc w:val="left"/>
      <w:pPr>
        <w:ind w:left="569" w:hanging="178"/>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3" w:tplc="34DE8696">
      <w:numFmt w:val="bullet"/>
      <w:lvlText w:val="•"/>
      <w:lvlJc w:val="left"/>
      <w:pPr>
        <w:ind w:left="1438" w:hanging="178"/>
      </w:pPr>
      <w:rPr>
        <w:rFonts w:hint="default"/>
        <w:lang w:val="pl-PL" w:eastAsia="en-US" w:bidi="ar-SA"/>
      </w:rPr>
    </w:lvl>
    <w:lvl w:ilvl="4" w:tplc="AE2AEECC">
      <w:numFmt w:val="bullet"/>
      <w:lvlText w:val="•"/>
      <w:lvlJc w:val="left"/>
      <w:pPr>
        <w:ind w:left="2316" w:hanging="178"/>
      </w:pPr>
      <w:rPr>
        <w:rFonts w:hint="default"/>
        <w:lang w:val="pl-PL" w:eastAsia="en-US" w:bidi="ar-SA"/>
      </w:rPr>
    </w:lvl>
    <w:lvl w:ilvl="5" w:tplc="AFA0082C">
      <w:numFmt w:val="bullet"/>
      <w:lvlText w:val="•"/>
      <w:lvlJc w:val="left"/>
      <w:pPr>
        <w:ind w:left="3195" w:hanging="178"/>
      </w:pPr>
      <w:rPr>
        <w:rFonts w:hint="default"/>
        <w:lang w:val="pl-PL" w:eastAsia="en-US" w:bidi="ar-SA"/>
      </w:rPr>
    </w:lvl>
    <w:lvl w:ilvl="6" w:tplc="FC281728">
      <w:numFmt w:val="bullet"/>
      <w:lvlText w:val="•"/>
      <w:lvlJc w:val="left"/>
      <w:pPr>
        <w:ind w:left="4073" w:hanging="178"/>
      </w:pPr>
      <w:rPr>
        <w:rFonts w:hint="default"/>
        <w:lang w:val="pl-PL" w:eastAsia="en-US" w:bidi="ar-SA"/>
      </w:rPr>
    </w:lvl>
    <w:lvl w:ilvl="7" w:tplc="D006209E">
      <w:numFmt w:val="bullet"/>
      <w:lvlText w:val="•"/>
      <w:lvlJc w:val="left"/>
      <w:pPr>
        <w:ind w:left="4952" w:hanging="178"/>
      </w:pPr>
      <w:rPr>
        <w:rFonts w:hint="default"/>
        <w:lang w:val="pl-PL" w:eastAsia="en-US" w:bidi="ar-SA"/>
      </w:rPr>
    </w:lvl>
    <w:lvl w:ilvl="8" w:tplc="B0F09D5A">
      <w:numFmt w:val="bullet"/>
      <w:lvlText w:val="•"/>
      <w:lvlJc w:val="left"/>
      <w:pPr>
        <w:ind w:left="5830" w:hanging="178"/>
      </w:pPr>
      <w:rPr>
        <w:rFonts w:hint="default"/>
        <w:lang w:val="pl-PL" w:eastAsia="en-US" w:bidi="ar-SA"/>
      </w:rPr>
    </w:lvl>
  </w:abstractNum>
  <w:abstractNum w:abstractNumId="199" w15:restartNumberingAfterBreak="0">
    <w:nsid w:val="68D5767E"/>
    <w:multiLevelType w:val="hybridMultilevel"/>
    <w:tmpl w:val="1B96BA06"/>
    <w:lvl w:ilvl="0" w:tplc="18A6F4D6">
      <w:start w:val="1"/>
      <w:numFmt w:val="decimal"/>
      <w:lvlText w:val="%1."/>
      <w:lvlJc w:val="left"/>
      <w:pPr>
        <w:ind w:left="165" w:hanging="184"/>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1" w:tplc="81366A86">
      <w:numFmt w:val="bullet"/>
      <w:lvlText w:val="•"/>
      <w:lvlJc w:val="left"/>
      <w:pPr>
        <w:ind w:left="902" w:hanging="184"/>
      </w:pPr>
      <w:rPr>
        <w:rFonts w:hint="default"/>
        <w:lang w:val="pl-PL" w:eastAsia="en-US" w:bidi="ar-SA"/>
      </w:rPr>
    </w:lvl>
    <w:lvl w:ilvl="2" w:tplc="2C8680B8">
      <w:numFmt w:val="bullet"/>
      <w:lvlText w:val="•"/>
      <w:lvlJc w:val="left"/>
      <w:pPr>
        <w:ind w:left="1645" w:hanging="184"/>
      </w:pPr>
      <w:rPr>
        <w:rFonts w:hint="default"/>
        <w:lang w:val="pl-PL" w:eastAsia="en-US" w:bidi="ar-SA"/>
      </w:rPr>
    </w:lvl>
    <w:lvl w:ilvl="3" w:tplc="B16ADB16">
      <w:numFmt w:val="bullet"/>
      <w:lvlText w:val="•"/>
      <w:lvlJc w:val="left"/>
      <w:pPr>
        <w:ind w:left="2388" w:hanging="184"/>
      </w:pPr>
      <w:rPr>
        <w:rFonts w:hint="default"/>
        <w:lang w:val="pl-PL" w:eastAsia="en-US" w:bidi="ar-SA"/>
      </w:rPr>
    </w:lvl>
    <w:lvl w:ilvl="4" w:tplc="9DECCEF2">
      <w:numFmt w:val="bullet"/>
      <w:lvlText w:val="•"/>
      <w:lvlJc w:val="left"/>
      <w:pPr>
        <w:ind w:left="3131" w:hanging="184"/>
      </w:pPr>
      <w:rPr>
        <w:rFonts w:hint="default"/>
        <w:lang w:val="pl-PL" w:eastAsia="en-US" w:bidi="ar-SA"/>
      </w:rPr>
    </w:lvl>
    <w:lvl w:ilvl="5" w:tplc="B53EA57C">
      <w:numFmt w:val="bullet"/>
      <w:lvlText w:val="•"/>
      <w:lvlJc w:val="left"/>
      <w:pPr>
        <w:ind w:left="3873" w:hanging="184"/>
      </w:pPr>
      <w:rPr>
        <w:rFonts w:hint="default"/>
        <w:lang w:val="pl-PL" w:eastAsia="en-US" w:bidi="ar-SA"/>
      </w:rPr>
    </w:lvl>
    <w:lvl w:ilvl="6" w:tplc="F738E446">
      <w:numFmt w:val="bullet"/>
      <w:lvlText w:val="•"/>
      <w:lvlJc w:val="left"/>
      <w:pPr>
        <w:ind w:left="4616" w:hanging="184"/>
      </w:pPr>
      <w:rPr>
        <w:rFonts w:hint="default"/>
        <w:lang w:val="pl-PL" w:eastAsia="en-US" w:bidi="ar-SA"/>
      </w:rPr>
    </w:lvl>
    <w:lvl w:ilvl="7" w:tplc="D61A358C">
      <w:numFmt w:val="bullet"/>
      <w:lvlText w:val="•"/>
      <w:lvlJc w:val="left"/>
      <w:pPr>
        <w:ind w:left="5359" w:hanging="184"/>
      </w:pPr>
      <w:rPr>
        <w:rFonts w:hint="default"/>
        <w:lang w:val="pl-PL" w:eastAsia="en-US" w:bidi="ar-SA"/>
      </w:rPr>
    </w:lvl>
    <w:lvl w:ilvl="8" w:tplc="A852D9EC">
      <w:numFmt w:val="bullet"/>
      <w:lvlText w:val="•"/>
      <w:lvlJc w:val="left"/>
      <w:pPr>
        <w:ind w:left="6102" w:hanging="184"/>
      </w:pPr>
      <w:rPr>
        <w:rFonts w:hint="default"/>
        <w:lang w:val="pl-PL" w:eastAsia="en-US" w:bidi="ar-SA"/>
      </w:rPr>
    </w:lvl>
  </w:abstractNum>
  <w:abstractNum w:abstractNumId="200" w15:restartNumberingAfterBreak="0">
    <w:nsid w:val="68D73F39"/>
    <w:multiLevelType w:val="hybridMultilevel"/>
    <w:tmpl w:val="793A3F22"/>
    <w:lvl w:ilvl="0" w:tplc="81E84A18">
      <w:start w:val="1"/>
      <w:numFmt w:val="decimal"/>
      <w:lvlText w:val="%1)"/>
      <w:lvlJc w:val="left"/>
      <w:pPr>
        <w:ind w:left="448" w:hanging="284"/>
      </w:pPr>
      <w:rPr>
        <w:rFonts w:ascii="Times New Roman" w:eastAsia="Times New Roman" w:hAnsi="Times New Roman" w:cs="Times New Roman" w:hint="default"/>
        <w:b/>
        <w:bCs/>
        <w:i w:val="0"/>
        <w:iCs w:val="0"/>
        <w:color w:val="231F20"/>
        <w:spacing w:val="-1"/>
        <w:w w:val="102"/>
        <w:sz w:val="21"/>
        <w:szCs w:val="21"/>
        <w:lang w:val="pl-PL" w:eastAsia="en-US" w:bidi="ar-SA"/>
      </w:rPr>
    </w:lvl>
    <w:lvl w:ilvl="1" w:tplc="E904CF6A">
      <w:start w:val="1"/>
      <w:numFmt w:val="decimal"/>
      <w:lvlText w:val="%2."/>
      <w:lvlJc w:val="left"/>
      <w:pPr>
        <w:ind w:left="165" w:hanging="229"/>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2" w:tplc="AA506AAE">
      <w:numFmt w:val="bullet"/>
      <w:lvlText w:val="•"/>
      <w:lvlJc w:val="left"/>
      <w:pPr>
        <w:ind w:left="1234" w:hanging="229"/>
      </w:pPr>
      <w:rPr>
        <w:rFonts w:hint="default"/>
        <w:lang w:val="pl-PL" w:eastAsia="en-US" w:bidi="ar-SA"/>
      </w:rPr>
    </w:lvl>
    <w:lvl w:ilvl="3" w:tplc="1480DBFC">
      <w:numFmt w:val="bullet"/>
      <w:lvlText w:val="•"/>
      <w:lvlJc w:val="left"/>
      <w:pPr>
        <w:ind w:left="2028" w:hanging="229"/>
      </w:pPr>
      <w:rPr>
        <w:rFonts w:hint="default"/>
        <w:lang w:val="pl-PL" w:eastAsia="en-US" w:bidi="ar-SA"/>
      </w:rPr>
    </w:lvl>
    <w:lvl w:ilvl="4" w:tplc="0212E68A">
      <w:numFmt w:val="bullet"/>
      <w:lvlText w:val="•"/>
      <w:lvlJc w:val="left"/>
      <w:pPr>
        <w:ind w:left="2822" w:hanging="229"/>
      </w:pPr>
      <w:rPr>
        <w:rFonts w:hint="default"/>
        <w:lang w:val="pl-PL" w:eastAsia="en-US" w:bidi="ar-SA"/>
      </w:rPr>
    </w:lvl>
    <w:lvl w:ilvl="5" w:tplc="F2124E4A">
      <w:numFmt w:val="bullet"/>
      <w:lvlText w:val="•"/>
      <w:lvlJc w:val="left"/>
      <w:pPr>
        <w:ind w:left="3616" w:hanging="229"/>
      </w:pPr>
      <w:rPr>
        <w:rFonts w:hint="default"/>
        <w:lang w:val="pl-PL" w:eastAsia="en-US" w:bidi="ar-SA"/>
      </w:rPr>
    </w:lvl>
    <w:lvl w:ilvl="6" w:tplc="CC684FB6">
      <w:numFmt w:val="bullet"/>
      <w:lvlText w:val="•"/>
      <w:lvlJc w:val="left"/>
      <w:pPr>
        <w:ind w:left="4410" w:hanging="229"/>
      </w:pPr>
      <w:rPr>
        <w:rFonts w:hint="default"/>
        <w:lang w:val="pl-PL" w:eastAsia="en-US" w:bidi="ar-SA"/>
      </w:rPr>
    </w:lvl>
    <w:lvl w:ilvl="7" w:tplc="59688574">
      <w:numFmt w:val="bullet"/>
      <w:lvlText w:val="•"/>
      <w:lvlJc w:val="left"/>
      <w:pPr>
        <w:ind w:left="5205" w:hanging="229"/>
      </w:pPr>
      <w:rPr>
        <w:rFonts w:hint="default"/>
        <w:lang w:val="pl-PL" w:eastAsia="en-US" w:bidi="ar-SA"/>
      </w:rPr>
    </w:lvl>
    <w:lvl w:ilvl="8" w:tplc="4746AF3A">
      <w:numFmt w:val="bullet"/>
      <w:lvlText w:val="•"/>
      <w:lvlJc w:val="left"/>
      <w:pPr>
        <w:ind w:left="5999" w:hanging="229"/>
      </w:pPr>
      <w:rPr>
        <w:rFonts w:hint="default"/>
        <w:lang w:val="pl-PL" w:eastAsia="en-US" w:bidi="ar-SA"/>
      </w:rPr>
    </w:lvl>
  </w:abstractNum>
  <w:abstractNum w:abstractNumId="201" w15:restartNumberingAfterBreak="0">
    <w:nsid w:val="69053A77"/>
    <w:multiLevelType w:val="hybridMultilevel"/>
    <w:tmpl w:val="2A92ADAE"/>
    <w:lvl w:ilvl="0" w:tplc="8B524C02">
      <w:start w:val="2"/>
      <w:numFmt w:val="decimal"/>
      <w:lvlText w:val="%1."/>
      <w:lvlJc w:val="left"/>
      <w:pPr>
        <w:ind w:left="52" w:hanging="174"/>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1" w:tplc="770C7D04">
      <w:numFmt w:val="bullet"/>
      <w:lvlText w:val="•"/>
      <w:lvlJc w:val="left"/>
      <w:pPr>
        <w:ind w:left="812" w:hanging="174"/>
      </w:pPr>
      <w:rPr>
        <w:rFonts w:hint="default"/>
        <w:lang w:val="pl-PL" w:eastAsia="en-US" w:bidi="ar-SA"/>
      </w:rPr>
    </w:lvl>
    <w:lvl w:ilvl="2" w:tplc="A1920966">
      <w:numFmt w:val="bullet"/>
      <w:lvlText w:val="•"/>
      <w:lvlJc w:val="left"/>
      <w:pPr>
        <w:ind w:left="1565" w:hanging="174"/>
      </w:pPr>
      <w:rPr>
        <w:rFonts w:hint="default"/>
        <w:lang w:val="pl-PL" w:eastAsia="en-US" w:bidi="ar-SA"/>
      </w:rPr>
    </w:lvl>
    <w:lvl w:ilvl="3" w:tplc="127C72D8">
      <w:numFmt w:val="bullet"/>
      <w:lvlText w:val="•"/>
      <w:lvlJc w:val="left"/>
      <w:pPr>
        <w:ind w:left="2318" w:hanging="174"/>
      </w:pPr>
      <w:rPr>
        <w:rFonts w:hint="default"/>
        <w:lang w:val="pl-PL" w:eastAsia="en-US" w:bidi="ar-SA"/>
      </w:rPr>
    </w:lvl>
    <w:lvl w:ilvl="4" w:tplc="3766A65C">
      <w:numFmt w:val="bullet"/>
      <w:lvlText w:val="•"/>
      <w:lvlJc w:val="left"/>
      <w:pPr>
        <w:ind w:left="3071" w:hanging="174"/>
      </w:pPr>
      <w:rPr>
        <w:rFonts w:hint="default"/>
        <w:lang w:val="pl-PL" w:eastAsia="en-US" w:bidi="ar-SA"/>
      </w:rPr>
    </w:lvl>
    <w:lvl w:ilvl="5" w:tplc="A22C1D3C">
      <w:numFmt w:val="bullet"/>
      <w:lvlText w:val="•"/>
      <w:lvlJc w:val="left"/>
      <w:pPr>
        <w:ind w:left="3823" w:hanging="174"/>
      </w:pPr>
      <w:rPr>
        <w:rFonts w:hint="default"/>
        <w:lang w:val="pl-PL" w:eastAsia="en-US" w:bidi="ar-SA"/>
      </w:rPr>
    </w:lvl>
    <w:lvl w:ilvl="6" w:tplc="054232D4">
      <w:numFmt w:val="bullet"/>
      <w:lvlText w:val="•"/>
      <w:lvlJc w:val="left"/>
      <w:pPr>
        <w:ind w:left="4576" w:hanging="174"/>
      </w:pPr>
      <w:rPr>
        <w:rFonts w:hint="default"/>
        <w:lang w:val="pl-PL" w:eastAsia="en-US" w:bidi="ar-SA"/>
      </w:rPr>
    </w:lvl>
    <w:lvl w:ilvl="7" w:tplc="5B369E4E">
      <w:numFmt w:val="bullet"/>
      <w:lvlText w:val="•"/>
      <w:lvlJc w:val="left"/>
      <w:pPr>
        <w:ind w:left="5329" w:hanging="174"/>
      </w:pPr>
      <w:rPr>
        <w:rFonts w:hint="default"/>
        <w:lang w:val="pl-PL" w:eastAsia="en-US" w:bidi="ar-SA"/>
      </w:rPr>
    </w:lvl>
    <w:lvl w:ilvl="8" w:tplc="9DCE8B62">
      <w:numFmt w:val="bullet"/>
      <w:lvlText w:val="•"/>
      <w:lvlJc w:val="left"/>
      <w:pPr>
        <w:ind w:left="6082" w:hanging="174"/>
      </w:pPr>
      <w:rPr>
        <w:rFonts w:hint="default"/>
        <w:lang w:val="pl-PL" w:eastAsia="en-US" w:bidi="ar-SA"/>
      </w:rPr>
    </w:lvl>
  </w:abstractNum>
  <w:abstractNum w:abstractNumId="202" w15:restartNumberingAfterBreak="0">
    <w:nsid w:val="69BC2279"/>
    <w:multiLevelType w:val="hybridMultilevel"/>
    <w:tmpl w:val="7BB2BFBC"/>
    <w:lvl w:ilvl="0" w:tplc="25DA7D62">
      <w:start w:val="1"/>
      <w:numFmt w:val="decimal"/>
      <w:lvlText w:val="%1."/>
      <w:lvlJc w:val="left"/>
      <w:pPr>
        <w:ind w:left="52" w:hanging="201"/>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757A25E4">
      <w:numFmt w:val="bullet"/>
      <w:lvlText w:val="•"/>
      <w:lvlJc w:val="left"/>
      <w:pPr>
        <w:ind w:left="812" w:hanging="201"/>
      </w:pPr>
      <w:rPr>
        <w:rFonts w:hint="default"/>
        <w:lang w:val="pl-PL" w:eastAsia="en-US" w:bidi="ar-SA"/>
      </w:rPr>
    </w:lvl>
    <w:lvl w:ilvl="2" w:tplc="EF48485E">
      <w:numFmt w:val="bullet"/>
      <w:lvlText w:val="•"/>
      <w:lvlJc w:val="left"/>
      <w:pPr>
        <w:ind w:left="1565" w:hanging="201"/>
      </w:pPr>
      <w:rPr>
        <w:rFonts w:hint="default"/>
        <w:lang w:val="pl-PL" w:eastAsia="en-US" w:bidi="ar-SA"/>
      </w:rPr>
    </w:lvl>
    <w:lvl w:ilvl="3" w:tplc="BA5C03F0">
      <w:numFmt w:val="bullet"/>
      <w:lvlText w:val="•"/>
      <w:lvlJc w:val="left"/>
      <w:pPr>
        <w:ind w:left="2318" w:hanging="201"/>
      </w:pPr>
      <w:rPr>
        <w:rFonts w:hint="default"/>
        <w:lang w:val="pl-PL" w:eastAsia="en-US" w:bidi="ar-SA"/>
      </w:rPr>
    </w:lvl>
    <w:lvl w:ilvl="4" w:tplc="8DB4D2BA">
      <w:numFmt w:val="bullet"/>
      <w:lvlText w:val="•"/>
      <w:lvlJc w:val="left"/>
      <w:pPr>
        <w:ind w:left="3071" w:hanging="201"/>
      </w:pPr>
      <w:rPr>
        <w:rFonts w:hint="default"/>
        <w:lang w:val="pl-PL" w:eastAsia="en-US" w:bidi="ar-SA"/>
      </w:rPr>
    </w:lvl>
    <w:lvl w:ilvl="5" w:tplc="E95E82B0">
      <w:numFmt w:val="bullet"/>
      <w:lvlText w:val="•"/>
      <w:lvlJc w:val="left"/>
      <w:pPr>
        <w:ind w:left="3823" w:hanging="201"/>
      </w:pPr>
      <w:rPr>
        <w:rFonts w:hint="default"/>
        <w:lang w:val="pl-PL" w:eastAsia="en-US" w:bidi="ar-SA"/>
      </w:rPr>
    </w:lvl>
    <w:lvl w:ilvl="6" w:tplc="0D500778">
      <w:numFmt w:val="bullet"/>
      <w:lvlText w:val="•"/>
      <w:lvlJc w:val="left"/>
      <w:pPr>
        <w:ind w:left="4576" w:hanging="201"/>
      </w:pPr>
      <w:rPr>
        <w:rFonts w:hint="default"/>
        <w:lang w:val="pl-PL" w:eastAsia="en-US" w:bidi="ar-SA"/>
      </w:rPr>
    </w:lvl>
    <w:lvl w:ilvl="7" w:tplc="F78E9D30">
      <w:numFmt w:val="bullet"/>
      <w:lvlText w:val="•"/>
      <w:lvlJc w:val="left"/>
      <w:pPr>
        <w:ind w:left="5329" w:hanging="201"/>
      </w:pPr>
      <w:rPr>
        <w:rFonts w:hint="default"/>
        <w:lang w:val="pl-PL" w:eastAsia="en-US" w:bidi="ar-SA"/>
      </w:rPr>
    </w:lvl>
    <w:lvl w:ilvl="8" w:tplc="CCD82070">
      <w:numFmt w:val="bullet"/>
      <w:lvlText w:val="•"/>
      <w:lvlJc w:val="left"/>
      <w:pPr>
        <w:ind w:left="6082" w:hanging="201"/>
      </w:pPr>
      <w:rPr>
        <w:rFonts w:hint="default"/>
        <w:lang w:val="pl-PL" w:eastAsia="en-US" w:bidi="ar-SA"/>
      </w:rPr>
    </w:lvl>
  </w:abstractNum>
  <w:abstractNum w:abstractNumId="203" w15:restartNumberingAfterBreak="0">
    <w:nsid w:val="6A0F0A8B"/>
    <w:multiLevelType w:val="hybridMultilevel"/>
    <w:tmpl w:val="632AC448"/>
    <w:lvl w:ilvl="0" w:tplc="957AF224">
      <w:start w:val="14"/>
      <w:numFmt w:val="decimal"/>
      <w:lvlText w:val="%1."/>
      <w:lvlJc w:val="left"/>
      <w:pPr>
        <w:ind w:left="52" w:hanging="317"/>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F5A8F386">
      <w:numFmt w:val="bullet"/>
      <w:lvlText w:val="•"/>
      <w:lvlJc w:val="left"/>
      <w:pPr>
        <w:ind w:left="812" w:hanging="317"/>
      </w:pPr>
      <w:rPr>
        <w:rFonts w:hint="default"/>
        <w:lang w:val="pl-PL" w:eastAsia="en-US" w:bidi="ar-SA"/>
      </w:rPr>
    </w:lvl>
    <w:lvl w:ilvl="2" w:tplc="DD2EC39E">
      <w:numFmt w:val="bullet"/>
      <w:lvlText w:val="•"/>
      <w:lvlJc w:val="left"/>
      <w:pPr>
        <w:ind w:left="1565" w:hanging="317"/>
      </w:pPr>
      <w:rPr>
        <w:rFonts w:hint="default"/>
        <w:lang w:val="pl-PL" w:eastAsia="en-US" w:bidi="ar-SA"/>
      </w:rPr>
    </w:lvl>
    <w:lvl w:ilvl="3" w:tplc="3752D500">
      <w:numFmt w:val="bullet"/>
      <w:lvlText w:val="•"/>
      <w:lvlJc w:val="left"/>
      <w:pPr>
        <w:ind w:left="2318" w:hanging="317"/>
      </w:pPr>
      <w:rPr>
        <w:rFonts w:hint="default"/>
        <w:lang w:val="pl-PL" w:eastAsia="en-US" w:bidi="ar-SA"/>
      </w:rPr>
    </w:lvl>
    <w:lvl w:ilvl="4" w:tplc="EC24C604">
      <w:numFmt w:val="bullet"/>
      <w:lvlText w:val="•"/>
      <w:lvlJc w:val="left"/>
      <w:pPr>
        <w:ind w:left="3071" w:hanging="317"/>
      </w:pPr>
      <w:rPr>
        <w:rFonts w:hint="default"/>
        <w:lang w:val="pl-PL" w:eastAsia="en-US" w:bidi="ar-SA"/>
      </w:rPr>
    </w:lvl>
    <w:lvl w:ilvl="5" w:tplc="1694B1AA">
      <w:numFmt w:val="bullet"/>
      <w:lvlText w:val="•"/>
      <w:lvlJc w:val="left"/>
      <w:pPr>
        <w:ind w:left="3823" w:hanging="317"/>
      </w:pPr>
      <w:rPr>
        <w:rFonts w:hint="default"/>
        <w:lang w:val="pl-PL" w:eastAsia="en-US" w:bidi="ar-SA"/>
      </w:rPr>
    </w:lvl>
    <w:lvl w:ilvl="6" w:tplc="515487FA">
      <w:numFmt w:val="bullet"/>
      <w:lvlText w:val="•"/>
      <w:lvlJc w:val="left"/>
      <w:pPr>
        <w:ind w:left="4576" w:hanging="317"/>
      </w:pPr>
      <w:rPr>
        <w:rFonts w:hint="default"/>
        <w:lang w:val="pl-PL" w:eastAsia="en-US" w:bidi="ar-SA"/>
      </w:rPr>
    </w:lvl>
    <w:lvl w:ilvl="7" w:tplc="0F488978">
      <w:numFmt w:val="bullet"/>
      <w:lvlText w:val="•"/>
      <w:lvlJc w:val="left"/>
      <w:pPr>
        <w:ind w:left="5329" w:hanging="317"/>
      </w:pPr>
      <w:rPr>
        <w:rFonts w:hint="default"/>
        <w:lang w:val="pl-PL" w:eastAsia="en-US" w:bidi="ar-SA"/>
      </w:rPr>
    </w:lvl>
    <w:lvl w:ilvl="8" w:tplc="6C56A8B6">
      <w:numFmt w:val="bullet"/>
      <w:lvlText w:val="•"/>
      <w:lvlJc w:val="left"/>
      <w:pPr>
        <w:ind w:left="6082" w:hanging="317"/>
      </w:pPr>
      <w:rPr>
        <w:rFonts w:hint="default"/>
        <w:lang w:val="pl-PL" w:eastAsia="en-US" w:bidi="ar-SA"/>
      </w:rPr>
    </w:lvl>
  </w:abstractNum>
  <w:abstractNum w:abstractNumId="204" w15:restartNumberingAfterBreak="0">
    <w:nsid w:val="6A3A0CA1"/>
    <w:multiLevelType w:val="hybridMultilevel"/>
    <w:tmpl w:val="50428928"/>
    <w:lvl w:ilvl="0" w:tplc="2396A56E">
      <w:start w:val="2"/>
      <w:numFmt w:val="decimal"/>
      <w:lvlText w:val="%1."/>
      <w:lvlJc w:val="left"/>
      <w:pPr>
        <w:ind w:left="165" w:hanging="178"/>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1" w:tplc="DCBEFFCC">
      <w:numFmt w:val="bullet"/>
      <w:lvlText w:val="•"/>
      <w:lvlJc w:val="left"/>
      <w:pPr>
        <w:ind w:left="902" w:hanging="178"/>
      </w:pPr>
      <w:rPr>
        <w:rFonts w:hint="default"/>
        <w:lang w:val="pl-PL" w:eastAsia="en-US" w:bidi="ar-SA"/>
      </w:rPr>
    </w:lvl>
    <w:lvl w:ilvl="2" w:tplc="C73E3482">
      <w:numFmt w:val="bullet"/>
      <w:lvlText w:val="•"/>
      <w:lvlJc w:val="left"/>
      <w:pPr>
        <w:ind w:left="1645" w:hanging="178"/>
      </w:pPr>
      <w:rPr>
        <w:rFonts w:hint="default"/>
        <w:lang w:val="pl-PL" w:eastAsia="en-US" w:bidi="ar-SA"/>
      </w:rPr>
    </w:lvl>
    <w:lvl w:ilvl="3" w:tplc="BDE6B3B6">
      <w:numFmt w:val="bullet"/>
      <w:lvlText w:val="•"/>
      <w:lvlJc w:val="left"/>
      <w:pPr>
        <w:ind w:left="2388" w:hanging="178"/>
      </w:pPr>
      <w:rPr>
        <w:rFonts w:hint="default"/>
        <w:lang w:val="pl-PL" w:eastAsia="en-US" w:bidi="ar-SA"/>
      </w:rPr>
    </w:lvl>
    <w:lvl w:ilvl="4" w:tplc="D3D4FFA6">
      <w:numFmt w:val="bullet"/>
      <w:lvlText w:val="•"/>
      <w:lvlJc w:val="left"/>
      <w:pPr>
        <w:ind w:left="3131" w:hanging="178"/>
      </w:pPr>
      <w:rPr>
        <w:rFonts w:hint="default"/>
        <w:lang w:val="pl-PL" w:eastAsia="en-US" w:bidi="ar-SA"/>
      </w:rPr>
    </w:lvl>
    <w:lvl w:ilvl="5" w:tplc="0B0AE766">
      <w:numFmt w:val="bullet"/>
      <w:lvlText w:val="•"/>
      <w:lvlJc w:val="left"/>
      <w:pPr>
        <w:ind w:left="3873" w:hanging="178"/>
      </w:pPr>
      <w:rPr>
        <w:rFonts w:hint="default"/>
        <w:lang w:val="pl-PL" w:eastAsia="en-US" w:bidi="ar-SA"/>
      </w:rPr>
    </w:lvl>
    <w:lvl w:ilvl="6" w:tplc="EA8A6470">
      <w:numFmt w:val="bullet"/>
      <w:lvlText w:val="•"/>
      <w:lvlJc w:val="left"/>
      <w:pPr>
        <w:ind w:left="4616" w:hanging="178"/>
      </w:pPr>
      <w:rPr>
        <w:rFonts w:hint="default"/>
        <w:lang w:val="pl-PL" w:eastAsia="en-US" w:bidi="ar-SA"/>
      </w:rPr>
    </w:lvl>
    <w:lvl w:ilvl="7" w:tplc="A894DB7A">
      <w:numFmt w:val="bullet"/>
      <w:lvlText w:val="•"/>
      <w:lvlJc w:val="left"/>
      <w:pPr>
        <w:ind w:left="5359" w:hanging="178"/>
      </w:pPr>
      <w:rPr>
        <w:rFonts w:hint="default"/>
        <w:lang w:val="pl-PL" w:eastAsia="en-US" w:bidi="ar-SA"/>
      </w:rPr>
    </w:lvl>
    <w:lvl w:ilvl="8" w:tplc="561CF58E">
      <w:numFmt w:val="bullet"/>
      <w:lvlText w:val="•"/>
      <w:lvlJc w:val="left"/>
      <w:pPr>
        <w:ind w:left="6102" w:hanging="178"/>
      </w:pPr>
      <w:rPr>
        <w:rFonts w:hint="default"/>
        <w:lang w:val="pl-PL" w:eastAsia="en-US" w:bidi="ar-SA"/>
      </w:rPr>
    </w:lvl>
  </w:abstractNum>
  <w:abstractNum w:abstractNumId="205" w15:restartNumberingAfterBreak="0">
    <w:nsid w:val="6ACC71C1"/>
    <w:multiLevelType w:val="hybridMultilevel"/>
    <w:tmpl w:val="853A687E"/>
    <w:lvl w:ilvl="0" w:tplc="16CAA73E">
      <w:start w:val="1"/>
      <w:numFmt w:val="decimal"/>
      <w:lvlText w:val="%1."/>
      <w:lvlJc w:val="left"/>
      <w:pPr>
        <w:ind w:left="165" w:hanging="207"/>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605C0792">
      <w:numFmt w:val="bullet"/>
      <w:lvlText w:val="•"/>
      <w:lvlJc w:val="left"/>
      <w:pPr>
        <w:ind w:left="902" w:hanging="207"/>
      </w:pPr>
      <w:rPr>
        <w:rFonts w:hint="default"/>
        <w:lang w:val="pl-PL" w:eastAsia="en-US" w:bidi="ar-SA"/>
      </w:rPr>
    </w:lvl>
    <w:lvl w:ilvl="2" w:tplc="AB3C9C40">
      <w:numFmt w:val="bullet"/>
      <w:lvlText w:val="•"/>
      <w:lvlJc w:val="left"/>
      <w:pPr>
        <w:ind w:left="1645" w:hanging="207"/>
      </w:pPr>
      <w:rPr>
        <w:rFonts w:hint="default"/>
        <w:lang w:val="pl-PL" w:eastAsia="en-US" w:bidi="ar-SA"/>
      </w:rPr>
    </w:lvl>
    <w:lvl w:ilvl="3" w:tplc="EEA84100">
      <w:numFmt w:val="bullet"/>
      <w:lvlText w:val="•"/>
      <w:lvlJc w:val="left"/>
      <w:pPr>
        <w:ind w:left="2388" w:hanging="207"/>
      </w:pPr>
      <w:rPr>
        <w:rFonts w:hint="default"/>
        <w:lang w:val="pl-PL" w:eastAsia="en-US" w:bidi="ar-SA"/>
      </w:rPr>
    </w:lvl>
    <w:lvl w:ilvl="4" w:tplc="12E66366">
      <w:numFmt w:val="bullet"/>
      <w:lvlText w:val="•"/>
      <w:lvlJc w:val="left"/>
      <w:pPr>
        <w:ind w:left="3131" w:hanging="207"/>
      </w:pPr>
      <w:rPr>
        <w:rFonts w:hint="default"/>
        <w:lang w:val="pl-PL" w:eastAsia="en-US" w:bidi="ar-SA"/>
      </w:rPr>
    </w:lvl>
    <w:lvl w:ilvl="5" w:tplc="CE74D9EC">
      <w:numFmt w:val="bullet"/>
      <w:lvlText w:val="•"/>
      <w:lvlJc w:val="left"/>
      <w:pPr>
        <w:ind w:left="3873" w:hanging="207"/>
      </w:pPr>
      <w:rPr>
        <w:rFonts w:hint="default"/>
        <w:lang w:val="pl-PL" w:eastAsia="en-US" w:bidi="ar-SA"/>
      </w:rPr>
    </w:lvl>
    <w:lvl w:ilvl="6" w:tplc="EE6C5542">
      <w:numFmt w:val="bullet"/>
      <w:lvlText w:val="•"/>
      <w:lvlJc w:val="left"/>
      <w:pPr>
        <w:ind w:left="4616" w:hanging="207"/>
      </w:pPr>
      <w:rPr>
        <w:rFonts w:hint="default"/>
        <w:lang w:val="pl-PL" w:eastAsia="en-US" w:bidi="ar-SA"/>
      </w:rPr>
    </w:lvl>
    <w:lvl w:ilvl="7" w:tplc="274E49D8">
      <w:numFmt w:val="bullet"/>
      <w:lvlText w:val="•"/>
      <w:lvlJc w:val="left"/>
      <w:pPr>
        <w:ind w:left="5359" w:hanging="207"/>
      </w:pPr>
      <w:rPr>
        <w:rFonts w:hint="default"/>
        <w:lang w:val="pl-PL" w:eastAsia="en-US" w:bidi="ar-SA"/>
      </w:rPr>
    </w:lvl>
    <w:lvl w:ilvl="8" w:tplc="65169AE0">
      <w:numFmt w:val="bullet"/>
      <w:lvlText w:val="•"/>
      <w:lvlJc w:val="left"/>
      <w:pPr>
        <w:ind w:left="6102" w:hanging="207"/>
      </w:pPr>
      <w:rPr>
        <w:rFonts w:hint="default"/>
        <w:lang w:val="pl-PL" w:eastAsia="en-US" w:bidi="ar-SA"/>
      </w:rPr>
    </w:lvl>
  </w:abstractNum>
  <w:abstractNum w:abstractNumId="206" w15:restartNumberingAfterBreak="0">
    <w:nsid w:val="6AF90F12"/>
    <w:multiLevelType w:val="hybridMultilevel"/>
    <w:tmpl w:val="B72A7AB4"/>
    <w:lvl w:ilvl="0" w:tplc="B2D29834">
      <w:start w:val="1"/>
      <w:numFmt w:val="decimal"/>
      <w:lvlText w:val="%1)"/>
      <w:lvlJc w:val="left"/>
      <w:pPr>
        <w:ind w:left="392" w:hanging="227"/>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1" w:tplc="AB846860">
      <w:numFmt w:val="bullet"/>
      <w:lvlText w:val="•"/>
      <w:lvlJc w:val="left"/>
      <w:pPr>
        <w:ind w:left="1118" w:hanging="227"/>
      </w:pPr>
      <w:rPr>
        <w:rFonts w:hint="default"/>
        <w:lang w:val="pl-PL" w:eastAsia="en-US" w:bidi="ar-SA"/>
      </w:rPr>
    </w:lvl>
    <w:lvl w:ilvl="2" w:tplc="8B6894B8">
      <w:numFmt w:val="bullet"/>
      <w:lvlText w:val="•"/>
      <w:lvlJc w:val="left"/>
      <w:pPr>
        <w:ind w:left="1837" w:hanging="227"/>
      </w:pPr>
      <w:rPr>
        <w:rFonts w:hint="default"/>
        <w:lang w:val="pl-PL" w:eastAsia="en-US" w:bidi="ar-SA"/>
      </w:rPr>
    </w:lvl>
    <w:lvl w:ilvl="3" w:tplc="CBF29438">
      <w:numFmt w:val="bullet"/>
      <w:lvlText w:val="•"/>
      <w:lvlJc w:val="left"/>
      <w:pPr>
        <w:ind w:left="2556" w:hanging="227"/>
      </w:pPr>
      <w:rPr>
        <w:rFonts w:hint="default"/>
        <w:lang w:val="pl-PL" w:eastAsia="en-US" w:bidi="ar-SA"/>
      </w:rPr>
    </w:lvl>
    <w:lvl w:ilvl="4" w:tplc="8F26443A">
      <w:numFmt w:val="bullet"/>
      <w:lvlText w:val="•"/>
      <w:lvlJc w:val="left"/>
      <w:pPr>
        <w:ind w:left="3275" w:hanging="227"/>
      </w:pPr>
      <w:rPr>
        <w:rFonts w:hint="default"/>
        <w:lang w:val="pl-PL" w:eastAsia="en-US" w:bidi="ar-SA"/>
      </w:rPr>
    </w:lvl>
    <w:lvl w:ilvl="5" w:tplc="CC2C496A">
      <w:numFmt w:val="bullet"/>
      <w:lvlText w:val="•"/>
      <w:lvlJc w:val="left"/>
      <w:pPr>
        <w:ind w:left="3993" w:hanging="227"/>
      </w:pPr>
      <w:rPr>
        <w:rFonts w:hint="default"/>
        <w:lang w:val="pl-PL" w:eastAsia="en-US" w:bidi="ar-SA"/>
      </w:rPr>
    </w:lvl>
    <w:lvl w:ilvl="6" w:tplc="EC4A98AC">
      <w:numFmt w:val="bullet"/>
      <w:lvlText w:val="•"/>
      <w:lvlJc w:val="left"/>
      <w:pPr>
        <w:ind w:left="4712" w:hanging="227"/>
      </w:pPr>
      <w:rPr>
        <w:rFonts w:hint="default"/>
        <w:lang w:val="pl-PL" w:eastAsia="en-US" w:bidi="ar-SA"/>
      </w:rPr>
    </w:lvl>
    <w:lvl w:ilvl="7" w:tplc="650AD184">
      <w:numFmt w:val="bullet"/>
      <w:lvlText w:val="•"/>
      <w:lvlJc w:val="left"/>
      <w:pPr>
        <w:ind w:left="5431" w:hanging="227"/>
      </w:pPr>
      <w:rPr>
        <w:rFonts w:hint="default"/>
        <w:lang w:val="pl-PL" w:eastAsia="en-US" w:bidi="ar-SA"/>
      </w:rPr>
    </w:lvl>
    <w:lvl w:ilvl="8" w:tplc="3E8033FE">
      <w:numFmt w:val="bullet"/>
      <w:lvlText w:val="•"/>
      <w:lvlJc w:val="left"/>
      <w:pPr>
        <w:ind w:left="6150" w:hanging="227"/>
      </w:pPr>
      <w:rPr>
        <w:rFonts w:hint="default"/>
        <w:lang w:val="pl-PL" w:eastAsia="en-US" w:bidi="ar-SA"/>
      </w:rPr>
    </w:lvl>
  </w:abstractNum>
  <w:abstractNum w:abstractNumId="207" w15:restartNumberingAfterBreak="0">
    <w:nsid w:val="6C62356A"/>
    <w:multiLevelType w:val="hybridMultilevel"/>
    <w:tmpl w:val="A234458A"/>
    <w:lvl w:ilvl="0" w:tplc="3B86E2A0">
      <w:start w:val="1"/>
      <w:numFmt w:val="decimal"/>
      <w:lvlText w:val="%1)"/>
      <w:lvlJc w:val="left"/>
      <w:pPr>
        <w:ind w:left="392" w:hanging="227"/>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1" w:tplc="C9E294E8">
      <w:start w:val="1"/>
      <w:numFmt w:val="lowerLetter"/>
      <w:lvlText w:val="%2)"/>
      <w:lvlJc w:val="left"/>
      <w:pPr>
        <w:ind w:left="619" w:hanging="227"/>
      </w:pPr>
      <w:rPr>
        <w:rFonts w:ascii="Times New Roman" w:eastAsia="Times New Roman" w:hAnsi="Times New Roman" w:cs="Times New Roman" w:hint="default"/>
        <w:b w:val="0"/>
        <w:bCs w:val="0"/>
        <w:i w:val="0"/>
        <w:iCs w:val="0"/>
        <w:color w:val="231F20"/>
        <w:spacing w:val="0"/>
        <w:w w:val="101"/>
        <w:sz w:val="19"/>
        <w:szCs w:val="19"/>
        <w:lang w:val="pl-PL" w:eastAsia="en-US" w:bidi="ar-SA"/>
      </w:rPr>
    </w:lvl>
    <w:lvl w:ilvl="2" w:tplc="369674DE">
      <w:numFmt w:val="bullet"/>
      <w:lvlText w:val="•"/>
      <w:lvlJc w:val="left"/>
      <w:pPr>
        <w:ind w:left="1394" w:hanging="227"/>
      </w:pPr>
      <w:rPr>
        <w:rFonts w:hint="default"/>
        <w:lang w:val="pl-PL" w:eastAsia="en-US" w:bidi="ar-SA"/>
      </w:rPr>
    </w:lvl>
    <w:lvl w:ilvl="3" w:tplc="FBCA26AC">
      <w:numFmt w:val="bullet"/>
      <w:lvlText w:val="•"/>
      <w:lvlJc w:val="left"/>
      <w:pPr>
        <w:ind w:left="2168" w:hanging="227"/>
      </w:pPr>
      <w:rPr>
        <w:rFonts w:hint="default"/>
        <w:lang w:val="pl-PL" w:eastAsia="en-US" w:bidi="ar-SA"/>
      </w:rPr>
    </w:lvl>
    <w:lvl w:ilvl="4" w:tplc="E2D22056">
      <w:numFmt w:val="bullet"/>
      <w:lvlText w:val="•"/>
      <w:lvlJc w:val="left"/>
      <w:pPr>
        <w:ind w:left="2942" w:hanging="227"/>
      </w:pPr>
      <w:rPr>
        <w:rFonts w:hint="default"/>
        <w:lang w:val="pl-PL" w:eastAsia="en-US" w:bidi="ar-SA"/>
      </w:rPr>
    </w:lvl>
    <w:lvl w:ilvl="5" w:tplc="E722BA42">
      <w:numFmt w:val="bullet"/>
      <w:lvlText w:val="•"/>
      <w:lvlJc w:val="left"/>
      <w:pPr>
        <w:ind w:left="3716" w:hanging="227"/>
      </w:pPr>
      <w:rPr>
        <w:rFonts w:hint="default"/>
        <w:lang w:val="pl-PL" w:eastAsia="en-US" w:bidi="ar-SA"/>
      </w:rPr>
    </w:lvl>
    <w:lvl w:ilvl="6" w:tplc="04D23622">
      <w:numFmt w:val="bullet"/>
      <w:lvlText w:val="•"/>
      <w:lvlJc w:val="left"/>
      <w:pPr>
        <w:ind w:left="4490" w:hanging="227"/>
      </w:pPr>
      <w:rPr>
        <w:rFonts w:hint="default"/>
        <w:lang w:val="pl-PL" w:eastAsia="en-US" w:bidi="ar-SA"/>
      </w:rPr>
    </w:lvl>
    <w:lvl w:ilvl="7" w:tplc="198EC340">
      <w:numFmt w:val="bullet"/>
      <w:lvlText w:val="•"/>
      <w:lvlJc w:val="left"/>
      <w:pPr>
        <w:ind w:left="5265" w:hanging="227"/>
      </w:pPr>
      <w:rPr>
        <w:rFonts w:hint="default"/>
        <w:lang w:val="pl-PL" w:eastAsia="en-US" w:bidi="ar-SA"/>
      </w:rPr>
    </w:lvl>
    <w:lvl w:ilvl="8" w:tplc="FF948EF0">
      <w:numFmt w:val="bullet"/>
      <w:lvlText w:val="•"/>
      <w:lvlJc w:val="left"/>
      <w:pPr>
        <w:ind w:left="6039" w:hanging="227"/>
      </w:pPr>
      <w:rPr>
        <w:rFonts w:hint="default"/>
        <w:lang w:val="pl-PL" w:eastAsia="en-US" w:bidi="ar-SA"/>
      </w:rPr>
    </w:lvl>
  </w:abstractNum>
  <w:abstractNum w:abstractNumId="208" w15:restartNumberingAfterBreak="0">
    <w:nsid w:val="6E347DAE"/>
    <w:multiLevelType w:val="hybridMultilevel"/>
    <w:tmpl w:val="9932A712"/>
    <w:lvl w:ilvl="0" w:tplc="F4840E0E">
      <w:start w:val="2"/>
      <w:numFmt w:val="decimal"/>
      <w:lvlText w:val="%1."/>
      <w:lvlJc w:val="left"/>
      <w:pPr>
        <w:ind w:left="52" w:hanging="178"/>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1" w:tplc="88F6E6CC">
      <w:numFmt w:val="bullet"/>
      <w:lvlText w:val="•"/>
      <w:lvlJc w:val="left"/>
      <w:pPr>
        <w:ind w:left="812" w:hanging="178"/>
      </w:pPr>
      <w:rPr>
        <w:rFonts w:hint="default"/>
        <w:lang w:val="pl-PL" w:eastAsia="en-US" w:bidi="ar-SA"/>
      </w:rPr>
    </w:lvl>
    <w:lvl w:ilvl="2" w:tplc="ABD0C0FC">
      <w:numFmt w:val="bullet"/>
      <w:lvlText w:val="•"/>
      <w:lvlJc w:val="left"/>
      <w:pPr>
        <w:ind w:left="1565" w:hanging="178"/>
      </w:pPr>
      <w:rPr>
        <w:rFonts w:hint="default"/>
        <w:lang w:val="pl-PL" w:eastAsia="en-US" w:bidi="ar-SA"/>
      </w:rPr>
    </w:lvl>
    <w:lvl w:ilvl="3" w:tplc="27C634A0">
      <w:numFmt w:val="bullet"/>
      <w:lvlText w:val="•"/>
      <w:lvlJc w:val="left"/>
      <w:pPr>
        <w:ind w:left="2318" w:hanging="178"/>
      </w:pPr>
      <w:rPr>
        <w:rFonts w:hint="default"/>
        <w:lang w:val="pl-PL" w:eastAsia="en-US" w:bidi="ar-SA"/>
      </w:rPr>
    </w:lvl>
    <w:lvl w:ilvl="4" w:tplc="24E27FF4">
      <w:numFmt w:val="bullet"/>
      <w:lvlText w:val="•"/>
      <w:lvlJc w:val="left"/>
      <w:pPr>
        <w:ind w:left="3071" w:hanging="178"/>
      </w:pPr>
      <w:rPr>
        <w:rFonts w:hint="default"/>
        <w:lang w:val="pl-PL" w:eastAsia="en-US" w:bidi="ar-SA"/>
      </w:rPr>
    </w:lvl>
    <w:lvl w:ilvl="5" w:tplc="1ED0976A">
      <w:numFmt w:val="bullet"/>
      <w:lvlText w:val="•"/>
      <w:lvlJc w:val="left"/>
      <w:pPr>
        <w:ind w:left="3823" w:hanging="178"/>
      </w:pPr>
      <w:rPr>
        <w:rFonts w:hint="default"/>
        <w:lang w:val="pl-PL" w:eastAsia="en-US" w:bidi="ar-SA"/>
      </w:rPr>
    </w:lvl>
    <w:lvl w:ilvl="6" w:tplc="2DBAC2B0">
      <w:numFmt w:val="bullet"/>
      <w:lvlText w:val="•"/>
      <w:lvlJc w:val="left"/>
      <w:pPr>
        <w:ind w:left="4576" w:hanging="178"/>
      </w:pPr>
      <w:rPr>
        <w:rFonts w:hint="default"/>
        <w:lang w:val="pl-PL" w:eastAsia="en-US" w:bidi="ar-SA"/>
      </w:rPr>
    </w:lvl>
    <w:lvl w:ilvl="7" w:tplc="7CDEEB52">
      <w:numFmt w:val="bullet"/>
      <w:lvlText w:val="•"/>
      <w:lvlJc w:val="left"/>
      <w:pPr>
        <w:ind w:left="5329" w:hanging="178"/>
      </w:pPr>
      <w:rPr>
        <w:rFonts w:hint="default"/>
        <w:lang w:val="pl-PL" w:eastAsia="en-US" w:bidi="ar-SA"/>
      </w:rPr>
    </w:lvl>
    <w:lvl w:ilvl="8" w:tplc="4746BA22">
      <w:numFmt w:val="bullet"/>
      <w:lvlText w:val="•"/>
      <w:lvlJc w:val="left"/>
      <w:pPr>
        <w:ind w:left="6082" w:hanging="178"/>
      </w:pPr>
      <w:rPr>
        <w:rFonts w:hint="default"/>
        <w:lang w:val="pl-PL" w:eastAsia="en-US" w:bidi="ar-SA"/>
      </w:rPr>
    </w:lvl>
  </w:abstractNum>
  <w:abstractNum w:abstractNumId="209" w15:restartNumberingAfterBreak="0">
    <w:nsid w:val="6E614211"/>
    <w:multiLevelType w:val="hybridMultilevel"/>
    <w:tmpl w:val="7D8A8B9E"/>
    <w:lvl w:ilvl="0" w:tplc="AFBE8948">
      <w:start w:val="1"/>
      <w:numFmt w:val="decimal"/>
      <w:lvlText w:val="%1."/>
      <w:lvlJc w:val="left"/>
      <w:pPr>
        <w:ind w:left="165" w:hanging="243"/>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2C8C6A40">
      <w:numFmt w:val="bullet"/>
      <w:lvlText w:val="•"/>
      <w:lvlJc w:val="left"/>
      <w:pPr>
        <w:ind w:left="902" w:hanging="243"/>
      </w:pPr>
      <w:rPr>
        <w:rFonts w:hint="default"/>
        <w:lang w:val="pl-PL" w:eastAsia="en-US" w:bidi="ar-SA"/>
      </w:rPr>
    </w:lvl>
    <w:lvl w:ilvl="2" w:tplc="908E3450">
      <w:numFmt w:val="bullet"/>
      <w:lvlText w:val="•"/>
      <w:lvlJc w:val="left"/>
      <w:pPr>
        <w:ind w:left="1645" w:hanging="243"/>
      </w:pPr>
      <w:rPr>
        <w:rFonts w:hint="default"/>
        <w:lang w:val="pl-PL" w:eastAsia="en-US" w:bidi="ar-SA"/>
      </w:rPr>
    </w:lvl>
    <w:lvl w:ilvl="3" w:tplc="5C00DCC6">
      <w:numFmt w:val="bullet"/>
      <w:lvlText w:val="•"/>
      <w:lvlJc w:val="left"/>
      <w:pPr>
        <w:ind w:left="2388" w:hanging="243"/>
      </w:pPr>
      <w:rPr>
        <w:rFonts w:hint="default"/>
        <w:lang w:val="pl-PL" w:eastAsia="en-US" w:bidi="ar-SA"/>
      </w:rPr>
    </w:lvl>
    <w:lvl w:ilvl="4" w:tplc="1E726786">
      <w:numFmt w:val="bullet"/>
      <w:lvlText w:val="•"/>
      <w:lvlJc w:val="left"/>
      <w:pPr>
        <w:ind w:left="3131" w:hanging="243"/>
      </w:pPr>
      <w:rPr>
        <w:rFonts w:hint="default"/>
        <w:lang w:val="pl-PL" w:eastAsia="en-US" w:bidi="ar-SA"/>
      </w:rPr>
    </w:lvl>
    <w:lvl w:ilvl="5" w:tplc="00D68A7E">
      <w:numFmt w:val="bullet"/>
      <w:lvlText w:val="•"/>
      <w:lvlJc w:val="left"/>
      <w:pPr>
        <w:ind w:left="3873" w:hanging="243"/>
      </w:pPr>
      <w:rPr>
        <w:rFonts w:hint="default"/>
        <w:lang w:val="pl-PL" w:eastAsia="en-US" w:bidi="ar-SA"/>
      </w:rPr>
    </w:lvl>
    <w:lvl w:ilvl="6" w:tplc="7B32BD94">
      <w:numFmt w:val="bullet"/>
      <w:lvlText w:val="•"/>
      <w:lvlJc w:val="left"/>
      <w:pPr>
        <w:ind w:left="4616" w:hanging="243"/>
      </w:pPr>
      <w:rPr>
        <w:rFonts w:hint="default"/>
        <w:lang w:val="pl-PL" w:eastAsia="en-US" w:bidi="ar-SA"/>
      </w:rPr>
    </w:lvl>
    <w:lvl w:ilvl="7" w:tplc="8F985360">
      <w:numFmt w:val="bullet"/>
      <w:lvlText w:val="•"/>
      <w:lvlJc w:val="left"/>
      <w:pPr>
        <w:ind w:left="5359" w:hanging="243"/>
      </w:pPr>
      <w:rPr>
        <w:rFonts w:hint="default"/>
        <w:lang w:val="pl-PL" w:eastAsia="en-US" w:bidi="ar-SA"/>
      </w:rPr>
    </w:lvl>
    <w:lvl w:ilvl="8" w:tplc="EA8A63B8">
      <w:numFmt w:val="bullet"/>
      <w:lvlText w:val="•"/>
      <w:lvlJc w:val="left"/>
      <w:pPr>
        <w:ind w:left="6102" w:hanging="243"/>
      </w:pPr>
      <w:rPr>
        <w:rFonts w:hint="default"/>
        <w:lang w:val="pl-PL" w:eastAsia="en-US" w:bidi="ar-SA"/>
      </w:rPr>
    </w:lvl>
  </w:abstractNum>
  <w:abstractNum w:abstractNumId="210" w15:restartNumberingAfterBreak="0">
    <w:nsid w:val="6E964A5F"/>
    <w:multiLevelType w:val="hybridMultilevel"/>
    <w:tmpl w:val="E3F4AA64"/>
    <w:lvl w:ilvl="0" w:tplc="4862420E">
      <w:start w:val="1"/>
      <w:numFmt w:val="decimal"/>
      <w:lvlText w:val="%1."/>
      <w:lvlJc w:val="left"/>
      <w:pPr>
        <w:ind w:left="52" w:hanging="213"/>
      </w:pPr>
      <w:rPr>
        <w:rFonts w:ascii="Times New Roman" w:eastAsia="Times New Roman" w:hAnsi="Times New Roman" w:cs="Times New Roman" w:hint="default"/>
        <w:b/>
        <w:bCs/>
        <w:i w:val="0"/>
        <w:iCs w:val="0"/>
        <w:color w:val="231F20"/>
        <w:spacing w:val="-1"/>
        <w:w w:val="100"/>
        <w:sz w:val="21"/>
        <w:szCs w:val="21"/>
        <w:lang w:val="pl-PL" w:eastAsia="en-US" w:bidi="ar-SA"/>
      </w:rPr>
    </w:lvl>
    <w:lvl w:ilvl="1" w:tplc="671060C2">
      <w:start w:val="1"/>
      <w:numFmt w:val="decimal"/>
      <w:lvlText w:val="%2."/>
      <w:lvlJc w:val="left"/>
      <w:pPr>
        <w:ind w:left="52" w:hanging="215"/>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2" w:tplc="5958DD2E">
      <w:numFmt w:val="bullet"/>
      <w:lvlText w:val="•"/>
      <w:lvlJc w:val="left"/>
      <w:pPr>
        <w:ind w:left="1565" w:hanging="215"/>
      </w:pPr>
      <w:rPr>
        <w:rFonts w:hint="default"/>
        <w:lang w:val="pl-PL" w:eastAsia="en-US" w:bidi="ar-SA"/>
      </w:rPr>
    </w:lvl>
    <w:lvl w:ilvl="3" w:tplc="BE8A5D68">
      <w:numFmt w:val="bullet"/>
      <w:lvlText w:val="•"/>
      <w:lvlJc w:val="left"/>
      <w:pPr>
        <w:ind w:left="2318" w:hanging="215"/>
      </w:pPr>
      <w:rPr>
        <w:rFonts w:hint="default"/>
        <w:lang w:val="pl-PL" w:eastAsia="en-US" w:bidi="ar-SA"/>
      </w:rPr>
    </w:lvl>
    <w:lvl w:ilvl="4" w:tplc="D1621620">
      <w:numFmt w:val="bullet"/>
      <w:lvlText w:val="•"/>
      <w:lvlJc w:val="left"/>
      <w:pPr>
        <w:ind w:left="3071" w:hanging="215"/>
      </w:pPr>
      <w:rPr>
        <w:rFonts w:hint="default"/>
        <w:lang w:val="pl-PL" w:eastAsia="en-US" w:bidi="ar-SA"/>
      </w:rPr>
    </w:lvl>
    <w:lvl w:ilvl="5" w:tplc="41F6EC8C">
      <w:numFmt w:val="bullet"/>
      <w:lvlText w:val="•"/>
      <w:lvlJc w:val="left"/>
      <w:pPr>
        <w:ind w:left="3823" w:hanging="215"/>
      </w:pPr>
      <w:rPr>
        <w:rFonts w:hint="default"/>
        <w:lang w:val="pl-PL" w:eastAsia="en-US" w:bidi="ar-SA"/>
      </w:rPr>
    </w:lvl>
    <w:lvl w:ilvl="6" w:tplc="7E90EB32">
      <w:numFmt w:val="bullet"/>
      <w:lvlText w:val="•"/>
      <w:lvlJc w:val="left"/>
      <w:pPr>
        <w:ind w:left="4576" w:hanging="215"/>
      </w:pPr>
      <w:rPr>
        <w:rFonts w:hint="default"/>
        <w:lang w:val="pl-PL" w:eastAsia="en-US" w:bidi="ar-SA"/>
      </w:rPr>
    </w:lvl>
    <w:lvl w:ilvl="7" w:tplc="8BC6C78C">
      <w:numFmt w:val="bullet"/>
      <w:lvlText w:val="•"/>
      <w:lvlJc w:val="left"/>
      <w:pPr>
        <w:ind w:left="5329" w:hanging="215"/>
      </w:pPr>
      <w:rPr>
        <w:rFonts w:hint="default"/>
        <w:lang w:val="pl-PL" w:eastAsia="en-US" w:bidi="ar-SA"/>
      </w:rPr>
    </w:lvl>
    <w:lvl w:ilvl="8" w:tplc="C52E1B72">
      <w:numFmt w:val="bullet"/>
      <w:lvlText w:val="•"/>
      <w:lvlJc w:val="left"/>
      <w:pPr>
        <w:ind w:left="6082" w:hanging="215"/>
      </w:pPr>
      <w:rPr>
        <w:rFonts w:hint="default"/>
        <w:lang w:val="pl-PL" w:eastAsia="en-US" w:bidi="ar-SA"/>
      </w:rPr>
    </w:lvl>
  </w:abstractNum>
  <w:abstractNum w:abstractNumId="211" w15:restartNumberingAfterBreak="0">
    <w:nsid w:val="6ECE2313"/>
    <w:multiLevelType w:val="hybridMultilevel"/>
    <w:tmpl w:val="7A6295A6"/>
    <w:lvl w:ilvl="0" w:tplc="76E0DC6E">
      <w:start w:val="1"/>
      <w:numFmt w:val="decimal"/>
      <w:lvlText w:val="%1)"/>
      <w:lvlJc w:val="left"/>
      <w:pPr>
        <w:ind w:left="279" w:hanging="227"/>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1" w:tplc="F5903464">
      <w:start w:val="1"/>
      <w:numFmt w:val="lowerLetter"/>
      <w:lvlText w:val="%2)"/>
      <w:lvlJc w:val="left"/>
      <w:pPr>
        <w:ind w:left="505" w:hanging="227"/>
      </w:pPr>
      <w:rPr>
        <w:rFonts w:ascii="Times New Roman" w:eastAsia="Times New Roman" w:hAnsi="Times New Roman" w:cs="Times New Roman" w:hint="default"/>
        <w:b w:val="0"/>
        <w:bCs w:val="0"/>
        <w:i w:val="0"/>
        <w:iCs w:val="0"/>
        <w:color w:val="231F20"/>
        <w:spacing w:val="0"/>
        <w:w w:val="101"/>
        <w:sz w:val="19"/>
        <w:szCs w:val="19"/>
        <w:lang w:val="pl-PL" w:eastAsia="en-US" w:bidi="ar-SA"/>
      </w:rPr>
    </w:lvl>
    <w:lvl w:ilvl="2" w:tplc="44C6B288">
      <w:numFmt w:val="bullet"/>
      <w:lvlText w:val="•"/>
      <w:lvlJc w:val="left"/>
      <w:pPr>
        <w:ind w:left="1287" w:hanging="227"/>
      </w:pPr>
      <w:rPr>
        <w:rFonts w:hint="default"/>
        <w:lang w:val="pl-PL" w:eastAsia="en-US" w:bidi="ar-SA"/>
      </w:rPr>
    </w:lvl>
    <w:lvl w:ilvl="3" w:tplc="840E8150">
      <w:numFmt w:val="bullet"/>
      <w:lvlText w:val="•"/>
      <w:lvlJc w:val="left"/>
      <w:pPr>
        <w:ind w:left="2075" w:hanging="227"/>
      </w:pPr>
      <w:rPr>
        <w:rFonts w:hint="default"/>
        <w:lang w:val="pl-PL" w:eastAsia="en-US" w:bidi="ar-SA"/>
      </w:rPr>
    </w:lvl>
    <w:lvl w:ilvl="4" w:tplc="7E6A231C">
      <w:numFmt w:val="bullet"/>
      <w:lvlText w:val="•"/>
      <w:lvlJc w:val="left"/>
      <w:pPr>
        <w:ind w:left="2862" w:hanging="227"/>
      </w:pPr>
      <w:rPr>
        <w:rFonts w:hint="default"/>
        <w:lang w:val="pl-PL" w:eastAsia="en-US" w:bidi="ar-SA"/>
      </w:rPr>
    </w:lvl>
    <w:lvl w:ilvl="5" w:tplc="5EA20594">
      <w:numFmt w:val="bullet"/>
      <w:lvlText w:val="•"/>
      <w:lvlJc w:val="left"/>
      <w:pPr>
        <w:ind w:left="3650" w:hanging="227"/>
      </w:pPr>
      <w:rPr>
        <w:rFonts w:hint="default"/>
        <w:lang w:val="pl-PL" w:eastAsia="en-US" w:bidi="ar-SA"/>
      </w:rPr>
    </w:lvl>
    <w:lvl w:ilvl="6" w:tplc="4D96CD68">
      <w:numFmt w:val="bullet"/>
      <w:lvlText w:val="•"/>
      <w:lvlJc w:val="left"/>
      <w:pPr>
        <w:ind w:left="4437" w:hanging="227"/>
      </w:pPr>
      <w:rPr>
        <w:rFonts w:hint="default"/>
        <w:lang w:val="pl-PL" w:eastAsia="en-US" w:bidi="ar-SA"/>
      </w:rPr>
    </w:lvl>
    <w:lvl w:ilvl="7" w:tplc="A56458AE">
      <w:numFmt w:val="bullet"/>
      <w:lvlText w:val="•"/>
      <w:lvlJc w:val="left"/>
      <w:pPr>
        <w:ind w:left="5225" w:hanging="227"/>
      </w:pPr>
      <w:rPr>
        <w:rFonts w:hint="default"/>
        <w:lang w:val="pl-PL" w:eastAsia="en-US" w:bidi="ar-SA"/>
      </w:rPr>
    </w:lvl>
    <w:lvl w:ilvl="8" w:tplc="93606A0C">
      <w:numFmt w:val="bullet"/>
      <w:lvlText w:val="•"/>
      <w:lvlJc w:val="left"/>
      <w:pPr>
        <w:ind w:left="6012" w:hanging="227"/>
      </w:pPr>
      <w:rPr>
        <w:rFonts w:hint="default"/>
        <w:lang w:val="pl-PL" w:eastAsia="en-US" w:bidi="ar-SA"/>
      </w:rPr>
    </w:lvl>
  </w:abstractNum>
  <w:abstractNum w:abstractNumId="212" w15:restartNumberingAfterBreak="0">
    <w:nsid w:val="6EE81076"/>
    <w:multiLevelType w:val="hybridMultilevel"/>
    <w:tmpl w:val="802A5554"/>
    <w:lvl w:ilvl="0" w:tplc="D3F2778A">
      <w:start w:val="1"/>
      <w:numFmt w:val="decimal"/>
      <w:lvlText w:val="%1)"/>
      <w:lvlJc w:val="left"/>
      <w:pPr>
        <w:ind w:left="278" w:hanging="227"/>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1" w:tplc="8D322FB4">
      <w:start w:val="1"/>
      <w:numFmt w:val="decimal"/>
      <w:lvlText w:val="%2)"/>
      <w:lvlJc w:val="left"/>
      <w:pPr>
        <w:ind w:left="392" w:hanging="227"/>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2" w:tplc="8DFEC65A">
      <w:numFmt w:val="bullet"/>
      <w:lvlText w:val="•"/>
      <w:lvlJc w:val="left"/>
      <w:pPr>
        <w:ind w:left="1198" w:hanging="227"/>
      </w:pPr>
      <w:rPr>
        <w:rFonts w:hint="default"/>
        <w:lang w:val="pl-PL" w:eastAsia="en-US" w:bidi="ar-SA"/>
      </w:rPr>
    </w:lvl>
    <w:lvl w:ilvl="3" w:tplc="ED4E8D4C">
      <w:numFmt w:val="bullet"/>
      <w:lvlText w:val="•"/>
      <w:lvlJc w:val="left"/>
      <w:pPr>
        <w:ind w:left="1997" w:hanging="227"/>
      </w:pPr>
      <w:rPr>
        <w:rFonts w:hint="default"/>
        <w:lang w:val="pl-PL" w:eastAsia="en-US" w:bidi="ar-SA"/>
      </w:rPr>
    </w:lvl>
    <w:lvl w:ilvl="4" w:tplc="45BEFBBE">
      <w:numFmt w:val="bullet"/>
      <w:lvlText w:val="•"/>
      <w:lvlJc w:val="left"/>
      <w:pPr>
        <w:ind w:left="2795" w:hanging="227"/>
      </w:pPr>
      <w:rPr>
        <w:rFonts w:hint="default"/>
        <w:lang w:val="pl-PL" w:eastAsia="en-US" w:bidi="ar-SA"/>
      </w:rPr>
    </w:lvl>
    <w:lvl w:ilvl="5" w:tplc="3B767F88">
      <w:numFmt w:val="bullet"/>
      <w:lvlText w:val="•"/>
      <w:lvlJc w:val="left"/>
      <w:pPr>
        <w:ind w:left="3594" w:hanging="227"/>
      </w:pPr>
      <w:rPr>
        <w:rFonts w:hint="default"/>
        <w:lang w:val="pl-PL" w:eastAsia="en-US" w:bidi="ar-SA"/>
      </w:rPr>
    </w:lvl>
    <w:lvl w:ilvl="6" w:tplc="27380052">
      <w:numFmt w:val="bullet"/>
      <w:lvlText w:val="•"/>
      <w:lvlJc w:val="left"/>
      <w:pPr>
        <w:ind w:left="4393" w:hanging="227"/>
      </w:pPr>
      <w:rPr>
        <w:rFonts w:hint="default"/>
        <w:lang w:val="pl-PL" w:eastAsia="en-US" w:bidi="ar-SA"/>
      </w:rPr>
    </w:lvl>
    <w:lvl w:ilvl="7" w:tplc="A18874CE">
      <w:numFmt w:val="bullet"/>
      <w:lvlText w:val="•"/>
      <w:lvlJc w:val="left"/>
      <w:pPr>
        <w:ind w:left="5191" w:hanging="227"/>
      </w:pPr>
      <w:rPr>
        <w:rFonts w:hint="default"/>
        <w:lang w:val="pl-PL" w:eastAsia="en-US" w:bidi="ar-SA"/>
      </w:rPr>
    </w:lvl>
    <w:lvl w:ilvl="8" w:tplc="A7141F82">
      <w:numFmt w:val="bullet"/>
      <w:lvlText w:val="•"/>
      <w:lvlJc w:val="left"/>
      <w:pPr>
        <w:ind w:left="5990" w:hanging="227"/>
      </w:pPr>
      <w:rPr>
        <w:rFonts w:hint="default"/>
        <w:lang w:val="pl-PL" w:eastAsia="en-US" w:bidi="ar-SA"/>
      </w:rPr>
    </w:lvl>
  </w:abstractNum>
  <w:abstractNum w:abstractNumId="213" w15:restartNumberingAfterBreak="0">
    <w:nsid w:val="6F1558AD"/>
    <w:multiLevelType w:val="hybridMultilevel"/>
    <w:tmpl w:val="6A6E90D0"/>
    <w:lvl w:ilvl="0" w:tplc="0B229700">
      <w:start w:val="1"/>
      <w:numFmt w:val="decimal"/>
      <w:lvlText w:val="%1."/>
      <w:lvlJc w:val="left"/>
      <w:pPr>
        <w:ind w:left="52" w:hanging="231"/>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796EE9E0">
      <w:numFmt w:val="bullet"/>
      <w:lvlText w:val="•"/>
      <w:lvlJc w:val="left"/>
      <w:pPr>
        <w:ind w:left="812" w:hanging="231"/>
      </w:pPr>
      <w:rPr>
        <w:rFonts w:hint="default"/>
        <w:lang w:val="pl-PL" w:eastAsia="en-US" w:bidi="ar-SA"/>
      </w:rPr>
    </w:lvl>
    <w:lvl w:ilvl="2" w:tplc="D9483B28">
      <w:numFmt w:val="bullet"/>
      <w:lvlText w:val="•"/>
      <w:lvlJc w:val="left"/>
      <w:pPr>
        <w:ind w:left="1565" w:hanging="231"/>
      </w:pPr>
      <w:rPr>
        <w:rFonts w:hint="default"/>
        <w:lang w:val="pl-PL" w:eastAsia="en-US" w:bidi="ar-SA"/>
      </w:rPr>
    </w:lvl>
    <w:lvl w:ilvl="3" w:tplc="C1184F0C">
      <w:numFmt w:val="bullet"/>
      <w:lvlText w:val="•"/>
      <w:lvlJc w:val="left"/>
      <w:pPr>
        <w:ind w:left="2318" w:hanging="231"/>
      </w:pPr>
      <w:rPr>
        <w:rFonts w:hint="default"/>
        <w:lang w:val="pl-PL" w:eastAsia="en-US" w:bidi="ar-SA"/>
      </w:rPr>
    </w:lvl>
    <w:lvl w:ilvl="4" w:tplc="E780AF28">
      <w:numFmt w:val="bullet"/>
      <w:lvlText w:val="•"/>
      <w:lvlJc w:val="left"/>
      <w:pPr>
        <w:ind w:left="3071" w:hanging="231"/>
      </w:pPr>
      <w:rPr>
        <w:rFonts w:hint="default"/>
        <w:lang w:val="pl-PL" w:eastAsia="en-US" w:bidi="ar-SA"/>
      </w:rPr>
    </w:lvl>
    <w:lvl w:ilvl="5" w:tplc="24B6A308">
      <w:numFmt w:val="bullet"/>
      <w:lvlText w:val="•"/>
      <w:lvlJc w:val="left"/>
      <w:pPr>
        <w:ind w:left="3823" w:hanging="231"/>
      </w:pPr>
      <w:rPr>
        <w:rFonts w:hint="default"/>
        <w:lang w:val="pl-PL" w:eastAsia="en-US" w:bidi="ar-SA"/>
      </w:rPr>
    </w:lvl>
    <w:lvl w:ilvl="6" w:tplc="FAA2C234">
      <w:numFmt w:val="bullet"/>
      <w:lvlText w:val="•"/>
      <w:lvlJc w:val="left"/>
      <w:pPr>
        <w:ind w:left="4576" w:hanging="231"/>
      </w:pPr>
      <w:rPr>
        <w:rFonts w:hint="default"/>
        <w:lang w:val="pl-PL" w:eastAsia="en-US" w:bidi="ar-SA"/>
      </w:rPr>
    </w:lvl>
    <w:lvl w:ilvl="7" w:tplc="FF48203A">
      <w:numFmt w:val="bullet"/>
      <w:lvlText w:val="•"/>
      <w:lvlJc w:val="left"/>
      <w:pPr>
        <w:ind w:left="5329" w:hanging="231"/>
      </w:pPr>
      <w:rPr>
        <w:rFonts w:hint="default"/>
        <w:lang w:val="pl-PL" w:eastAsia="en-US" w:bidi="ar-SA"/>
      </w:rPr>
    </w:lvl>
    <w:lvl w:ilvl="8" w:tplc="AF48F822">
      <w:numFmt w:val="bullet"/>
      <w:lvlText w:val="•"/>
      <w:lvlJc w:val="left"/>
      <w:pPr>
        <w:ind w:left="6082" w:hanging="231"/>
      </w:pPr>
      <w:rPr>
        <w:rFonts w:hint="default"/>
        <w:lang w:val="pl-PL" w:eastAsia="en-US" w:bidi="ar-SA"/>
      </w:rPr>
    </w:lvl>
  </w:abstractNum>
  <w:abstractNum w:abstractNumId="214" w15:restartNumberingAfterBreak="0">
    <w:nsid w:val="6F8754AC"/>
    <w:multiLevelType w:val="hybridMultilevel"/>
    <w:tmpl w:val="48789072"/>
    <w:lvl w:ilvl="0" w:tplc="093E11E6">
      <w:start w:val="1"/>
      <w:numFmt w:val="decimal"/>
      <w:lvlText w:val="%1."/>
      <w:lvlJc w:val="left"/>
      <w:pPr>
        <w:ind w:left="165" w:hanging="199"/>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1" w:tplc="2AA8BBD4">
      <w:numFmt w:val="bullet"/>
      <w:lvlText w:val="•"/>
      <w:lvlJc w:val="left"/>
      <w:pPr>
        <w:ind w:left="902" w:hanging="199"/>
      </w:pPr>
      <w:rPr>
        <w:rFonts w:hint="default"/>
        <w:lang w:val="pl-PL" w:eastAsia="en-US" w:bidi="ar-SA"/>
      </w:rPr>
    </w:lvl>
    <w:lvl w:ilvl="2" w:tplc="564C3A82">
      <w:numFmt w:val="bullet"/>
      <w:lvlText w:val="•"/>
      <w:lvlJc w:val="left"/>
      <w:pPr>
        <w:ind w:left="1645" w:hanging="199"/>
      </w:pPr>
      <w:rPr>
        <w:rFonts w:hint="default"/>
        <w:lang w:val="pl-PL" w:eastAsia="en-US" w:bidi="ar-SA"/>
      </w:rPr>
    </w:lvl>
    <w:lvl w:ilvl="3" w:tplc="FF68CAE6">
      <w:numFmt w:val="bullet"/>
      <w:lvlText w:val="•"/>
      <w:lvlJc w:val="left"/>
      <w:pPr>
        <w:ind w:left="2388" w:hanging="199"/>
      </w:pPr>
      <w:rPr>
        <w:rFonts w:hint="default"/>
        <w:lang w:val="pl-PL" w:eastAsia="en-US" w:bidi="ar-SA"/>
      </w:rPr>
    </w:lvl>
    <w:lvl w:ilvl="4" w:tplc="8D624F98">
      <w:numFmt w:val="bullet"/>
      <w:lvlText w:val="•"/>
      <w:lvlJc w:val="left"/>
      <w:pPr>
        <w:ind w:left="3131" w:hanging="199"/>
      </w:pPr>
      <w:rPr>
        <w:rFonts w:hint="default"/>
        <w:lang w:val="pl-PL" w:eastAsia="en-US" w:bidi="ar-SA"/>
      </w:rPr>
    </w:lvl>
    <w:lvl w:ilvl="5" w:tplc="DC1245CA">
      <w:numFmt w:val="bullet"/>
      <w:lvlText w:val="•"/>
      <w:lvlJc w:val="left"/>
      <w:pPr>
        <w:ind w:left="3873" w:hanging="199"/>
      </w:pPr>
      <w:rPr>
        <w:rFonts w:hint="default"/>
        <w:lang w:val="pl-PL" w:eastAsia="en-US" w:bidi="ar-SA"/>
      </w:rPr>
    </w:lvl>
    <w:lvl w:ilvl="6" w:tplc="C588A458">
      <w:numFmt w:val="bullet"/>
      <w:lvlText w:val="•"/>
      <w:lvlJc w:val="left"/>
      <w:pPr>
        <w:ind w:left="4616" w:hanging="199"/>
      </w:pPr>
      <w:rPr>
        <w:rFonts w:hint="default"/>
        <w:lang w:val="pl-PL" w:eastAsia="en-US" w:bidi="ar-SA"/>
      </w:rPr>
    </w:lvl>
    <w:lvl w:ilvl="7" w:tplc="7586022A">
      <w:numFmt w:val="bullet"/>
      <w:lvlText w:val="•"/>
      <w:lvlJc w:val="left"/>
      <w:pPr>
        <w:ind w:left="5359" w:hanging="199"/>
      </w:pPr>
      <w:rPr>
        <w:rFonts w:hint="default"/>
        <w:lang w:val="pl-PL" w:eastAsia="en-US" w:bidi="ar-SA"/>
      </w:rPr>
    </w:lvl>
    <w:lvl w:ilvl="8" w:tplc="851E39CC">
      <w:numFmt w:val="bullet"/>
      <w:lvlText w:val="•"/>
      <w:lvlJc w:val="left"/>
      <w:pPr>
        <w:ind w:left="6102" w:hanging="199"/>
      </w:pPr>
      <w:rPr>
        <w:rFonts w:hint="default"/>
        <w:lang w:val="pl-PL" w:eastAsia="en-US" w:bidi="ar-SA"/>
      </w:rPr>
    </w:lvl>
  </w:abstractNum>
  <w:abstractNum w:abstractNumId="215" w15:restartNumberingAfterBreak="0">
    <w:nsid w:val="6F8C20AA"/>
    <w:multiLevelType w:val="hybridMultilevel"/>
    <w:tmpl w:val="8D1C05AE"/>
    <w:lvl w:ilvl="0" w:tplc="4CBEA066">
      <w:start w:val="1"/>
      <w:numFmt w:val="decimal"/>
      <w:lvlText w:val="%1)"/>
      <w:lvlJc w:val="left"/>
      <w:pPr>
        <w:ind w:left="392" w:hanging="227"/>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1" w:tplc="D09ED190">
      <w:start w:val="1"/>
      <w:numFmt w:val="decimal"/>
      <w:lvlText w:val="%2."/>
      <w:lvlJc w:val="left"/>
      <w:pPr>
        <w:ind w:left="165" w:hanging="179"/>
        <w:jc w:val="right"/>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2" w:tplc="F8441220">
      <w:numFmt w:val="bullet"/>
      <w:lvlText w:val="•"/>
      <w:lvlJc w:val="left"/>
      <w:pPr>
        <w:ind w:left="1198" w:hanging="179"/>
      </w:pPr>
      <w:rPr>
        <w:rFonts w:hint="default"/>
        <w:lang w:val="pl-PL" w:eastAsia="en-US" w:bidi="ar-SA"/>
      </w:rPr>
    </w:lvl>
    <w:lvl w:ilvl="3" w:tplc="9A0C29F4">
      <w:numFmt w:val="bullet"/>
      <w:lvlText w:val="•"/>
      <w:lvlJc w:val="left"/>
      <w:pPr>
        <w:ind w:left="1997" w:hanging="179"/>
      </w:pPr>
      <w:rPr>
        <w:rFonts w:hint="default"/>
        <w:lang w:val="pl-PL" w:eastAsia="en-US" w:bidi="ar-SA"/>
      </w:rPr>
    </w:lvl>
    <w:lvl w:ilvl="4" w:tplc="DE609BB6">
      <w:numFmt w:val="bullet"/>
      <w:lvlText w:val="•"/>
      <w:lvlJc w:val="left"/>
      <w:pPr>
        <w:ind w:left="2795" w:hanging="179"/>
      </w:pPr>
      <w:rPr>
        <w:rFonts w:hint="default"/>
        <w:lang w:val="pl-PL" w:eastAsia="en-US" w:bidi="ar-SA"/>
      </w:rPr>
    </w:lvl>
    <w:lvl w:ilvl="5" w:tplc="1FB0012E">
      <w:numFmt w:val="bullet"/>
      <w:lvlText w:val="•"/>
      <w:lvlJc w:val="left"/>
      <w:pPr>
        <w:ind w:left="3594" w:hanging="179"/>
      </w:pPr>
      <w:rPr>
        <w:rFonts w:hint="default"/>
        <w:lang w:val="pl-PL" w:eastAsia="en-US" w:bidi="ar-SA"/>
      </w:rPr>
    </w:lvl>
    <w:lvl w:ilvl="6" w:tplc="B13A968A">
      <w:numFmt w:val="bullet"/>
      <w:lvlText w:val="•"/>
      <w:lvlJc w:val="left"/>
      <w:pPr>
        <w:ind w:left="4393" w:hanging="179"/>
      </w:pPr>
      <w:rPr>
        <w:rFonts w:hint="default"/>
        <w:lang w:val="pl-PL" w:eastAsia="en-US" w:bidi="ar-SA"/>
      </w:rPr>
    </w:lvl>
    <w:lvl w:ilvl="7" w:tplc="C6C29790">
      <w:numFmt w:val="bullet"/>
      <w:lvlText w:val="•"/>
      <w:lvlJc w:val="left"/>
      <w:pPr>
        <w:ind w:left="5191" w:hanging="179"/>
      </w:pPr>
      <w:rPr>
        <w:rFonts w:hint="default"/>
        <w:lang w:val="pl-PL" w:eastAsia="en-US" w:bidi="ar-SA"/>
      </w:rPr>
    </w:lvl>
    <w:lvl w:ilvl="8" w:tplc="EC52AFDE">
      <w:numFmt w:val="bullet"/>
      <w:lvlText w:val="•"/>
      <w:lvlJc w:val="left"/>
      <w:pPr>
        <w:ind w:left="5990" w:hanging="179"/>
      </w:pPr>
      <w:rPr>
        <w:rFonts w:hint="default"/>
        <w:lang w:val="pl-PL" w:eastAsia="en-US" w:bidi="ar-SA"/>
      </w:rPr>
    </w:lvl>
  </w:abstractNum>
  <w:abstractNum w:abstractNumId="216" w15:restartNumberingAfterBreak="0">
    <w:nsid w:val="6F9A4573"/>
    <w:multiLevelType w:val="hybridMultilevel"/>
    <w:tmpl w:val="053058E6"/>
    <w:lvl w:ilvl="0" w:tplc="C1A6A932">
      <w:start w:val="1"/>
      <w:numFmt w:val="decimal"/>
      <w:lvlText w:val="%1."/>
      <w:lvlJc w:val="left"/>
      <w:pPr>
        <w:ind w:left="165" w:hanging="246"/>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9112E8FA">
      <w:numFmt w:val="bullet"/>
      <w:lvlText w:val="•"/>
      <w:lvlJc w:val="left"/>
      <w:pPr>
        <w:ind w:left="902" w:hanging="246"/>
      </w:pPr>
      <w:rPr>
        <w:rFonts w:hint="default"/>
        <w:lang w:val="pl-PL" w:eastAsia="en-US" w:bidi="ar-SA"/>
      </w:rPr>
    </w:lvl>
    <w:lvl w:ilvl="2" w:tplc="52E47C02">
      <w:numFmt w:val="bullet"/>
      <w:lvlText w:val="•"/>
      <w:lvlJc w:val="left"/>
      <w:pPr>
        <w:ind w:left="1645" w:hanging="246"/>
      </w:pPr>
      <w:rPr>
        <w:rFonts w:hint="default"/>
        <w:lang w:val="pl-PL" w:eastAsia="en-US" w:bidi="ar-SA"/>
      </w:rPr>
    </w:lvl>
    <w:lvl w:ilvl="3" w:tplc="D346B61A">
      <w:numFmt w:val="bullet"/>
      <w:lvlText w:val="•"/>
      <w:lvlJc w:val="left"/>
      <w:pPr>
        <w:ind w:left="2388" w:hanging="246"/>
      </w:pPr>
      <w:rPr>
        <w:rFonts w:hint="default"/>
        <w:lang w:val="pl-PL" w:eastAsia="en-US" w:bidi="ar-SA"/>
      </w:rPr>
    </w:lvl>
    <w:lvl w:ilvl="4" w:tplc="9820A0D6">
      <w:numFmt w:val="bullet"/>
      <w:lvlText w:val="•"/>
      <w:lvlJc w:val="left"/>
      <w:pPr>
        <w:ind w:left="3131" w:hanging="246"/>
      </w:pPr>
      <w:rPr>
        <w:rFonts w:hint="default"/>
        <w:lang w:val="pl-PL" w:eastAsia="en-US" w:bidi="ar-SA"/>
      </w:rPr>
    </w:lvl>
    <w:lvl w:ilvl="5" w:tplc="C930F1C6">
      <w:numFmt w:val="bullet"/>
      <w:lvlText w:val="•"/>
      <w:lvlJc w:val="left"/>
      <w:pPr>
        <w:ind w:left="3873" w:hanging="246"/>
      </w:pPr>
      <w:rPr>
        <w:rFonts w:hint="default"/>
        <w:lang w:val="pl-PL" w:eastAsia="en-US" w:bidi="ar-SA"/>
      </w:rPr>
    </w:lvl>
    <w:lvl w:ilvl="6" w:tplc="D5C0A40A">
      <w:numFmt w:val="bullet"/>
      <w:lvlText w:val="•"/>
      <w:lvlJc w:val="left"/>
      <w:pPr>
        <w:ind w:left="4616" w:hanging="246"/>
      </w:pPr>
      <w:rPr>
        <w:rFonts w:hint="default"/>
        <w:lang w:val="pl-PL" w:eastAsia="en-US" w:bidi="ar-SA"/>
      </w:rPr>
    </w:lvl>
    <w:lvl w:ilvl="7" w:tplc="96721F4C">
      <w:numFmt w:val="bullet"/>
      <w:lvlText w:val="•"/>
      <w:lvlJc w:val="left"/>
      <w:pPr>
        <w:ind w:left="5359" w:hanging="246"/>
      </w:pPr>
      <w:rPr>
        <w:rFonts w:hint="default"/>
        <w:lang w:val="pl-PL" w:eastAsia="en-US" w:bidi="ar-SA"/>
      </w:rPr>
    </w:lvl>
    <w:lvl w:ilvl="8" w:tplc="E7124C8E">
      <w:numFmt w:val="bullet"/>
      <w:lvlText w:val="•"/>
      <w:lvlJc w:val="left"/>
      <w:pPr>
        <w:ind w:left="6102" w:hanging="246"/>
      </w:pPr>
      <w:rPr>
        <w:rFonts w:hint="default"/>
        <w:lang w:val="pl-PL" w:eastAsia="en-US" w:bidi="ar-SA"/>
      </w:rPr>
    </w:lvl>
  </w:abstractNum>
  <w:abstractNum w:abstractNumId="217" w15:restartNumberingAfterBreak="0">
    <w:nsid w:val="6FD92F88"/>
    <w:multiLevelType w:val="hybridMultilevel"/>
    <w:tmpl w:val="87C635FC"/>
    <w:lvl w:ilvl="0" w:tplc="6D7A50F8">
      <w:start w:val="1"/>
      <w:numFmt w:val="decimal"/>
      <w:lvlText w:val="%1)"/>
      <w:lvlJc w:val="left"/>
      <w:pPr>
        <w:ind w:left="392" w:hanging="227"/>
        <w:jc w:val="right"/>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1" w:tplc="A92C81B0">
      <w:numFmt w:val="bullet"/>
      <w:lvlText w:val="•"/>
      <w:lvlJc w:val="left"/>
      <w:pPr>
        <w:ind w:left="1118" w:hanging="227"/>
      </w:pPr>
      <w:rPr>
        <w:rFonts w:hint="default"/>
        <w:lang w:val="pl-PL" w:eastAsia="en-US" w:bidi="ar-SA"/>
      </w:rPr>
    </w:lvl>
    <w:lvl w:ilvl="2" w:tplc="A5BA6EE6">
      <w:numFmt w:val="bullet"/>
      <w:lvlText w:val="•"/>
      <w:lvlJc w:val="left"/>
      <w:pPr>
        <w:ind w:left="1837" w:hanging="227"/>
      </w:pPr>
      <w:rPr>
        <w:rFonts w:hint="default"/>
        <w:lang w:val="pl-PL" w:eastAsia="en-US" w:bidi="ar-SA"/>
      </w:rPr>
    </w:lvl>
    <w:lvl w:ilvl="3" w:tplc="045CB194">
      <w:numFmt w:val="bullet"/>
      <w:lvlText w:val="•"/>
      <w:lvlJc w:val="left"/>
      <w:pPr>
        <w:ind w:left="2556" w:hanging="227"/>
      </w:pPr>
      <w:rPr>
        <w:rFonts w:hint="default"/>
        <w:lang w:val="pl-PL" w:eastAsia="en-US" w:bidi="ar-SA"/>
      </w:rPr>
    </w:lvl>
    <w:lvl w:ilvl="4" w:tplc="F1D4E3D6">
      <w:numFmt w:val="bullet"/>
      <w:lvlText w:val="•"/>
      <w:lvlJc w:val="left"/>
      <w:pPr>
        <w:ind w:left="3275" w:hanging="227"/>
      </w:pPr>
      <w:rPr>
        <w:rFonts w:hint="default"/>
        <w:lang w:val="pl-PL" w:eastAsia="en-US" w:bidi="ar-SA"/>
      </w:rPr>
    </w:lvl>
    <w:lvl w:ilvl="5" w:tplc="4434D5D4">
      <w:numFmt w:val="bullet"/>
      <w:lvlText w:val="•"/>
      <w:lvlJc w:val="left"/>
      <w:pPr>
        <w:ind w:left="3993" w:hanging="227"/>
      </w:pPr>
      <w:rPr>
        <w:rFonts w:hint="default"/>
        <w:lang w:val="pl-PL" w:eastAsia="en-US" w:bidi="ar-SA"/>
      </w:rPr>
    </w:lvl>
    <w:lvl w:ilvl="6" w:tplc="D97E5AE4">
      <w:numFmt w:val="bullet"/>
      <w:lvlText w:val="•"/>
      <w:lvlJc w:val="left"/>
      <w:pPr>
        <w:ind w:left="4712" w:hanging="227"/>
      </w:pPr>
      <w:rPr>
        <w:rFonts w:hint="default"/>
        <w:lang w:val="pl-PL" w:eastAsia="en-US" w:bidi="ar-SA"/>
      </w:rPr>
    </w:lvl>
    <w:lvl w:ilvl="7" w:tplc="5EEE4E7A">
      <w:numFmt w:val="bullet"/>
      <w:lvlText w:val="•"/>
      <w:lvlJc w:val="left"/>
      <w:pPr>
        <w:ind w:left="5431" w:hanging="227"/>
      </w:pPr>
      <w:rPr>
        <w:rFonts w:hint="default"/>
        <w:lang w:val="pl-PL" w:eastAsia="en-US" w:bidi="ar-SA"/>
      </w:rPr>
    </w:lvl>
    <w:lvl w:ilvl="8" w:tplc="FBBE564A">
      <w:numFmt w:val="bullet"/>
      <w:lvlText w:val="•"/>
      <w:lvlJc w:val="left"/>
      <w:pPr>
        <w:ind w:left="6150" w:hanging="227"/>
      </w:pPr>
      <w:rPr>
        <w:rFonts w:hint="default"/>
        <w:lang w:val="pl-PL" w:eastAsia="en-US" w:bidi="ar-SA"/>
      </w:rPr>
    </w:lvl>
  </w:abstractNum>
  <w:abstractNum w:abstractNumId="218" w15:restartNumberingAfterBreak="0">
    <w:nsid w:val="7042704D"/>
    <w:multiLevelType w:val="hybridMultilevel"/>
    <w:tmpl w:val="246817CC"/>
    <w:lvl w:ilvl="0" w:tplc="4EAEE726">
      <w:start w:val="1"/>
      <w:numFmt w:val="decimal"/>
      <w:lvlText w:val="%1."/>
      <w:lvlJc w:val="left"/>
      <w:pPr>
        <w:ind w:left="165" w:hanging="225"/>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40E86948">
      <w:numFmt w:val="bullet"/>
      <w:lvlText w:val="•"/>
      <w:lvlJc w:val="left"/>
      <w:pPr>
        <w:ind w:left="902" w:hanging="225"/>
      </w:pPr>
      <w:rPr>
        <w:rFonts w:hint="default"/>
        <w:lang w:val="pl-PL" w:eastAsia="en-US" w:bidi="ar-SA"/>
      </w:rPr>
    </w:lvl>
    <w:lvl w:ilvl="2" w:tplc="7EF621F8">
      <w:numFmt w:val="bullet"/>
      <w:lvlText w:val="•"/>
      <w:lvlJc w:val="left"/>
      <w:pPr>
        <w:ind w:left="1645" w:hanging="225"/>
      </w:pPr>
      <w:rPr>
        <w:rFonts w:hint="default"/>
        <w:lang w:val="pl-PL" w:eastAsia="en-US" w:bidi="ar-SA"/>
      </w:rPr>
    </w:lvl>
    <w:lvl w:ilvl="3" w:tplc="6EBCB6E2">
      <w:numFmt w:val="bullet"/>
      <w:lvlText w:val="•"/>
      <w:lvlJc w:val="left"/>
      <w:pPr>
        <w:ind w:left="2388" w:hanging="225"/>
      </w:pPr>
      <w:rPr>
        <w:rFonts w:hint="default"/>
        <w:lang w:val="pl-PL" w:eastAsia="en-US" w:bidi="ar-SA"/>
      </w:rPr>
    </w:lvl>
    <w:lvl w:ilvl="4" w:tplc="A57E48B4">
      <w:numFmt w:val="bullet"/>
      <w:lvlText w:val="•"/>
      <w:lvlJc w:val="left"/>
      <w:pPr>
        <w:ind w:left="3131" w:hanging="225"/>
      </w:pPr>
      <w:rPr>
        <w:rFonts w:hint="default"/>
        <w:lang w:val="pl-PL" w:eastAsia="en-US" w:bidi="ar-SA"/>
      </w:rPr>
    </w:lvl>
    <w:lvl w:ilvl="5" w:tplc="6DACBA92">
      <w:numFmt w:val="bullet"/>
      <w:lvlText w:val="•"/>
      <w:lvlJc w:val="left"/>
      <w:pPr>
        <w:ind w:left="3873" w:hanging="225"/>
      </w:pPr>
      <w:rPr>
        <w:rFonts w:hint="default"/>
        <w:lang w:val="pl-PL" w:eastAsia="en-US" w:bidi="ar-SA"/>
      </w:rPr>
    </w:lvl>
    <w:lvl w:ilvl="6" w:tplc="FA147516">
      <w:numFmt w:val="bullet"/>
      <w:lvlText w:val="•"/>
      <w:lvlJc w:val="left"/>
      <w:pPr>
        <w:ind w:left="4616" w:hanging="225"/>
      </w:pPr>
      <w:rPr>
        <w:rFonts w:hint="default"/>
        <w:lang w:val="pl-PL" w:eastAsia="en-US" w:bidi="ar-SA"/>
      </w:rPr>
    </w:lvl>
    <w:lvl w:ilvl="7" w:tplc="4C9AFF74">
      <w:numFmt w:val="bullet"/>
      <w:lvlText w:val="•"/>
      <w:lvlJc w:val="left"/>
      <w:pPr>
        <w:ind w:left="5359" w:hanging="225"/>
      </w:pPr>
      <w:rPr>
        <w:rFonts w:hint="default"/>
        <w:lang w:val="pl-PL" w:eastAsia="en-US" w:bidi="ar-SA"/>
      </w:rPr>
    </w:lvl>
    <w:lvl w:ilvl="8" w:tplc="CD18CF9A">
      <w:numFmt w:val="bullet"/>
      <w:lvlText w:val="•"/>
      <w:lvlJc w:val="left"/>
      <w:pPr>
        <w:ind w:left="6102" w:hanging="225"/>
      </w:pPr>
      <w:rPr>
        <w:rFonts w:hint="default"/>
        <w:lang w:val="pl-PL" w:eastAsia="en-US" w:bidi="ar-SA"/>
      </w:rPr>
    </w:lvl>
  </w:abstractNum>
  <w:abstractNum w:abstractNumId="219" w15:restartNumberingAfterBreak="0">
    <w:nsid w:val="70AB279B"/>
    <w:multiLevelType w:val="hybridMultilevel"/>
    <w:tmpl w:val="44E21B20"/>
    <w:lvl w:ilvl="0" w:tplc="F258D7A4">
      <w:start w:val="1"/>
      <w:numFmt w:val="decimal"/>
      <w:lvlText w:val="%1)"/>
      <w:lvlJc w:val="left"/>
      <w:pPr>
        <w:ind w:left="278" w:hanging="227"/>
        <w:jc w:val="right"/>
      </w:pPr>
      <w:rPr>
        <w:rFonts w:ascii="Times New Roman" w:eastAsia="Times New Roman" w:hAnsi="Times New Roman" w:cs="Times New Roman" w:hint="default"/>
        <w:b w:val="0"/>
        <w:bCs w:val="0"/>
        <w:i w:val="0"/>
        <w:iCs w:val="0"/>
        <w:color w:val="231F20"/>
        <w:spacing w:val="-1"/>
        <w:w w:val="99"/>
        <w:sz w:val="19"/>
        <w:szCs w:val="19"/>
        <w:lang w:val="pl-PL" w:eastAsia="en-US" w:bidi="ar-SA"/>
      </w:rPr>
    </w:lvl>
    <w:lvl w:ilvl="1" w:tplc="4CA6D518">
      <w:numFmt w:val="bullet"/>
      <w:lvlText w:val="•"/>
      <w:lvlJc w:val="left"/>
      <w:pPr>
        <w:ind w:left="1010" w:hanging="227"/>
      </w:pPr>
      <w:rPr>
        <w:rFonts w:hint="default"/>
        <w:lang w:val="pl-PL" w:eastAsia="en-US" w:bidi="ar-SA"/>
      </w:rPr>
    </w:lvl>
    <w:lvl w:ilvl="2" w:tplc="B8EA743C">
      <w:numFmt w:val="bullet"/>
      <w:lvlText w:val="•"/>
      <w:lvlJc w:val="left"/>
      <w:pPr>
        <w:ind w:left="1741" w:hanging="227"/>
      </w:pPr>
      <w:rPr>
        <w:rFonts w:hint="default"/>
        <w:lang w:val="pl-PL" w:eastAsia="en-US" w:bidi="ar-SA"/>
      </w:rPr>
    </w:lvl>
    <w:lvl w:ilvl="3" w:tplc="82A20056">
      <w:numFmt w:val="bullet"/>
      <w:lvlText w:val="•"/>
      <w:lvlJc w:val="left"/>
      <w:pPr>
        <w:ind w:left="2472" w:hanging="227"/>
      </w:pPr>
      <w:rPr>
        <w:rFonts w:hint="default"/>
        <w:lang w:val="pl-PL" w:eastAsia="en-US" w:bidi="ar-SA"/>
      </w:rPr>
    </w:lvl>
    <w:lvl w:ilvl="4" w:tplc="244A8E72">
      <w:numFmt w:val="bullet"/>
      <w:lvlText w:val="•"/>
      <w:lvlJc w:val="left"/>
      <w:pPr>
        <w:ind w:left="3203" w:hanging="227"/>
      </w:pPr>
      <w:rPr>
        <w:rFonts w:hint="default"/>
        <w:lang w:val="pl-PL" w:eastAsia="en-US" w:bidi="ar-SA"/>
      </w:rPr>
    </w:lvl>
    <w:lvl w:ilvl="5" w:tplc="0F38264E">
      <w:numFmt w:val="bullet"/>
      <w:lvlText w:val="•"/>
      <w:lvlJc w:val="left"/>
      <w:pPr>
        <w:ind w:left="3933" w:hanging="227"/>
      </w:pPr>
      <w:rPr>
        <w:rFonts w:hint="default"/>
        <w:lang w:val="pl-PL" w:eastAsia="en-US" w:bidi="ar-SA"/>
      </w:rPr>
    </w:lvl>
    <w:lvl w:ilvl="6" w:tplc="0BB0B456">
      <w:numFmt w:val="bullet"/>
      <w:lvlText w:val="•"/>
      <w:lvlJc w:val="left"/>
      <w:pPr>
        <w:ind w:left="4664" w:hanging="227"/>
      </w:pPr>
      <w:rPr>
        <w:rFonts w:hint="default"/>
        <w:lang w:val="pl-PL" w:eastAsia="en-US" w:bidi="ar-SA"/>
      </w:rPr>
    </w:lvl>
    <w:lvl w:ilvl="7" w:tplc="C986AAD4">
      <w:numFmt w:val="bullet"/>
      <w:lvlText w:val="•"/>
      <w:lvlJc w:val="left"/>
      <w:pPr>
        <w:ind w:left="5395" w:hanging="227"/>
      </w:pPr>
      <w:rPr>
        <w:rFonts w:hint="default"/>
        <w:lang w:val="pl-PL" w:eastAsia="en-US" w:bidi="ar-SA"/>
      </w:rPr>
    </w:lvl>
    <w:lvl w:ilvl="8" w:tplc="1424F4B6">
      <w:numFmt w:val="bullet"/>
      <w:lvlText w:val="•"/>
      <w:lvlJc w:val="left"/>
      <w:pPr>
        <w:ind w:left="6126" w:hanging="227"/>
      </w:pPr>
      <w:rPr>
        <w:rFonts w:hint="default"/>
        <w:lang w:val="pl-PL" w:eastAsia="en-US" w:bidi="ar-SA"/>
      </w:rPr>
    </w:lvl>
  </w:abstractNum>
  <w:abstractNum w:abstractNumId="220" w15:restartNumberingAfterBreak="0">
    <w:nsid w:val="70DD18E7"/>
    <w:multiLevelType w:val="hybridMultilevel"/>
    <w:tmpl w:val="FC749332"/>
    <w:lvl w:ilvl="0" w:tplc="6ECAACDC">
      <w:start w:val="1"/>
      <w:numFmt w:val="decimal"/>
      <w:lvlText w:val="%1."/>
      <w:lvlJc w:val="left"/>
      <w:pPr>
        <w:ind w:left="52" w:hanging="176"/>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1" w:tplc="031C8C44">
      <w:numFmt w:val="bullet"/>
      <w:lvlText w:val="•"/>
      <w:lvlJc w:val="left"/>
      <w:pPr>
        <w:ind w:left="812" w:hanging="176"/>
      </w:pPr>
      <w:rPr>
        <w:rFonts w:hint="default"/>
        <w:lang w:val="pl-PL" w:eastAsia="en-US" w:bidi="ar-SA"/>
      </w:rPr>
    </w:lvl>
    <w:lvl w:ilvl="2" w:tplc="930A8480">
      <w:numFmt w:val="bullet"/>
      <w:lvlText w:val="•"/>
      <w:lvlJc w:val="left"/>
      <w:pPr>
        <w:ind w:left="1565" w:hanging="176"/>
      </w:pPr>
      <w:rPr>
        <w:rFonts w:hint="default"/>
        <w:lang w:val="pl-PL" w:eastAsia="en-US" w:bidi="ar-SA"/>
      </w:rPr>
    </w:lvl>
    <w:lvl w:ilvl="3" w:tplc="C046C8C0">
      <w:numFmt w:val="bullet"/>
      <w:lvlText w:val="•"/>
      <w:lvlJc w:val="left"/>
      <w:pPr>
        <w:ind w:left="2318" w:hanging="176"/>
      </w:pPr>
      <w:rPr>
        <w:rFonts w:hint="default"/>
        <w:lang w:val="pl-PL" w:eastAsia="en-US" w:bidi="ar-SA"/>
      </w:rPr>
    </w:lvl>
    <w:lvl w:ilvl="4" w:tplc="E60CEDCE">
      <w:numFmt w:val="bullet"/>
      <w:lvlText w:val="•"/>
      <w:lvlJc w:val="left"/>
      <w:pPr>
        <w:ind w:left="3071" w:hanging="176"/>
      </w:pPr>
      <w:rPr>
        <w:rFonts w:hint="default"/>
        <w:lang w:val="pl-PL" w:eastAsia="en-US" w:bidi="ar-SA"/>
      </w:rPr>
    </w:lvl>
    <w:lvl w:ilvl="5" w:tplc="7CEE1DFA">
      <w:numFmt w:val="bullet"/>
      <w:lvlText w:val="•"/>
      <w:lvlJc w:val="left"/>
      <w:pPr>
        <w:ind w:left="3823" w:hanging="176"/>
      </w:pPr>
      <w:rPr>
        <w:rFonts w:hint="default"/>
        <w:lang w:val="pl-PL" w:eastAsia="en-US" w:bidi="ar-SA"/>
      </w:rPr>
    </w:lvl>
    <w:lvl w:ilvl="6" w:tplc="596E4B9E">
      <w:numFmt w:val="bullet"/>
      <w:lvlText w:val="•"/>
      <w:lvlJc w:val="left"/>
      <w:pPr>
        <w:ind w:left="4576" w:hanging="176"/>
      </w:pPr>
      <w:rPr>
        <w:rFonts w:hint="default"/>
        <w:lang w:val="pl-PL" w:eastAsia="en-US" w:bidi="ar-SA"/>
      </w:rPr>
    </w:lvl>
    <w:lvl w:ilvl="7" w:tplc="72D01456">
      <w:numFmt w:val="bullet"/>
      <w:lvlText w:val="•"/>
      <w:lvlJc w:val="left"/>
      <w:pPr>
        <w:ind w:left="5329" w:hanging="176"/>
      </w:pPr>
      <w:rPr>
        <w:rFonts w:hint="default"/>
        <w:lang w:val="pl-PL" w:eastAsia="en-US" w:bidi="ar-SA"/>
      </w:rPr>
    </w:lvl>
    <w:lvl w:ilvl="8" w:tplc="66A40D04">
      <w:numFmt w:val="bullet"/>
      <w:lvlText w:val="•"/>
      <w:lvlJc w:val="left"/>
      <w:pPr>
        <w:ind w:left="6082" w:hanging="176"/>
      </w:pPr>
      <w:rPr>
        <w:rFonts w:hint="default"/>
        <w:lang w:val="pl-PL" w:eastAsia="en-US" w:bidi="ar-SA"/>
      </w:rPr>
    </w:lvl>
  </w:abstractNum>
  <w:abstractNum w:abstractNumId="221" w15:restartNumberingAfterBreak="0">
    <w:nsid w:val="719128AD"/>
    <w:multiLevelType w:val="hybridMultilevel"/>
    <w:tmpl w:val="3A624D62"/>
    <w:lvl w:ilvl="0" w:tplc="34E20FE0">
      <w:start w:val="1"/>
      <w:numFmt w:val="decimal"/>
      <w:lvlText w:val="%1)"/>
      <w:lvlJc w:val="left"/>
      <w:pPr>
        <w:ind w:left="392" w:hanging="227"/>
        <w:jc w:val="right"/>
      </w:pPr>
      <w:rPr>
        <w:rFonts w:ascii="Times New Roman" w:eastAsia="Times New Roman" w:hAnsi="Times New Roman" w:cs="Times New Roman" w:hint="default"/>
        <w:b w:val="0"/>
        <w:bCs w:val="0"/>
        <w:i w:val="0"/>
        <w:iCs w:val="0"/>
        <w:color w:val="231F20"/>
        <w:spacing w:val="-1"/>
        <w:w w:val="99"/>
        <w:sz w:val="19"/>
        <w:szCs w:val="19"/>
        <w:lang w:val="pl-PL" w:eastAsia="en-US" w:bidi="ar-SA"/>
      </w:rPr>
    </w:lvl>
    <w:lvl w:ilvl="1" w:tplc="575246DC">
      <w:start w:val="1"/>
      <w:numFmt w:val="lowerLetter"/>
      <w:lvlText w:val="%2)"/>
      <w:lvlJc w:val="left"/>
      <w:pPr>
        <w:ind w:left="618" w:hanging="227"/>
        <w:jc w:val="right"/>
      </w:pPr>
      <w:rPr>
        <w:rFonts w:ascii="Times New Roman" w:eastAsia="Times New Roman" w:hAnsi="Times New Roman" w:cs="Times New Roman" w:hint="default"/>
        <w:b w:val="0"/>
        <w:bCs w:val="0"/>
        <w:i w:val="0"/>
        <w:iCs w:val="0"/>
        <w:color w:val="231F20"/>
        <w:spacing w:val="-1"/>
        <w:w w:val="101"/>
        <w:sz w:val="19"/>
        <w:szCs w:val="19"/>
        <w:lang w:val="pl-PL" w:eastAsia="en-US" w:bidi="ar-SA"/>
      </w:rPr>
    </w:lvl>
    <w:lvl w:ilvl="2" w:tplc="D57A55D8">
      <w:numFmt w:val="bullet"/>
      <w:lvlText w:val="•"/>
      <w:lvlJc w:val="left"/>
      <w:pPr>
        <w:ind w:left="620" w:hanging="227"/>
      </w:pPr>
      <w:rPr>
        <w:rFonts w:hint="default"/>
        <w:lang w:val="pl-PL" w:eastAsia="en-US" w:bidi="ar-SA"/>
      </w:rPr>
    </w:lvl>
    <w:lvl w:ilvl="3" w:tplc="D3DEA66E">
      <w:numFmt w:val="bullet"/>
      <w:lvlText w:val="•"/>
      <w:lvlJc w:val="left"/>
      <w:pPr>
        <w:ind w:left="1490" w:hanging="227"/>
      </w:pPr>
      <w:rPr>
        <w:rFonts w:hint="default"/>
        <w:lang w:val="pl-PL" w:eastAsia="en-US" w:bidi="ar-SA"/>
      </w:rPr>
    </w:lvl>
    <w:lvl w:ilvl="4" w:tplc="426485FA">
      <w:numFmt w:val="bullet"/>
      <w:lvlText w:val="•"/>
      <w:lvlJc w:val="left"/>
      <w:pPr>
        <w:ind w:left="2361" w:hanging="227"/>
      </w:pPr>
      <w:rPr>
        <w:rFonts w:hint="default"/>
        <w:lang w:val="pl-PL" w:eastAsia="en-US" w:bidi="ar-SA"/>
      </w:rPr>
    </w:lvl>
    <w:lvl w:ilvl="5" w:tplc="2FA65098">
      <w:numFmt w:val="bullet"/>
      <w:lvlText w:val="•"/>
      <w:lvlJc w:val="left"/>
      <w:pPr>
        <w:ind w:left="3232" w:hanging="227"/>
      </w:pPr>
      <w:rPr>
        <w:rFonts w:hint="default"/>
        <w:lang w:val="pl-PL" w:eastAsia="en-US" w:bidi="ar-SA"/>
      </w:rPr>
    </w:lvl>
    <w:lvl w:ilvl="6" w:tplc="6ED43A22">
      <w:numFmt w:val="bullet"/>
      <w:lvlText w:val="•"/>
      <w:lvlJc w:val="left"/>
      <w:pPr>
        <w:ind w:left="4103" w:hanging="227"/>
      </w:pPr>
      <w:rPr>
        <w:rFonts w:hint="default"/>
        <w:lang w:val="pl-PL" w:eastAsia="en-US" w:bidi="ar-SA"/>
      </w:rPr>
    </w:lvl>
    <w:lvl w:ilvl="7" w:tplc="B2BECB00">
      <w:numFmt w:val="bullet"/>
      <w:lvlText w:val="•"/>
      <w:lvlJc w:val="left"/>
      <w:pPr>
        <w:ind w:left="4974" w:hanging="227"/>
      </w:pPr>
      <w:rPr>
        <w:rFonts w:hint="default"/>
        <w:lang w:val="pl-PL" w:eastAsia="en-US" w:bidi="ar-SA"/>
      </w:rPr>
    </w:lvl>
    <w:lvl w:ilvl="8" w:tplc="4CBEA400">
      <w:numFmt w:val="bullet"/>
      <w:lvlText w:val="•"/>
      <w:lvlJc w:val="left"/>
      <w:pPr>
        <w:ind w:left="5845" w:hanging="227"/>
      </w:pPr>
      <w:rPr>
        <w:rFonts w:hint="default"/>
        <w:lang w:val="pl-PL" w:eastAsia="en-US" w:bidi="ar-SA"/>
      </w:rPr>
    </w:lvl>
  </w:abstractNum>
  <w:abstractNum w:abstractNumId="222" w15:restartNumberingAfterBreak="0">
    <w:nsid w:val="734B5829"/>
    <w:multiLevelType w:val="hybridMultilevel"/>
    <w:tmpl w:val="BBE2738C"/>
    <w:lvl w:ilvl="0" w:tplc="5DECB3A2">
      <w:start w:val="1"/>
      <w:numFmt w:val="decimal"/>
      <w:lvlText w:val="%1."/>
      <w:lvlJc w:val="left"/>
      <w:pPr>
        <w:ind w:left="165" w:hanging="225"/>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F2D4666E">
      <w:numFmt w:val="bullet"/>
      <w:lvlText w:val="•"/>
      <w:lvlJc w:val="left"/>
      <w:pPr>
        <w:ind w:left="902" w:hanging="225"/>
      </w:pPr>
      <w:rPr>
        <w:rFonts w:hint="default"/>
        <w:lang w:val="pl-PL" w:eastAsia="en-US" w:bidi="ar-SA"/>
      </w:rPr>
    </w:lvl>
    <w:lvl w:ilvl="2" w:tplc="03728C90">
      <w:numFmt w:val="bullet"/>
      <w:lvlText w:val="•"/>
      <w:lvlJc w:val="left"/>
      <w:pPr>
        <w:ind w:left="1645" w:hanging="225"/>
      </w:pPr>
      <w:rPr>
        <w:rFonts w:hint="default"/>
        <w:lang w:val="pl-PL" w:eastAsia="en-US" w:bidi="ar-SA"/>
      </w:rPr>
    </w:lvl>
    <w:lvl w:ilvl="3" w:tplc="EFDA166A">
      <w:numFmt w:val="bullet"/>
      <w:lvlText w:val="•"/>
      <w:lvlJc w:val="left"/>
      <w:pPr>
        <w:ind w:left="2388" w:hanging="225"/>
      </w:pPr>
      <w:rPr>
        <w:rFonts w:hint="default"/>
        <w:lang w:val="pl-PL" w:eastAsia="en-US" w:bidi="ar-SA"/>
      </w:rPr>
    </w:lvl>
    <w:lvl w:ilvl="4" w:tplc="5AD8AA86">
      <w:numFmt w:val="bullet"/>
      <w:lvlText w:val="•"/>
      <w:lvlJc w:val="left"/>
      <w:pPr>
        <w:ind w:left="3131" w:hanging="225"/>
      </w:pPr>
      <w:rPr>
        <w:rFonts w:hint="default"/>
        <w:lang w:val="pl-PL" w:eastAsia="en-US" w:bidi="ar-SA"/>
      </w:rPr>
    </w:lvl>
    <w:lvl w:ilvl="5" w:tplc="5B203E18">
      <w:numFmt w:val="bullet"/>
      <w:lvlText w:val="•"/>
      <w:lvlJc w:val="left"/>
      <w:pPr>
        <w:ind w:left="3873" w:hanging="225"/>
      </w:pPr>
      <w:rPr>
        <w:rFonts w:hint="default"/>
        <w:lang w:val="pl-PL" w:eastAsia="en-US" w:bidi="ar-SA"/>
      </w:rPr>
    </w:lvl>
    <w:lvl w:ilvl="6" w:tplc="7FE01D74">
      <w:numFmt w:val="bullet"/>
      <w:lvlText w:val="•"/>
      <w:lvlJc w:val="left"/>
      <w:pPr>
        <w:ind w:left="4616" w:hanging="225"/>
      </w:pPr>
      <w:rPr>
        <w:rFonts w:hint="default"/>
        <w:lang w:val="pl-PL" w:eastAsia="en-US" w:bidi="ar-SA"/>
      </w:rPr>
    </w:lvl>
    <w:lvl w:ilvl="7" w:tplc="480C8A00">
      <w:numFmt w:val="bullet"/>
      <w:lvlText w:val="•"/>
      <w:lvlJc w:val="left"/>
      <w:pPr>
        <w:ind w:left="5359" w:hanging="225"/>
      </w:pPr>
      <w:rPr>
        <w:rFonts w:hint="default"/>
        <w:lang w:val="pl-PL" w:eastAsia="en-US" w:bidi="ar-SA"/>
      </w:rPr>
    </w:lvl>
    <w:lvl w:ilvl="8" w:tplc="B3C4D43A">
      <w:numFmt w:val="bullet"/>
      <w:lvlText w:val="•"/>
      <w:lvlJc w:val="left"/>
      <w:pPr>
        <w:ind w:left="6102" w:hanging="225"/>
      </w:pPr>
      <w:rPr>
        <w:rFonts w:hint="default"/>
        <w:lang w:val="pl-PL" w:eastAsia="en-US" w:bidi="ar-SA"/>
      </w:rPr>
    </w:lvl>
  </w:abstractNum>
  <w:abstractNum w:abstractNumId="223" w15:restartNumberingAfterBreak="0">
    <w:nsid w:val="73B239B9"/>
    <w:multiLevelType w:val="hybridMultilevel"/>
    <w:tmpl w:val="5546B370"/>
    <w:lvl w:ilvl="0" w:tplc="6890DD78">
      <w:start w:val="1"/>
      <w:numFmt w:val="decimal"/>
      <w:lvlText w:val="%1."/>
      <w:lvlJc w:val="left"/>
      <w:pPr>
        <w:ind w:left="165" w:hanging="212"/>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C0F0286A">
      <w:numFmt w:val="bullet"/>
      <w:lvlText w:val="•"/>
      <w:lvlJc w:val="left"/>
      <w:pPr>
        <w:ind w:left="902" w:hanging="212"/>
      </w:pPr>
      <w:rPr>
        <w:rFonts w:hint="default"/>
        <w:lang w:val="pl-PL" w:eastAsia="en-US" w:bidi="ar-SA"/>
      </w:rPr>
    </w:lvl>
    <w:lvl w:ilvl="2" w:tplc="BC280006">
      <w:numFmt w:val="bullet"/>
      <w:lvlText w:val="•"/>
      <w:lvlJc w:val="left"/>
      <w:pPr>
        <w:ind w:left="1645" w:hanging="212"/>
      </w:pPr>
      <w:rPr>
        <w:rFonts w:hint="default"/>
        <w:lang w:val="pl-PL" w:eastAsia="en-US" w:bidi="ar-SA"/>
      </w:rPr>
    </w:lvl>
    <w:lvl w:ilvl="3" w:tplc="439C0C58">
      <w:numFmt w:val="bullet"/>
      <w:lvlText w:val="•"/>
      <w:lvlJc w:val="left"/>
      <w:pPr>
        <w:ind w:left="2388" w:hanging="212"/>
      </w:pPr>
      <w:rPr>
        <w:rFonts w:hint="default"/>
        <w:lang w:val="pl-PL" w:eastAsia="en-US" w:bidi="ar-SA"/>
      </w:rPr>
    </w:lvl>
    <w:lvl w:ilvl="4" w:tplc="F324418E">
      <w:numFmt w:val="bullet"/>
      <w:lvlText w:val="•"/>
      <w:lvlJc w:val="left"/>
      <w:pPr>
        <w:ind w:left="3131" w:hanging="212"/>
      </w:pPr>
      <w:rPr>
        <w:rFonts w:hint="default"/>
        <w:lang w:val="pl-PL" w:eastAsia="en-US" w:bidi="ar-SA"/>
      </w:rPr>
    </w:lvl>
    <w:lvl w:ilvl="5" w:tplc="6B7CE624">
      <w:numFmt w:val="bullet"/>
      <w:lvlText w:val="•"/>
      <w:lvlJc w:val="left"/>
      <w:pPr>
        <w:ind w:left="3873" w:hanging="212"/>
      </w:pPr>
      <w:rPr>
        <w:rFonts w:hint="default"/>
        <w:lang w:val="pl-PL" w:eastAsia="en-US" w:bidi="ar-SA"/>
      </w:rPr>
    </w:lvl>
    <w:lvl w:ilvl="6" w:tplc="8A94EFA2">
      <w:numFmt w:val="bullet"/>
      <w:lvlText w:val="•"/>
      <w:lvlJc w:val="left"/>
      <w:pPr>
        <w:ind w:left="4616" w:hanging="212"/>
      </w:pPr>
      <w:rPr>
        <w:rFonts w:hint="default"/>
        <w:lang w:val="pl-PL" w:eastAsia="en-US" w:bidi="ar-SA"/>
      </w:rPr>
    </w:lvl>
    <w:lvl w:ilvl="7" w:tplc="AFDC2EC8">
      <w:numFmt w:val="bullet"/>
      <w:lvlText w:val="•"/>
      <w:lvlJc w:val="left"/>
      <w:pPr>
        <w:ind w:left="5359" w:hanging="212"/>
      </w:pPr>
      <w:rPr>
        <w:rFonts w:hint="default"/>
        <w:lang w:val="pl-PL" w:eastAsia="en-US" w:bidi="ar-SA"/>
      </w:rPr>
    </w:lvl>
    <w:lvl w:ilvl="8" w:tplc="2DB4AC10">
      <w:numFmt w:val="bullet"/>
      <w:lvlText w:val="•"/>
      <w:lvlJc w:val="left"/>
      <w:pPr>
        <w:ind w:left="6102" w:hanging="212"/>
      </w:pPr>
      <w:rPr>
        <w:rFonts w:hint="default"/>
        <w:lang w:val="pl-PL" w:eastAsia="en-US" w:bidi="ar-SA"/>
      </w:rPr>
    </w:lvl>
  </w:abstractNum>
  <w:abstractNum w:abstractNumId="224" w15:restartNumberingAfterBreak="0">
    <w:nsid w:val="73C81A18"/>
    <w:multiLevelType w:val="hybridMultilevel"/>
    <w:tmpl w:val="6D0E3F1E"/>
    <w:lvl w:ilvl="0" w:tplc="C8E47B16">
      <w:start w:val="2"/>
      <w:numFmt w:val="decimal"/>
      <w:lvlText w:val="%1."/>
      <w:lvlJc w:val="left"/>
      <w:pPr>
        <w:ind w:left="165" w:hanging="176"/>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1" w:tplc="7F0A4B1A">
      <w:numFmt w:val="bullet"/>
      <w:lvlText w:val="•"/>
      <w:lvlJc w:val="left"/>
      <w:pPr>
        <w:ind w:left="902" w:hanging="176"/>
      </w:pPr>
      <w:rPr>
        <w:rFonts w:hint="default"/>
        <w:lang w:val="pl-PL" w:eastAsia="en-US" w:bidi="ar-SA"/>
      </w:rPr>
    </w:lvl>
    <w:lvl w:ilvl="2" w:tplc="96C0C97C">
      <w:numFmt w:val="bullet"/>
      <w:lvlText w:val="•"/>
      <w:lvlJc w:val="left"/>
      <w:pPr>
        <w:ind w:left="1645" w:hanging="176"/>
      </w:pPr>
      <w:rPr>
        <w:rFonts w:hint="default"/>
        <w:lang w:val="pl-PL" w:eastAsia="en-US" w:bidi="ar-SA"/>
      </w:rPr>
    </w:lvl>
    <w:lvl w:ilvl="3" w:tplc="20D05646">
      <w:numFmt w:val="bullet"/>
      <w:lvlText w:val="•"/>
      <w:lvlJc w:val="left"/>
      <w:pPr>
        <w:ind w:left="2388" w:hanging="176"/>
      </w:pPr>
      <w:rPr>
        <w:rFonts w:hint="default"/>
        <w:lang w:val="pl-PL" w:eastAsia="en-US" w:bidi="ar-SA"/>
      </w:rPr>
    </w:lvl>
    <w:lvl w:ilvl="4" w:tplc="55DC5806">
      <w:numFmt w:val="bullet"/>
      <w:lvlText w:val="•"/>
      <w:lvlJc w:val="left"/>
      <w:pPr>
        <w:ind w:left="3131" w:hanging="176"/>
      </w:pPr>
      <w:rPr>
        <w:rFonts w:hint="default"/>
        <w:lang w:val="pl-PL" w:eastAsia="en-US" w:bidi="ar-SA"/>
      </w:rPr>
    </w:lvl>
    <w:lvl w:ilvl="5" w:tplc="60228166">
      <w:numFmt w:val="bullet"/>
      <w:lvlText w:val="•"/>
      <w:lvlJc w:val="left"/>
      <w:pPr>
        <w:ind w:left="3873" w:hanging="176"/>
      </w:pPr>
      <w:rPr>
        <w:rFonts w:hint="default"/>
        <w:lang w:val="pl-PL" w:eastAsia="en-US" w:bidi="ar-SA"/>
      </w:rPr>
    </w:lvl>
    <w:lvl w:ilvl="6" w:tplc="AD58B39C">
      <w:numFmt w:val="bullet"/>
      <w:lvlText w:val="•"/>
      <w:lvlJc w:val="left"/>
      <w:pPr>
        <w:ind w:left="4616" w:hanging="176"/>
      </w:pPr>
      <w:rPr>
        <w:rFonts w:hint="default"/>
        <w:lang w:val="pl-PL" w:eastAsia="en-US" w:bidi="ar-SA"/>
      </w:rPr>
    </w:lvl>
    <w:lvl w:ilvl="7" w:tplc="F9AA84A4">
      <w:numFmt w:val="bullet"/>
      <w:lvlText w:val="•"/>
      <w:lvlJc w:val="left"/>
      <w:pPr>
        <w:ind w:left="5359" w:hanging="176"/>
      </w:pPr>
      <w:rPr>
        <w:rFonts w:hint="default"/>
        <w:lang w:val="pl-PL" w:eastAsia="en-US" w:bidi="ar-SA"/>
      </w:rPr>
    </w:lvl>
    <w:lvl w:ilvl="8" w:tplc="FB244902">
      <w:numFmt w:val="bullet"/>
      <w:lvlText w:val="•"/>
      <w:lvlJc w:val="left"/>
      <w:pPr>
        <w:ind w:left="6102" w:hanging="176"/>
      </w:pPr>
      <w:rPr>
        <w:rFonts w:hint="default"/>
        <w:lang w:val="pl-PL" w:eastAsia="en-US" w:bidi="ar-SA"/>
      </w:rPr>
    </w:lvl>
  </w:abstractNum>
  <w:abstractNum w:abstractNumId="225" w15:restartNumberingAfterBreak="0">
    <w:nsid w:val="75051CDA"/>
    <w:multiLevelType w:val="hybridMultilevel"/>
    <w:tmpl w:val="FEF00B9A"/>
    <w:lvl w:ilvl="0" w:tplc="57CECEC0">
      <w:start w:val="1"/>
      <w:numFmt w:val="decimal"/>
      <w:lvlText w:val="%1."/>
      <w:lvlJc w:val="left"/>
      <w:pPr>
        <w:ind w:left="52" w:hanging="205"/>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460A3AA4">
      <w:numFmt w:val="bullet"/>
      <w:lvlText w:val="•"/>
      <w:lvlJc w:val="left"/>
      <w:pPr>
        <w:ind w:left="812" w:hanging="205"/>
      </w:pPr>
      <w:rPr>
        <w:rFonts w:hint="default"/>
        <w:lang w:val="pl-PL" w:eastAsia="en-US" w:bidi="ar-SA"/>
      </w:rPr>
    </w:lvl>
    <w:lvl w:ilvl="2" w:tplc="1C846FF2">
      <w:numFmt w:val="bullet"/>
      <w:lvlText w:val="•"/>
      <w:lvlJc w:val="left"/>
      <w:pPr>
        <w:ind w:left="1565" w:hanging="205"/>
      </w:pPr>
      <w:rPr>
        <w:rFonts w:hint="default"/>
        <w:lang w:val="pl-PL" w:eastAsia="en-US" w:bidi="ar-SA"/>
      </w:rPr>
    </w:lvl>
    <w:lvl w:ilvl="3" w:tplc="F3CA17C0">
      <w:numFmt w:val="bullet"/>
      <w:lvlText w:val="•"/>
      <w:lvlJc w:val="left"/>
      <w:pPr>
        <w:ind w:left="2318" w:hanging="205"/>
      </w:pPr>
      <w:rPr>
        <w:rFonts w:hint="default"/>
        <w:lang w:val="pl-PL" w:eastAsia="en-US" w:bidi="ar-SA"/>
      </w:rPr>
    </w:lvl>
    <w:lvl w:ilvl="4" w:tplc="9684F266">
      <w:numFmt w:val="bullet"/>
      <w:lvlText w:val="•"/>
      <w:lvlJc w:val="left"/>
      <w:pPr>
        <w:ind w:left="3071" w:hanging="205"/>
      </w:pPr>
      <w:rPr>
        <w:rFonts w:hint="default"/>
        <w:lang w:val="pl-PL" w:eastAsia="en-US" w:bidi="ar-SA"/>
      </w:rPr>
    </w:lvl>
    <w:lvl w:ilvl="5" w:tplc="F45E74E6">
      <w:numFmt w:val="bullet"/>
      <w:lvlText w:val="•"/>
      <w:lvlJc w:val="left"/>
      <w:pPr>
        <w:ind w:left="3823" w:hanging="205"/>
      </w:pPr>
      <w:rPr>
        <w:rFonts w:hint="default"/>
        <w:lang w:val="pl-PL" w:eastAsia="en-US" w:bidi="ar-SA"/>
      </w:rPr>
    </w:lvl>
    <w:lvl w:ilvl="6" w:tplc="144AC5E4">
      <w:numFmt w:val="bullet"/>
      <w:lvlText w:val="•"/>
      <w:lvlJc w:val="left"/>
      <w:pPr>
        <w:ind w:left="4576" w:hanging="205"/>
      </w:pPr>
      <w:rPr>
        <w:rFonts w:hint="default"/>
        <w:lang w:val="pl-PL" w:eastAsia="en-US" w:bidi="ar-SA"/>
      </w:rPr>
    </w:lvl>
    <w:lvl w:ilvl="7" w:tplc="4AD06DB6">
      <w:numFmt w:val="bullet"/>
      <w:lvlText w:val="•"/>
      <w:lvlJc w:val="left"/>
      <w:pPr>
        <w:ind w:left="5329" w:hanging="205"/>
      </w:pPr>
      <w:rPr>
        <w:rFonts w:hint="default"/>
        <w:lang w:val="pl-PL" w:eastAsia="en-US" w:bidi="ar-SA"/>
      </w:rPr>
    </w:lvl>
    <w:lvl w:ilvl="8" w:tplc="3CFAA216">
      <w:numFmt w:val="bullet"/>
      <w:lvlText w:val="•"/>
      <w:lvlJc w:val="left"/>
      <w:pPr>
        <w:ind w:left="6082" w:hanging="205"/>
      </w:pPr>
      <w:rPr>
        <w:rFonts w:hint="default"/>
        <w:lang w:val="pl-PL" w:eastAsia="en-US" w:bidi="ar-SA"/>
      </w:rPr>
    </w:lvl>
  </w:abstractNum>
  <w:abstractNum w:abstractNumId="226" w15:restartNumberingAfterBreak="0">
    <w:nsid w:val="751D29E4"/>
    <w:multiLevelType w:val="hybridMultilevel"/>
    <w:tmpl w:val="99DE717E"/>
    <w:lvl w:ilvl="0" w:tplc="7FEC17AC">
      <w:start w:val="1"/>
      <w:numFmt w:val="decimal"/>
      <w:lvlText w:val="%1."/>
      <w:lvlJc w:val="left"/>
      <w:pPr>
        <w:ind w:left="165" w:hanging="227"/>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78F6D3BE">
      <w:numFmt w:val="bullet"/>
      <w:lvlText w:val="•"/>
      <w:lvlJc w:val="left"/>
      <w:pPr>
        <w:ind w:left="902" w:hanging="227"/>
      </w:pPr>
      <w:rPr>
        <w:rFonts w:hint="default"/>
        <w:lang w:val="pl-PL" w:eastAsia="en-US" w:bidi="ar-SA"/>
      </w:rPr>
    </w:lvl>
    <w:lvl w:ilvl="2" w:tplc="DCBEF776">
      <w:numFmt w:val="bullet"/>
      <w:lvlText w:val="•"/>
      <w:lvlJc w:val="left"/>
      <w:pPr>
        <w:ind w:left="1645" w:hanging="227"/>
      </w:pPr>
      <w:rPr>
        <w:rFonts w:hint="default"/>
        <w:lang w:val="pl-PL" w:eastAsia="en-US" w:bidi="ar-SA"/>
      </w:rPr>
    </w:lvl>
    <w:lvl w:ilvl="3" w:tplc="F8FA5A46">
      <w:numFmt w:val="bullet"/>
      <w:lvlText w:val="•"/>
      <w:lvlJc w:val="left"/>
      <w:pPr>
        <w:ind w:left="2388" w:hanging="227"/>
      </w:pPr>
      <w:rPr>
        <w:rFonts w:hint="default"/>
        <w:lang w:val="pl-PL" w:eastAsia="en-US" w:bidi="ar-SA"/>
      </w:rPr>
    </w:lvl>
    <w:lvl w:ilvl="4" w:tplc="B1605D3A">
      <w:numFmt w:val="bullet"/>
      <w:lvlText w:val="•"/>
      <w:lvlJc w:val="left"/>
      <w:pPr>
        <w:ind w:left="3131" w:hanging="227"/>
      </w:pPr>
      <w:rPr>
        <w:rFonts w:hint="default"/>
        <w:lang w:val="pl-PL" w:eastAsia="en-US" w:bidi="ar-SA"/>
      </w:rPr>
    </w:lvl>
    <w:lvl w:ilvl="5" w:tplc="FA66E8B4">
      <w:numFmt w:val="bullet"/>
      <w:lvlText w:val="•"/>
      <w:lvlJc w:val="left"/>
      <w:pPr>
        <w:ind w:left="3873" w:hanging="227"/>
      </w:pPr>
      <w:rPr>
        <w:rFonts w:hint="default"/>
        <w:lang w:val="pl-PL" w:eastAsia="en-US" w:bidi="ar-SA"/>
      </w:rPr>
    </w:lvl>
    <w:lvl w:ilvl="6" w:tplc="D9169ED6">
      <w:numFmt w:val="bullet"/>
      <w:lvlText w:val="•"/>
      <w:lvlJc w:val="left"/>
      <w:pPr>
        <w:ind w:left="4616" w:hanging="227"/>
      </w:pPr>
      <w:rPr>
        <w:rFonts w:hint="default"/>
        <w:lang w:val="pl-PL" w:eastAsia="en-US" w:bidi="ar-SA"/>
      </w:rPr>
    </w:lvl>
    <w:lvl w:ilvl="7" w:tplc="169E035A">
      <w:numFmt w:val="bullet"/>
      <w:lvlText w:val="•"/>
      <w:lvlJc w:val="left"/>
      <w:pPr>
        <w:ind w:left="5359" w:hanging="227"/>
      </w:pPr>
      <w:rPr>
        <w:rFonts w:hint="default"/>
        <w:lang w:val="pl-PL" w:eastAsia="en-US" w:bidi="ar-SA"/>
      </w:rPr>
    </w:lvl>
    <w:lvl w:ilvl="8" w:tplc="CBF4CEBE">
      <w:numFmt w:val="bullet"/>
      <w:lvlText w:val="•"/>
      <w:lvlJc w:val="left"/>
      <w:pPr>
        <w:ind w:left="6102" w:hanging="227"/>
      </w:pPr>
      <w:rPr>
        <w:rFonts w:hint="default"/>
        <w:lang w:val="pl-PL" w:eastAsia="en-US" w:bidi="ar-SA"/>
      </w:rPr>
    </w:lvl>
  </w:abstractNum>
  <w:abstractNum w:abstractNumId="227" w15:restartNumberingAfterBreak="0">
    <w:nsid w:val="77B83030"/>
    <w:multiLevelType w:val="hybridMultilevel"/>
    <w:tmpl w:val="C46AC1A4"/>
    <w:lvl w:ilvl="0" w:tplc="34E210A8">
      <w:start w:val="1"/>
      <w:numFmt w:val="decimal"/>
      <w:lvlText w:val="%1."/>
      <w:lvlJc w:val="left"/>
      <w:pPr>
        <w:ind w:left="52" w:hanging="192"/>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1" w:tplc="744E7654">
      <w:numFmt w:val="bullet"/>
      <w:lvlText w:val="•"/>
      <w:lvlJc w:val="left"/>
      <w:pPr>
        <w:ind w:left="812" w:hanging="192"/>
      </w:pPr>
      <w:rPr>
        <w:rFonts w:hint="default"/>
        <w:lang w:val="pl-PL" w:eastAsia="en-US" w:bidi="ar-SA"/>
      </w:rPr>
    </w:lvl>
    <w:lvl w:ilvl="2" w:tplc="DEFE778E">
      <w:numFmt w:val="bullet"/>
      <w:lvlText w:val="•"/>
      <w:lvlJc w:val="left"/>
      <w:pPr>
        <w:ind w:left="1565" w:hanging="192"/>
      </w:pPr>
      <w:rPr>
        <w:rFonts w:hint="default"/>
        <w:lang w:val="pl-PL" w:eastAsia="en-US" w:bidi="ar-SA"/>
      </w:rPr>
    </w:lvl>
    <w:lvl w:ilvl="3" w:tplc="FE70BCAC">
      <w:numFmt w:val="bullet"/>
      <w:lvlText w:val="•"/>
      <w:lvlJc w:val="left"/>
      <w:pPr>
        <w:ind w:left="2318" w:hanging="192"/>
      </w:pPr>
      <w:rPr>
        <w:rFonts w:hint="default"/>
        <w:lang w:val="pl-PL" w:eastAsia="en-US" w:bidi="ar-SA"/>
      </w:rPr>
    </w:lvl>
    <w:lvl w:ilvl="4" w:tplc="A6EE65A4">
      <w:numFmt w:val="bullet"/>
      <w:lvlText w:val="•"/>
      <w:lvlJc w:val="left"/>
      <w:pPr>
        <w:ind w:left="3071" w:hanging="192"/>
      </w:pPr>
      <w:rPr>
        <w:rFonts w:hint="default"/>
        <w:lang w:val="pl-PL" w:eastAsia="en-US" w:bidi="ar-SA"/>
      </w:rPr>
    </w:lvl>
    <w:lvl w:ilvl="5" w:tplc="B48CEEA4">
      <w:numFmt w:val="bullet"/>
      <w:lvlText w:val="•"/>
      <w:lvlJc w:val="left"/>
      <w:pPr>
        <w:ind w:left="3823" w:hanging="192"/>
      </w:pPr>
      <w:rPr>
        <w:rFonts w:hint="default"/>
        <w:lang w:val="pl-PL" w:eastAsia="en-US" w:bidi="ar-SA"/>
      </w:rPr>
    </w:lvl>
    <w:lvl w:ilvl="6" w:tplc="AAEE0C0A">
      <w:numFmt w:val="bullet"/>
      <w:lvlText w:val="•"/>
      <w:lvlJc w:val="left"/>
      <w:pPr>
        <w:ind w:left="4576" w:hanging="192"/>
      </w:pPr>
      <w:rPr>
        <w:rFonts w:hint="default"/>
        <w:lang w:val="pl-PL" w:eastAsia="en-US" w:bidi="ar-SA"/>
      </w:rPr>
    </w:lvl>
    <w:lvl w:ilvl="7" w:tplc="4D50814C">
      <w:numFmt w:val="bullet"/>
      <w:lvlText w:val="•"/>
      <w:lvlJc w:val="left"/>
      <w:pPr>
        <w:ind w:left="5329" w:hanging="192"/>
      </w:pPr>
      <w:rPr>
        <w:rFonts w:hint="default"/>
        <w:lang w:val="pl-PL" w:eastAsia="en-US" w:bidi="ar-SA"/>
      </w:rPr>
    </w:lvl>
    <w:lvl w:ilvl="8" w:tplc="E0C20CCA">
      <w:numFmt w:val="bullet"/>
      <w:lvlText w:val="•"/>
      <w:lvlJc w:val="left"/>
      <w:pPr>
        <w:ind w:left="6082" w:hanging="192"/>
      </w:pPr>
      <w:rPr>
        <w:rFonts w:hint="default"/>
        <w:lang w:val="pl-PL" w:eastAsia="en-US" w:bidi="ar-SA"/>
      </w:rPr>
    </w:lvl>
  </w:abstractNum>
  <w:abstractNum w:abstractNumId="228" w15:restartNumberingAfterBreak="0">
    <w:nsid w:val="77D61DF4"/>
    <w:multiLevelType w:val="hybridMultilevel"/>
    <w:tmpl w:val="91085CB2"/>
    <w:lvl w:ilvl="0" w:tplc="7C8475B0">
      <w:start w:val="19"/>
      <w:numFmt w:val="decimal"/>
      <w:lvlText w:val="%1."/>
      <w:lvlJc w:val="left"/>
      <w:pPr>
        <w:ind w:left="165" w:hanging="311"/>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3E640A24">
      <w:numFmt w:val="bullet"/>
      <w:lvlText w:val="•"/>
      <w:lvlJc w:val="left"/>
      <w:pPr>
        <w:ind w:left="902" w:hanging="311"/>
      </w:pPr>
      <w:rPr>
        <w:rFonts w:hint="default"/>
        <w:lang w:val="pl-PL" w:eastAsia="en-US" w:bidi="ar-SA"/>
      </w:rPr>
    </w:lvl>
    <w:lvl w:ilvl="2" w:tplc="5EA679C4">
      <w:numFmt w:val="bullet"/>
      <w:lvlText w:val="•"/>
      <w:lvlJc w:val="left"/>
      <w:pPr>
        <w:ind w:left="1645" w:hanging="311"/>
      </w:pPr>
      <w:rPr>
        <w:rFonts w:hint="default"/>
        <w:lang w:val="pl-PL" w:eastAsia="en-US" w:bidi="ar-SA"/>
      </w:rPr>
    </w:lvl>
    <w:lvl w:ilvl="3" w:tplc="EF74CAC4">
      <w:numFmt w:val="bullet"/>
      <w:lvlText w:val="•"/>
      <w:lvlJc w:val="left"/>
      <w:pPr>
        <w:ind w:left="2388" w:hanging="311"/>
      </w:pPr>
      <w:rPr>
        <w:rFonts w:hint="default"/>
        <w:lang w:val="pl-PL" w:eastAsia="en-US" w:bidi="ar-SA"/>
      </w:rPr>
    </w:lvl>
    <w:lvl w:ilvl="4" w:tplc="44388902">
      <w:numFmt w:val="bullet"/>
      <w:lvlText w:val="•"/>
      <w:lvlJc w:val="left"/>
      <w:pPr>
        <w:ind w:left="3131" w:hanging="311"/>
      </w:pPr>
      <w:rPr>
        <w:rFonts w:hint="default"/>
        <w:lang w:val="pl-PL" w:eastAsia="en-US" w:bidi="ar-SA"/>
      </w:rPr>
    </w:lvl>
    <w:lvl w:ilvl="5" w:tplc="B10A673E">
      <w:numFmt w:val="bullet"/>
      <w:lvlText w:val="•"/>
      <w:lvlJc w:val="left"/>
      <w:pPr>
        <w:ind w:left="3873" w:hanging="311"/>
      </w:pPr>
      <w:rPr>
        <w:rFonts w:hint="default"/>
        <w:lang w:val="pl-PL" w:eastAsia="en-US" w:bidi="ar-SA"/>
      </w:rPr>
    </w:lvl>
    <w:lvl w:ilvl="6" w:tplc="1B6A0CAA">
      <w:numFmt w:val="bullet"/>
      <w:lvlText w:val="•"/>
      <w:lvlJc w:val="left"/>
      <w:pPr>
        <w:ind w:left="4616" w:hanging="311"/>
      </w:pPr>
      <w:rPr>
        <w:rFonts w:hint="default"/>
        <w:lang w:val="pl-PL" w:eastAsia="en-US" w:bidi="ar-SA"/>
      </w:rPr>
    </w:lvl>
    <w:lvl w:ilvl="7" w:tplc="4E4ABDA6">
      <w:numFmt w:val="bullet"/>
      <w:lvlText w:val="•"/>
      <w:lvlJc w:val="left"/>
      <w:pPr>
        <w:ind w:left="5359" w:hanging="311"/>
      </w:pPr>
      <w:rPr>
        <w:rFonts w:hint="default"/>
        <w:lang w:val="pl-PL" w:eastAsia="en-US" w:bidi="ar-SA"/>
      </w:rPr>
    </w:lvl>
    <w:lvl w:ilvl="8" w:tplc="3C0E36F2">
      <w:numFmt w:val="bullet"/>
      <w:lvlText w:val="•"/>
      <w:lvlJc w:val="left"/>
      <w:pPr>
        <w:ind w:left="6102" w:hanging="311"/>
      </w:pPr>
      <w:rPr>
        <w:rFonts w:hint="default"/>
        <w:lang w:val="pl-PL" w:eastAsia="en-US" w:bidi="ar-SA"/>
      </w:rPr>
    </w:lvl>
  </w:abstractNum>
  <w:abstractNum w:abstractNumId="229" w15:restartNumberingAfterBreak="0">
    <w:nsid w:val="7841185E"/>
    <w:multiLevelType w:val="hybridMultilevel"/>
    <w:tmpl w:val="0DFE096A"/>
    <w:lvl w:ilvl="0" w:tplc="838E863E">
      <w:start w:val="2"/>
      <w:numFmt w:val="decimal"/>
      <w:lvlText w:val="%1."/>
      <w:lvlJc w:val="left"/>
      <w:pPr>
        <w:ind w:left="165" w:hanging="202"/>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1" w:tplc="606C6DAA">
      <w:numFmt w:val="bullet"/>
      <w:lvlText w:val="•"/>
      <w:lvlJc w:val="left"/>
      <w:pPr>
        <w:ind w:left="902" w:hanging="202"/>
      </w:pPr>
      <w:rPr>
        <w:rFonts w:hint="default"/>
        <w:lang w:val="pl-PL" w:eastAsia="en-US" w:bidi="ar-SA"/>
      </w:rPr>
    </w:lvl>
    <w:lvl w:ilvl="2" w:tplc="7F70688A">
      <w:numFmt w:val="bullet"/>
      <w:lvlText w:val="•"/>
      <w:lvlJc w:val="left"/>
      <w:pPr>
        <w:ind w:left="1645" w:hanging="202"/>
      </w:pPr>
      <w:rPr>
        <w:rFonts w:hint="default"/>
        <w:lang w:val="pl-PL" w:eastAsia="en-US" w:bidi="ar-SA"/>
      </w:rPr>
    </w:lvl>
    <w:lvl w:ilvl="3" w:tplc="D0223048">
      <w:numFmt w:val="bullet"/>
      <w:lvlText w:val="•"/>
      <w:lvlJc w:val="left"/>
      <w:pPr>
        <w:ind w:left="2388" w:hanging="202"/>
      </w:pPr>
      <w:rPr>
        <w:rFonts w:hint="default"/>
        <w:lang w:val="pl-PL" w:eastAsia="en-US" w:bidi="ar-SA"/>
      </w:rPr>
    </w:lvl>
    <w:lvl w:ilvl="4" w:tplc="AF70CAAE">
      <w:numFmt w:val="bullet"/>
      <w:lvlText w:val="•"/>
      <w:lvlJc w:val="left"/>
      <w:pPr>
        <w:ind w:left="3131" w:hanging="202"/>
      </w:pPr>
      <w:rPr>
        <w:rFonts w:hint="default"/>
        <w:lang w:val="pl-PL" w:eastAsia="en-US" w:bidi="ar-SA"/>
      </w:rPr>
    </w:lvl>
    <w:lvl w:ilvl="5" w:tplc="F4DE9C32">
      <w:numFmt w:val="bullet"/>
      <w:lvlText w:val="•"/>
      <w:lvlJc w:val="left"/>
      <w:pPr>
        <w:ind w:left="3873" w:hanging="202"/>
      </w:pPr>
      <w:rPr>
        <w:rFonts w:hint="default"/>
        <w:lang w:val="pl-PL" w:eastAsia="en-US" w:bidi="ar-SA"/>
      </w:rPr>
    </w:lvl>
    <w:lvl w:ilvl="6" w:tplc="B06CD242">
      <w:numFmt w:val="bullet"/>
      <w:lvlText w:val="•"/>
      <w:lvlJc w:val="left"/>
      <w:pPr>
        <w:ind w:left="4616" w:hanging="202"/>
      </w:pPr>
      <w:rPr>
        <w:rFonts w:hint="default"/>
        <w:lang w:val="pl-PL" w:eastAsia="en-US" w:bidi="ar-SA"/>
      </w:rPr>
    </w:lvl>
    <w:lvl w:ilvl="7" w:tplc="B7BEABD2">
      <w:numFmt w:val="bullet"/>
      <w:lvlText w:val="•"/>
      <w:lvlJc w:val="left"/>
      <w:pPr>
        <w:ind w:left="5359" w:hanging="202"/>
      </w:pPr>
      <w:rPr>
        <w:rFonts w:hint="default"/>
        <w:lang w:val="pl-PL" w:eastAsia="en-US" w:bidi="ar-SA"/>
      </w:rPr>
    </w:lvl>
    <w:lvl w:ilvl="8" w:tplc="07CEC094">
      <w:numFmt w:val="bullet"/>
      <w:lvlText w:val="•"/>
      <w:lvlJc w:val="left"/>
      <w:pPr>
        <w:ind w:left="6102" w:hanging="202"/>
      </w:pPr>
      <w:rPr>
        <w:rFonts w:hint="default"/>
        <w:lang w:val="pl-PL" w:eastAsia="en-US" w:bidi="ar-SA"/>
      </w:rPr>
    </w:lvl>
  </w:abstractNum>
  <w:abstractNum w:abstractNumId="230" w15:restartNumberingAfterBreak="0">
    <w:nsid w:val="78577C5A"/>
    <w:multiLevelType w:val="hybridMultilevel"/>
    <w:tmpl w:val="A8B0E8A0"/>
    <w:lvl w:ilvl="0" w:tplc="DE10A166">
      <w:start w:val="16"/>
      <w:numFmt w:val="decimal"/>
      <w:lvlText w:val="%1."/>
      <w:lvlJc w:val="left"/>
      <w:pPr>
        <w:ind w:left="165" w:hanging="314"/>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350A2DE0">
      <w:numFmt w:val="bullet"/>
      <w:lvlText w:val="•"/>
      <w:lvlJc w:val="left"/>
      <w:pPr>
        <w:ind w:left="902" w:hanging="314"/>
      </w:pPr>
      <w:rPr>
        <w:rFonts w:hint="default"/>
        <w:lang w:val="pl-PL" w:eastAsia="en-US" w:bidi="ar-SA"/>
      </w:rPr>
    </w:lvl>
    <w:lvl w:ilvl="2" w:tplc="3F34082E">
      <w:numFmt w:val="bullet"/>
      <w:lvlText w:val="•"/>
      <w:lvlJc w:val="left"/>
      <w:pPr>
        <w:ind w:left="1645" w:hanging="314"/>
      </w:pPr>
      <w:rPr>
        <w:rFonts w:hint="default"/>
        <w:lang w:val="pl-PL" w:eastAsia="en-US" w:bidi="ar-SA"/>
      </w:rPr>
    </w:lvl>
    <w:lvl w:ilvl="3" w:tplc="12DCF6A8">
      <w:numFmt w:val="bullet"/>
      <w:lvlText w:val="•"/>
      <w:lvlJc w:val="left"/>
      <w:pPr>
        <w:ind w:left="2388" w:hanging="314"/>
      </w:pPr>
      <w:rPr>
        <w:rFonts w:hint="default"/>
        <w:lang w:val="pl-PL" w:eastAsia="en-US" w:bidi="ar-SA"/>
      </w:rPr>
    </w:lvl>
    <w:lvl w:ilvl="4" w:tplc="34EE041E">
      <w:numFmt w:val="bullet"/>
      <w:lvlText w:val="•"/>
      <w:lvlJc w:val="left"/>
      <w:pPr>
        <w:ind w:left="3131" w:hanging="314"/>
      </w:pPr>
      <w:rPr>
        <w:rFonts w:hint="default"/>
        <w:lang w:val="pl-PL" w:eastAsia="en-US" w:bidi="ar-SA"/>
      </w:rPr>
    </w:lvl>
    <w:lvl w:ilvl="5" w:tplc="61102F96">
      <w:numFmt w:val="bullet"/>
      <w:lvlText w:val="•"/>
      <w:lvlJc w:val="left"/>
      <w:pPr>
        <w:ind w:left="3873" w:hanging="314"/>
      </w:pPr>
      <w:rPr>
        <w:rFonts w:hint="default"/>
        <w:lang w:val="pl-PL" w:eastAsia="en-US" w:bidi="ar-SA"/>
      </w:rPr>
    </w:lvl>
    <w:lvl w:ilvl="6" w:tplc="DA4658A2">
      <w:numFmt w:val="bullet"/>
      <w:lvlText w:val="•"/>
      <w:lvlJc w:val="left"/>
      <w:pPr>
        <w:ind w:left="4616" w:hanging="314"/>
      </w:pPr>
      <w:rPr>
        <w:rFonts w:hint="default"/>
        <w:lang w:val="pl-PL" w:eastAsia="en-US" w:bidi="ar-SA"/>
      </w:rPr>
    </w:lvl>
    <w:lvl w:ilvl="7" w:tplc="D1B4A786">
      <w:numFmt w:val="bullet"/>
      <w:lvlText w:val="•"/>
      <w:lvlJc w:val="left"/>
      <w:pPr>
        <w:ind w:left="5359" w:hanging="314"/>
      </w:pPr>
      <w:rPr>
        <w:rFonts w:hint="default"/>
        <w:lang w:val="pl-PL" w:eastAsia="en-US" w:bidi="ar-SA"/>
      </w:rPr>
    </w:lvl>
    <w:lvl w:ilvl="8" w:tplc="401CBBB0">
      <w:numFmt w:val="bullet"/>
      <w:lvlText w:val="•"/>
      <w:lvlJc w:val="left"/>
      <w:pPr>
        <w:ind w:left="6102" w:hanging="314"/>
      </w:pPr>
      <w:rPr>
        <w:rFonts w:hint="default"/>
        <w:lang w:val="pl-PL" w:eastAsia="en-US" w:bidi="ar-SA"/>
      </w:rPr>
    </w:lvl>
  </w:abstractNum>
  <w:abstractNum w:abstractNumId="231" w15:restartNumberingAfterBreak="0">
    <w:nsid w:val="78FB1A84"/>
    <w:multiLevelType w:val="hybridMultilevel"/>
    <w:tmpl w:val="F59E6B84"/>
    <w:lvl w:ilvl="0" w:tplc="218EA49A">
      <w:start w:val="1"/>
      <w:numFmt w:val="decimal"/>
      <w:lvlText w:val="%1."/>
      <w:lvlJc w:val="left"/>
      <w:pPr>
        <w:ind w:left="255" w:hanging="204"/>
      </w:pPr>
      <w:rPr>
        <w:rFonts w:ascii="Times New Roman" w:eastAsia="Times New Roman" w:hAnsi="Times New Roman" w:cs="Times New Roman" w:hint="default"/>
        <w:b/>
        <w:bCs/>
        <w:i w:val="0"/>
        <w:iCs w:val="0"/>
        <w:color w:val="231F20"/>
        <w:spacing w:val="-1"/>
        <w:w w:val="100"/>
        <w:sz w:val="21"/>
        <w:szCs w:val="21"/>
        <w:lang w:val="pl-PL" w:eastAsia="en-US" w:bidi="ar-SA"/>
      </w:rPr>
    </w:lvl>
    <w:lvl w:ilvl="1" w:tplc="35BCBA70">
      <w:start w:val="1"/>
      <w:numFmt w:val="decimal"/>
      <w:lvlText w:val="%2)"/>
      <w:lvlJc w:val="left"/>
      <w:pPr>
        <w:ind w:left="335" w:hanging="284"/>
      </w:pPr>
      <w:rPr>
        <w:rFonts w:ascii="Times New Roman" w:eastAsia="Times New Roman" w:hAnsi="Times New Roman" w:cs="Times New Roman" w:hint="default"/>
        <w:b/>
        <w:bCs/>
        <w:i w:val="0"/>
        <w:iCs w:val="0"/>
        <w:color w:val="231F20"/>
        <w:spacing w:val="-1"/>
        <w:w w:val="102"/>
        <w:sz w:val="21"/>
        <w:szCs w:val="21"/>
        <w:lang w:val="pl-PL" w:eastAsia="en-US" w:bidi="ar-SA"/>
      </w:rPr>
    </w:lvl>
    <w:lvl w:ilvl="2" w:tplc="F272C1F6">
      <w:numFmt w:val="bullet"/>
      <w:lvlText w:val="•"/>
      <w:lvlJc w:val="left"/>
      <w:pPr>
        <w:ind w:left="1145" w:hanging="284"/>
      </w:pPr>
      <w:rPr>
        <w:rFonts w:hint="default"/>
        <w:lang w:val="pl-PL" w:eastAsia="en-US" w:bidi="ar-SA"/>
      </w:rPr>
    </w:lvl>
    <w:lvl w:ilvl="3" w:tplc="7E1A1CF0">
      <w:numFmt w:val="bullet"/>
      <w:lvlText w:val="•"/>
      <w:lvlJc w:val="left"/>
      <w:pPr>
        <w:ind w:left="1950" w:hanging="284"/>
      </w:pPr>
      <w:rPr>
        <w:rFonts w:hint="default"/>
        <w:lang w:val="pl-PL" w:eastAsia="en-US" w:bidi="ar-SA"/>
      </w:rPr>
    </w:lvl>
    <w:lvl w:ilvl="4" w:tplc="AAB45C20">
      <w:numFmt w:val="bullet"/>
      <w:lvlText w:val="•"/>
      <w:lvlJc w:val="left"/>
      <w:pPr>
        <w:ind w:left="2755" w:hanging="284"/>
      </w:pPr>
      <w:rPr>
        <w:rFonts w:hint="default"/>
        <w:lang w:val="pl-PL" w:eastAsia="en-US" w:bidi="ar-SA"/>
      </w:rPr>
    </w:lvl>
    <w:lvl w:ilvl="5" w:tplc="89DE9F3C">
      <w:numFmt w:val="bullet"/>
      <w:lvlText w:val="•"/>
      <w:lvlJc w:val="left"/>
      <w:pPr>
        <w:ind w:left="3561" w:hanging="284"/>
      </w:pPr>
      <w:rPr>
        <w:rFonts w:hint="default"/>
        <w:lang w:val="pl-PL" w:eastAsia="en-US" w:bidi="ar-SA"/>
      </w:rPr>
    </w:lvl>
    <w:lvl w:ilvl="6" w:tplc="3E386E98">
      <w:numFmt w:val="bullet"/>
      <w:lvlText w:val="•"/>
      <w:lvlJc w:val="left"/>
      <w:pPr>
        <w:ind w:left="4366" w:hanging="284"/>
      </w:pPr>
      <w:rPr>
        <w:rFonts w:hint="default"/>
        <w:lang w:val="pl-PL" w:eastAsia="en-US" w:bidi="ar-SA"/>
      </w:rPr>
    </w:lvl>
    <w:lvl w:ilvl="7" w:tplc="1930A344">
      <w:numFmt w:val="bullet"/>
      <w:lvlText w:val="•"/>
      <w:lvlJc w:val="left"/>
      <w:pPr>
        <w:ind w:left="5171" w:hanging="284"/>
      </w:pPr>
      <w:rPr>
        <w:rFonts w:hint="default"/>
        <w:lang w:val="pl-PL" w:eastAsia="en-US" w:bidi="ar-SA"/>
      </w:rPr>
    </w:lvl>
    <w:lvl w:ilvl="8" w:tplc="DE6C5A00">
      <w:numFmt w:val="bullet"/>
      <w:lvlText w:val="•"/>
      <w:lvlJc w:val="left"/>
      <w:pPr>
        <w:ind w:left="5977" w:hanging="284"/>
      </w:pPr>
      <w:rPr>
        <w:rFonts w:hint="default"/>
        <w:lang w:val="pl-PL" w:eastAsia="en-US" w:bidi="ar-SA"/>
      </w:rPr>
    </w:lvl>
  </w:abstractNum>
  <w:abstractNum w:abstractNumId="232" w15:restartNumberingAfterBreak="0">
    <w:nsid w:val="79737E32"/>
    <w:multiLevelType w:val="hybridMultilevel"/>
    <w:tmpl w:val="115A2408"/>
    <w:lvl w:ilvl="0" w:tplc="98ECFD10">
      <w:start w:val="4"/>
      <w:numFmt w:val="decimal"/>
      <w:lvlText w:val="%1."/>
      <w:lvlJc w:val="left"/>
      <w:pPr>
        <w:ind w:left="165" w:hanging="205"/>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036EF0F8">
      <w:numFmt w:val="bullet"/>
      <w:lvlText w:val="•"/>
      <w:lvlJc w:val="left"/>
      <w:pPr>
        <w:ind w:left="902" w:hanging="205"/>
      </w:pPr>
      <w:rPr>
        <w:rFonts w:hint="default"/>
        <w:lang w:val="pl-PL" w:eastAsia="en-US" w:bidi="ar-SA"/>
      </w:rPr>
    </w:lvl>
    <w:lvl w:ilvl="2" w:tplc="1BF635AE">
      <w:numFmt w:val="bullet"/>
      <w:lvlText w:val="•"/>
      <w:lvlJc w:val="left"/>
      <w:pPr>
        <w:ind w:left="1645" w:hanging="205"/>
      </w:pPr>
      <w:rPr>
        <w:rFonts w:hint="default"/>
        <w:lang w:val="pl-PL" w:eastAsia="en-US" w:bidi="ar-SA"/>
      </w:rPr>
    </w:lvl>
    <w:lvl w:ilvl="3" w:tplc="A8FC7C22">
      <w:numFmt w:val="bullet"/>
      <w:lvlText w:val="•"/>
      <w:lvlJc w:val="left"/>
      <w:pPr>
        <w:ind w:left="2388" w:hanging="205"/>
      </w:pPr>
      <w:rPr>
        <w:rFonts w:hint="default"/>
        <w:lang w:val="pl-PL" w:eastAsia="en-US" w:bidi="ar-SA"/>
      </w:rPr>
    </w:lvl>
    <w:lvl w:ilvl="4" w:tplc="CB98025E">
      <w:numFmt w:val="bullet"/>
      <w:lvlText w:val="•"/>
      <w:lvlJc w:val="left"/>
      <w:pPr>
        <w:ind w:left="3131" w:hanging="205"/>
      </w:pPr>
      <w:rPr>
        <w:rFonts w:hint="default"/>
        <w:lang w:val="pl-PL" w:eastAsia="en-US" w:bidi="ar-SA"/>
      </w:rPr>
    </w:lvl>
    <w:lvl w:ilvl="5" w:tplc="43767294">
      <w:numFmt w:val="bullet"/>
      <w:lvlText w:val="•"/>
      <w:lvlJc w:val="left"/>
      <w:pPr>
        <w:ind w:left="3873" w:hanging="205"/>
      </w:pPr>
      <w:rPr>
        <w:rFonts w:hint="default"/>
        <w:lang w:val="pl-PL" w:eastAsia="en-US" w:bidi="ar-SA"/>
      </w:rPr>
    </w:lvl>
    <w:lvl w:ilvl="6" w:tplc="FAD2EECC">
      <w:numFmt w:val="bullet"/>
      <w:lvlText w:val="•"/>
      <w:lvlJc w:val="left"/>
      <w:pPr>
        <w:ind w:left="4616" w:hanging="205"/>
      </w:pPr>
      <w:rPr>
        <w:rFonts w:hint="default"/>
        <w:lang w:val="pl-PL" w:eastAsia="en-US" w:bidi="ar-SA"/>
      </w:rPr>
    </w:lvl>
    <w:lvl w:ilvl="7" w:tplc="9976AD50">
      <w:numFmt w:val="bullet"/>
      <w:lvlText w:val="•"/>
      <w:lvlJc w:val="left"/>
      <w:pPr>
        <w:ind w:left="5359" w:hanging="205"/>
      </w:pPr>
      <w:rPr>
        <w:rFonts w:hint="default"/>
        <w:lang w:val="pl-PL" w:eastAsia="en-US" w:bidi="ar-SA"/>
      </w:rPr>
    </w:lvl>
    <w:lvl w:ilvl="8" w:tplc="4C0E0C82">
      <w:numFmt w:val="bullet"/>
      <w:lvlText w:val="•"/>
      <w:lvlJc w:val="left"/>
      <w:pPr>
        <w:ind w:left="6102" w:hanging="205"/>
      </w:pPr>
      <w:rPr>
        <w:rFonts w:hint="default"/>
        <w:lang w:val="pl-PL" w:eastAsia="en-US" w:bidi="ar-SA"/>
      </w:rPr>
    </w:lvl>
  </w:abstractNum>
  <w:abstractNum w:abstractNumId="233" w15:restartNumberingAfterBreak="0">
    <w:nsid w:val="7981125C"/>
    <w:multiLevelType w:val="hybridMultilevel"/>
    <w:tmpl w:val="EE7493B4"/>
    <w:lvl w:ilvl="0" w:tplc="DBEA5C38">
      <w:start w:val="1"/>
      <w:numFmt w:val="decimal"/>
      <w:lvlText w:val="%1."/>
      <w:lvlJc w:val="left"/>
      <w:pPr>
        <w:ind w:left="165" w:hanging="183"/>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1" w:tplc="2540937E">
      <w:numFmt w:val="bullet"/>
      <w:lvlText w:val="•"/>
      <w:lvlJc w:val="left"/>
      <w:pPr>
        <w:ind w:left="902" w:hanging="183"/>
      </w:pPr>
      <w:rPr>
        <w:rFonts w:hint="default"/>
        <w:lang w:val="pl-PL" w:eastAsia="en-US" w:bidi="ar-SA"/>
      </w:rPr>
    </w:lvl>
    <w:lvl w:ilvl="2" w:tplc="ACC0B5E6">
      <w:numFmt w:val="bullet"/>
      <w:lvlText w:val="•"/>
      <w:lvlJc w:val="left"/>
      <w:pPr>
        <w:ind w:left="1645" w:hanging="183"/>
      </w:pPr>
      <w:rPr>
        <w:rFonts w:hint="default"/>
        <w:lang w:val="pl-PL" w:eastAsia="en-US" w:bidi="ar-SA"/>
      </w:rPr>
    </w:lvl>
    <w:lvl w:ilvl="3" w:tplc="DBC81824">
      <w:numFmt w:val="bullet"/>
      <w:lvlText w:val="•"/>
      <w:lvlJc w:val="left"/>
      <w:pPr>
        <w:ind w:left="2388" w:hanging="183"/>
      </w:pPr>
      <w:rPr>
        <w:rFonts w:hint="default"/>
        <w:lang w:val="pl-PL" w:eastAsia="en-US" w:bidi="ar-SA"/>
      </w:rPr>
    </w:lvl>
    <w:lvl w:ilvl="4" w:tplc="96769786">
      <w:numFmt w:val="bullet"/>
      <w:lvlText w:val="•"/>
      <w:lvlJc w:val="left"/>
      <w:pPr>
        <w:ind w:left="3131" w:hanging="183"/>
      </w:pPr>
      <w:rPr>
        <w:rFonts w:hint="default"/>
        <w:lang w:val="pl-PL" w:eastAsia="en-US" w:bidi="ar-SA"/>
      </w:rPr>
    </w:lvl>
    <w:lvl w:ilvl="5" w:tplc="58540450">
      <w:numFmt w:val="bullet"/>
      <w:lvlText w:val="•"/>
      <w:lvlJc w:val="left"/>
      <w:pPr>
        <w:ind w:left="3873" w:hanging="183"/>
      </w:pPr>
      <w:rPr>
        <w:rFonts w:hint="default"/>
        <w:lang w:val="pl-PL" w:eastAsia="en-US" w:bidi="ar-SA"/>
      </w:rPr>
    </w:lvl>
    <w:lvl w:ilvl="6" w:tplc="B9988198">
      <w:numFmt w:val="bullet"/>
      <w:lvlText w:val="•"/>
      <w:lvlJc w:val="left"/>
      <w:pPr>
        <w:ind w:left="4616" w:hanging="183"/>
      </w:pPr>
      <w:rPr>
        <w:rFonts w:hint="default"/>
        <w:lang w:val="pl-PL" w:eastAsia="en-US" w:bidi="ar-SA"/>
      </w:rPr>
    </w:lvl>
    <w:lvl w:ilvl="7" w:tplc="36E2DE00">
      <w:numFmt w:val="bullet"/>
      <w:lvlText w:val="•"/>
      <w:lvlJc w:val="left"/>
      <w:pPr>
        <w:ind w:left="5359" w:hanging="183"/>
      </w:pPr>
      <w:rPr>
        <w:rFonts w:hint="default"/>
        <w:lang w:val="pl-PL" w:eastAsia="en-US" w:bidi="ar-SA"/>
      </w:rPr>
    </w:lvl>
    <w:lvl w:ilvl="8" w:tplc="4846150C">
      <w:numFmt w:val="bullet"/>
      <w:lvlText w:val="•"/>
      <w:lvlJc w:val="left"/>
      <w:pPr>
        <w:ind w:left="6102" w:hanging="183"/>
      </w:pPr>
      <w:rPr>
        <w:rFonts w:hint="default"/>
        <w:lang w:val="pl-PL" w:eastAsia="en-US" w:bidi="ar-SA"/>
      </w:rPr>
    </w:lvl>
  </w:abstractNum>
  <w:abstractNum w:abstractNumId="234" w15:restartNumberingAfterBreak="0">
    <w:nsid w:val="79866D0E"/>
    <w:multiLevelType w:val="hybridMultilevel"/>
    <w:tmpl w:val="135C3038"/>
    <w:lvl w:ilvl="0" w:tplc="4448DA74">
      <w:start w:val="2"/>
      <w:numFmt w:val="decimal"/>
      <w:lvlText w:val="%1."/>
      <w:lvlJc w:val="left"/>
      <w:pPr>
        <w:ind w:left="165" w:hanging="241"/>
      </w:pPr>
      <w:rPr>
        <w:rFonts w:ascii="Times New Roman" w:eastAsia="Times New Roman" w:hAnsi="Times New Roman" w:cs="Times New Roman" w:hint="default"/>
        <w:b w:val="0"/>
        <w:bCs w:val="0"/>
        <w:i w:val="0"/>
        <w:iCs w:val="0"/>
        <w:color w:val="231F20"/>
        <w:spacing w:val="0"/>
        <w:w w:val="94"/>
        <w:sz w:val="21"/>
        <w:szCs w:val="21"/>
        <w:lang w:val="pl-PL" w:eastAsia="en-US" w:bidi="ar-SA"/>
      </w:rPr>
    </w:lvl>
    <w:lvl w:ilvl="1" w:tplc="30ACC626">
      <w:numFmt w:val="bullet"/>
      <w:lvlText w:val="•"/>
      <w:lvlJc w:val="left"/>
      <w:pPr>
        <w:ind w:left="902" w:hanging="241"/>
      </w:pPr>
      <w:rPr>
        <w:rFonts w:hint="default"/>
        <w:lang w:val="pl-PL" w:eastAsia="en-US" w:bidi="ar-SA"/>
      </w:rPr>
    </w:lvl>
    <w:lvl w:ilvl="2" w:tplc="1EACEF4A">
      <w:numFmt w:val="bullet"/>
      <w:lvlText w:val="•"/>
      <w:lvlJc w:val="left"/>
      <w:pPr>
        <w:ind w:left="1645" w:hanging="241"/>
      </w:pPr>
      <w:rPr>
        <w:rFonts w:hint="default"/>
        <w:lang w:val="pl-PL" w:eastAsia="en-US" w:bidi="ar-SA"/>
      </w:rPr>
    </w:lvl>
    <w:lvl w:ilvl="3" w:tplc="6F20AA32">
      <w:numFmt w:val="bullet"/>
      <w:lvlText w:val="•"/>
      <w:lvlJc w:val="left"/>
      <w:pPr>
        <w:ind w:left="2388" w:hanging="241"/>
      </w:pPr>
      <w:rPr>
        <w:rFonts w:hint="default"/>
        <w:lang w:val="pl-PL" w:eastAsia="en-US" w:bidi="ar-SA"/>
      </w:rPr>
    </w:lvl>
    <w:lvl w:ilvl="4" w:tplc="AE768AF6">
      <w:numFmt w:val="bullet"/>
      <w:lvlText w:val="•"/>
      <w:lvlJc w:val="left"/>
      <w:pPr>
        <w:ind w:left="3131" w:hanging="241"/>
      </w:pPr>
      <w:rPr>
        <w:rFonts w:hint="default"/>
        <w:lang w:val="pl-PL" w:eastAsia="en-US" w:bidi="ar-SA"/>
      </w:rPr>
    </w:lvl>
    <w:lvl w:ilvl="5" w:tplc="8C7A94EE">
      <w:numFmt w:val="bullet"/>
      <w:lvlText w:val="•"/>
      <w:lvlJc w:val="left"/>
      <w:pPr>
        <w:ind w:left="3873" w:hanging="241"/>
      </w:pPr>
      <w:rPr>
        <w:rFonts w:hint="default"/>
        <w:lang w:val="pl-PL" w:eastAsia="en-US" w:bidi="ar-SA"/>
      </w:rPr>
    </w:lvl>
    <w:lvl w:ilvl="6" w:tplc="DF009E4E">
      <w:numFmt w:val="bullet"/>
      <w:lvlText w:val="•"/>
      <w:lvlJc w:val="left"/>
      <w:pPr>
        <w:ind w:left="4616" w:hanging="241"/>
      </w:pPr>
      <w:rPr>
        <w:rFonts w:hint="default"/>
        <w:lang w:val="pl-PL" w:eastAsia="en-US" w:bidi="ar-SA"/>
      </w:rPr>
    </w:lvl>
    <w:lvl w:ilvl="7" w:tplc="C0C0182A">
      <w:numFmt w:val="bullet"/>
      <w:lvlText w:val="•"/>
      <w:lvlJc w:val="left"/>
      <w:pPr>
        <w:ind w:left="5359" w:hanging="241"/>
      </w:pPr>
      <w:rPr>
        <w:rFonts w:hint="default"/>
        <w:lang w:val="pl-PL" w:eastAsia="en-US" w:bidi="ar-SA"/>
      </w:rPr>
    </w:lvl>
    <w:lvl w:ilvl="8" w:tplc="463E2EDC">
      <w:numFmt w:val="bullet"/>
      <w:lvlText w:val="•"/>
      <w:lvlJc w:val="left"/>
      <w:pPr>
        <w:ind w:left="6102" w:hanging="241"/>
      </w:pPr>
      <w:rPr>
        <w:rFonts w:hint="default"/>
        <w:lang w:val="pl-PL" w:eastAsia="en-US" w:bidi="ar-SA"/>
      </w:rPr>
    </w:lvl>
  </w:abstractNum>
  <w:abstractNum w:abstractNumId="235" w15:restartNumberingAfterBreak="0">
    <w:nsid w:val="7A0143EC"/>
    <w:multiLevelType w:val="hybridMultilevel"/>
    <w:tmpl w:val="0EC4BACA"/>
    <w:lvl w:ilvl="0" w:tplc="677A4C70">
      <w:start w:val="1"/>
      <w:numFmt w:val="decimal"/>
      <w:lvlText w:val="%1)"/>
      <w:lvlJc w:val="left"/>
      <w:pPr>
        <w:ind w:left="278" w:hanging="227"/>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1" w:tplc="B91E39DA">
      <w:numFmt w:val="bullet"/>
      <w:lvlText w:val="•"/>
      <w:lvlJc w:val="left"/>
      <w:pPr>
        <w:ind w:left="1010" w:hanging="227"/>
      </w:pPr>
      <w:rPr>
        <w:rFonts w:hint="default"/>
        <w:lang w:val="pl-PL" w:eastAsia="en-US" w:bidi="ar-SA"/>
      </w:rPr>
    </w:lvl>
    <w:lvl w:ilvl="2" w:tplc="E3364030">
      <w:numFmt w:val="bullet"/>
      <w:lvlText w:val="•"/>
      <w:lvlJc w:val="left"/>
      <w:pPr>
        <w:ind w:left="1741" w:hanging="227"/>
      </w:pPr>
      <w:rPr>
        <w:rFonts w:hint="default"/>
        <w:lang w:val="pl-PL" w:eastAsia="en-US" w:bidi="ar-SA"/>
      </w:rPr>
    </w:lvl>
    <w:lvl w:ilvl="3" w:tplc="DA466936">
      <w:numFmt w:val="bullet"/>
      <w:lvlText w:val="•"/>
      <w:lvlJc w:val="left"/>
      <w:pPr>
        <w:ind w:left="2472" w:hanging="227"/>
      </w:pPr>
      <w:rPr>
        <w:rFonts w:hint="default"/>
        <w:lang w:val="pl-PL" w:eastAsia="en-US" w:bidi="ar-SA"/>
      </w:rPr>
    </w:lvl>
    <w:lvl w:ilvl="4" w:tplc="C2466ABA">
      <w:numFmt w:val="bullet"/>
      <w:lvlText w:val="•"/>
      <w:lvlJc w:val="left"/>
      <w:pPr>
        <w:ind w:left="3203" w:hanging="227"/>
      </w:pPr>
      <w:rPr>
        <w:rFonts w:hint="default"/>
        <w:lang w:val="pl-PL" w:eastAsia="en-US" w:bidi="ar-SA"/>
      </w:rPr>
    </w:lvl>
    <w:lvl w:ilvl="5" w:tplc="DEB2F59A">
      <w:numFmt w:val="bullet"/>
      <w:lvlText w:val="•"/>
      <w:lvlJc w:val="left"/>
      <w:pPr>
        <w:ind w:left="3933" w:hanging="227"/>
      </w:pPr>
      <w:rPr>
        <w:rFonts w:hint="default"/>
        <w:lang w:val="pl-PL" w:eastAsia="en-US" w:bidi="ar-SA"/>
      </w:rPr>
    </w:lvl>
    <w:lvl w:ilvl="6" w:tplc="B5C26934">
      <w:numFmt w:val="bullet"/>
      <w:lvlText w:val="•"/>
      <w:lvlJc w:val="left"/>
      <w:pPr>
        <w:ind w:left="4664" w:hanging="227"/>
      </w:pPr>
      <w:rPr>
        <w:rFonts w:hint="default"/>
        <w:lang w:val="pl-PL" w:eastAsia="en-US" w:bidi="ar-SA"/>
      </w:rPr>
    </w:lvl>
    <w:lvl w:ilvl="7" w:tplc="79C28DCE">
      <w:numFmt w:val="bullet"/>
      <w:lvlText w:val="•"/>
      <w:lvlJc w:val="left"/>
      <w:pPr>
        <w:ind w:left="5395" w:hanging="227"/>
      </w:pPr>
      <w:rPr>
        <w:rFonts w:hint="default"/>
        <w:lang w:val="pl-PL" w:eastAsia="en-US" w:bidi="ar-SA"/>
      </w:rPr>
    </w:lvl>
    <w:lvl w:ilvl="8" w:tplc="8C2C0772">
      <w:numFmt w:val="bullet"/>
      <w:lvlText w:val="•"/>
      <w:lvlJc w:val="left"/>
      <w:pPr>
        <w:ind w:left="6126" w:hanging="227"/>
      </w:pPr>
      <w:rPr>
        <w:rFonts w:hint="default"/>
        <w:lang w:val="pl-PL" w:eastAsia="en-US" w:bidi="ar-SA"/>
      </w:rPr>
    </w:lvl>
  </w:abstractNum>
  <w:abstractNum w:abstractNumId="236" w15:restartNumberingAfterBreak="0">
    <w:nsid w:val="7A097656"/>
    <w:multiLevelType w:val="hybridMultilevel"/>
    <w:tmpl w:val="3DC665C0"/>
    <w:lvl w:ilvl="0" w:tplc="EA8A56D0">
      <w:start w:val="1"/>
      <w:numFmt w:val="decimal"/>
      <w:lvlText w:val="%1."/>
      <w:lvlJc w:val="left"/>
      <w:pPr>
        <w:ind w:left="165" w:hanging="180"/>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1" w:tplc="D8EA0A80">
      <w:numFmt w:val="bullet"/>
      <w:lvlText w:val="•"/>
      <w:lvlJc w:val="left"/>
      <w:pPr>
        <w:ind w:left="902" w:hanging="180"/>
      </w:pPr>
      <w:rPr>
        <w:rFonts w:hint="default"/>
        <w:lang w:val="pl-PL" w:eastAsia="en-US" w:bidi="ar-SA"/>
      </w:rPr>
    </w:lvl>
    <w:lvl w:ilvl="2" w:tplc="329298E4">
      <w:numFmt w:val="bullet"/>
      <w:lvlText w:val="•"/>
      <w:lvlJc w:val="left"/>
      <w:pPr>
        <w:ind w:left="1645" w:hanging="180"/>
      </w:pPr>
      <w:rPr>
        <w:rFonts w:hint="default"/>
        <w:lang w:val="pl-PL" w:eastAsia="en-US" w:bidi="ar-SA"/>
      </w:rPr>
    </w:lvl>
    <w:lvl w:ilvl="3" w:tplc="F7D660B2">
      <w:numFmt w:val="bullet"/>
      <w:lvlText w:val="•"/>
      <w:lvlJc w:val="left"/>
      <w:pPr>
        <w:ind w:left="2388" w:hanging="180"/>
      </w:pPr>
      <w:rPr>
        <w:rFonts w:hint="default"/>
        <w:lang w:val="pl-PL" w:eastAsia="en-US" w:bidi="ar-SA"/>
      </w:rPr>
    </w:lvl>
    <w:lvl w:ilvl="4" w:tplc="2B2227A0">
      <w:numFmt w:val="bullet"/>
      <w:lvlText w:val="•"/>
      <w:lvlJc w:val="left"/>
      <w:pPr>
        <w:ind w:left="3131" w:hanging="180"/>
      </w:pPr>
      <w:rPr>
        <w:rFonts w:hint="default"/>
        <w:lang w:val="pl-PL" w:eastAsia="en-US" w:bidi="ar-SA"/>
      </w:rPr>
    </w:lvl>
    <w:lvl w:ilvl="5" w:tplc="9370C2C6">
      <w:numFmt w:val="bullet"/>
      <w:lvlText w:val="•"/>
      <w:lvlJc w:val="left"/>
      <w:pPr>
        <w:ind w:left="3873" w:hanging="180"/>
      </w:pPr>
      <w:rPr>
        <w:rFonts w:hint="default"/>
        <w:lang w:val="pl-PL" w:eastAsia="en-US" w:bidi="ar-SA"/>
      </w:rPr>
    </w:lvl>
    <w:lvl w:ilvl="6" w:tplc="E11C812A">
      <w:numFmt w:val="bullet"/>
      <w:lvlText w:val="•"/>
      <w:lvlJc w:val="left"/>
      <w:pPr>
        <w:ind w:left="4616" w:hanging="180"/>
      </w:pPr>
      <w:rPr>
        <w:rFonts w:hint="default"/>
        <w:lang w:val="pl-PL" w:eastAsia="en-US" w:bidi="ar-SA"/>
      </w:rPr>
    </w:lvl>
    <w:lvl w:ilvl="7" w:tplc="CCF09D36">
      <w:numFmt w:val="bullet"/>
      <w:lvlText w:val="•"/>
      <w:lvlJc w:val="left"/>
      <w:pPr>
        <w:ind w:left="5359" w:hanging="180"/>
      </w:pPr>
      <w:rPr>
        <w:rFonts w:hint="default"/>
        <w:lang w:val="pl-PL" w:eastAsia="en-US" w:bidi="ar-SA"/>
      </w:rPr>
    </w:lvl>
    <w:lvl w:ilvl="8" w:tplc="A274B6B4">
      <w:numFmt w:val="bullet"/>
      <w:lvlText w:val="•"/>
      <w:lvlJc w:val="left"/>
      <w:pPr>
        <w:ind w:left="6102" w:hanging="180"/>
      </w:pPr>
      <w:rPr>
        <w:rFonts w:hint="default"/>
        <w:lang w:val="pl-PL" w:eastAsia="en-US" w:bidi="ar-SA"/>
      </w:rPr>
    </w:lvl>
  </w:abstractNum>
  <w:abstractNum w:abstractNumId="237" w15:restartNumberingAfterBreak="0">
    <w:nsid w:val="7AB2541F"/>
    <w:multiLevelType w:val="hybridMultilevel"/>
    <w:tmpl w:val="C4E04C10"/>
    <w:lvl w:ilvl="0" w:tplc="7ECE27C2">
      <w:start w:val="1"/>
      <w:numFmt w:val="decimal"/>
      <w:lvlText w:val="%1."/>
      <w:lvlJc w:val="left"/>
      <w:pPr>
        <w:ind w:left="165" w:hanging="179"/>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1" w:tplc="BCB2ABE4">
      <w:numFmt w:val="bullet"/>
      <w:lvlText w:val="•"/>
      <w:lvlJc w:val="left"/>
      <w:pPr>
        <w:ind w:left="902" w:hanging="179"/>
      </w:pPr>
      <w:rPr>
        <w:rFonts w:hint="default"/>
        <w:lang w:val="pl-PL" w:eastAsia="en-US" w:bidi="ar-SA"/>
      </w:rPr>
    </w:lvl>
    <w:lvl w:ilvl="2" w:tplc="B63C9CB6">
      <w:numFmt w:val="bullet"/>
      <w:lvlText w:val="•"/>
      <w:lvlJc w:val="left"/>
      <w:pPr>
        <w:ind w:left="1645" w:hanging="179"/>
      </w:pPr>
      <w:rPr>
        <w:rFonts w:hint="default"/>
        <w:lang w:val="pl-PL" w:eastAsia="en-US" w:bidi="ar-SA"/>
      </w:rPr>
    </w:lvl>
    <w:lvl w:ilvl="3" w:tplc="648CD1A2">
      <w:numFmt w:val="bullet"/>
      <w:lvlText w:val="•"/>
      <w:lvlJc w:val="left"/>
      <w:pPr>
        <w:ind w:left="2388" w:hanging="179"/>
      </w:pPr>
      <w:rPr>
        <w:rFonts w:hint="default"/>
        <w:lang w:val="pl-PL" w:eastAsia="en-US" w:bidi="ar-SA"/>
      </w:rPr>
    </w:lvl>
    <w:lvl w:ilvl="4" w:tplc="F05EDFAC">
      <w:numFmt w:val="bullet"/>
      <w:lvlText w:val="•"/>
      <w:lvlJc w:val="left"/>
      <w:pPr>
        <w:ind w:left="3131" w:hanging="179"/>
      </w:pPr>
      <w:rPr>
        <w:rFonts w:hint="default"/>
        <w:lang w:val="pl-PL" w:eastAsia="en-US" w:bidi="ar-SA"/>
      </w:rPr>
    </w:lvl>
    <w:lvl w:ilvl="5" w:tplc="6936A064">
      <w:numFmt w:val="bullet"/>
      <w:lvlText w:val="•"/>
      <w:lvlJc w:val="left"/>
      <w:pPr>
        <w:ind w:left="3873" w:hanging="179"/>
      </w:pPr>
      <w:rPr>
        <w:rFonts w:hint="default"/>
        <w:lang w:val="pl-PL" w:eastAsia="en-US" w:bidi="ar-SA"/>
      </w:rPr>
    </w:lvl>
    <w:lvl w:ilvl="6" w:tplc="82AEEB8C">
      <w:numFmt w:val="bullet"/>
      <w:lvlText w:val="•"/>
      <w:lvlJc w:val="left"/>
      <w:pPr>
        <w:ind w:left="4616" w:hanging="179"/>
      </w:pPr>
      <w:rPr>
        <w:rFonts w:hint="default"/>
        <w:lang w:val="pl-PL" w:eastAsia="en-US" w:bidi="ar-SA"/>
      </w:rPr>
    </w:lvl>
    <w:lvl w:ilvl="7" w:tplc="E7DEBE6A">
      <w:numFmt w:val="bullet"/>
      <w:lvlText w:val="•"/>
      <w:lvlJc w:val="left"/>
      <w:pPr>
        <w:ind w:left="5359" w:hanging="179"/>
      </w:pPr>
      <w:rPr>
        <w:rFonts w:hint="default"/>
        <w:lang w:val="pl-PL" w:eastAsia="en-US" w:bidi="ar-SA"/>
      </w:rPr>
    </w:lvl>
    <w:lvl w:ilvl="8" w:tplc="728846E4">
      <w:numFmt w:val="bullet"/>
      <w:lvlText w:val="•"/>
      <w:lvlJc w:val="left"/>
      <w:pPr>
        <w:ind w:left="6102" w:hanging="179"/>
      </w:pPr>
      <w:rPr>
        <w:rFonts w:hint="default"/>
        <w:lang w:val="pl-PL" w:eastAsia="en-US" w:bidi="ar-SA"/>
      </w:rPr>
    </w:lvl>
  </w:abstractNum>
  <w:abstractNum w:abstractNumId="238" w15:restartNumberingAfterBreak="0">
    <w:nsid w:val="7AE90B7C"/>
    <w:multiLevelType w:val="hybridMultilevel"/>
    <w:tmpl w:val="AE30D2B4"/>
    <w:lvl w:ilvl="0" w:tplc="C26E8808">
      <w:start w:val="1"/>
      <w:numFmt w:val="decimal"/>
      <w:lvlText w:val="%1)"/>
      <w:lvlJc w:val="left"/>
      <w:pPr>
        <w:ind w:left="278" w:hanging="227"/>
      </w:pPr>
      <w:rPr>
        <w:rFonts w:ascii="Times New Roman" w:eastAsia="Times New Roman" w:hAnsi="Times New Roman" w:cs="Times New Roman" w:hint="default"/>
        <w:b w:val="0"/>
        <w:bCs w:val="0"/>
        <w:i w:val="0"/>
        <w:iCs w:val="0"/>
        <w:color w:val="231F20"/>
        <w:spacing w:val="-1"/>
        <w:w w:val="99"/>
        <w:sz w:val="19"/>
        <w:szCs w:val="19"/>
        <w:lang w:val="pl-PL" w:eastAsia="en-US" w:bidi="ar-SA"/>
      </w:rPr>
    </w:lvl>
    <w:lvl w:ilvl="1" w:tplc="3C88BBE4">
      <w:numFmt w:val="bullet"/>
      <w:lvlText w:val="•"/>
      <w:lvlJc w:val="left"/>
      <w:pPr>
        <w:ind w:left="1010" w:hanging="227"/>
      </w:pPr>
      <w:rPr>
        <w:rFonts w:hint="default"/>
        <w:lang w:val="pl-PL" w:eastAsia="en-US" w:bidi="ar-SA"/>
      </w:rPr>
    </w:lvl>
    <w:lvl w:ilvl="2" w:tplc="AFE6AB96">
      <w:numFmt w:val="bullet"/>
      <w:lvlText w:val="•"/>
      <w:lvlJc w:val="left"/>
      <w:pPr>
        <w:ind w:left="1741" w:hanging="227"/>
      </w:pPr>
      <w:rPr>
        <w:rFonts w:hint="default"/>
        <w:lang w:val="pl-PL" w:eastAsia="en-US" w:bidi="ar-SA"/>
      </w:rPr>
    </w:lvl>
    <w:lvl w:ilvl="3" w:tplc="35B24998">
      <w:numFmt w:val="bullet"/>
      <w:lvlText w:val="•"/>
      <w:lvlJc w:val="left"/>
      <w:pPr>
        <w:ind w:left="2472" w:hanging="227"/>
      </w:pPr>
      <w:rPr>
        <w:rFonts w:hint="default"/>
        <w:lang w:val="pl-PL" w:eastAsia="en-US" w:bidi="ar-SA"/>
      </w:rPr>
    </w:lvl>
    <w:lvl w:ilvl="4" w:tplc="BA3E95D8">
      <w:numFmt w:val="bullet"/>
      <w:lvlText w:val="•"/>
      <w:lvlJc w:val="left"/>
      <w:pPr>
        <w:ind w:left="3203" w:hanging="227"/>
      </w:pPr>
      <w:rPr>
        <w:rFonts w:hint="default"/>
        <w:lang w:val="pl-PL" w:eastAsia="en-US" w:bidi="ar-SA"/>
      </w:rPr>
    </w:lvl>
    <w:lvl w:ilvl="5" w:tplc="EE10A3A4">
      <w:numFmt w:val="bullet"/>
      <w:lvlText w:val="•"/>
      <w:lvlJc w:val="left"/>
      <w:pPr>
        <w:ind w:left="3933" w:hanging="227"/>
      </w:pPr>
      <w:rPr>
        <w:rFonts w:hint="default"/>
        <w:lang w:val="pl-PL" w:eastAsia="en-US" w:bidi="ar-SA"/>
      </w:rPr>
    </w:lvl>
    <w:lvl w:ilvl="6" w:tplc="59DCBBEA">
      <w:numFmt w:val="bullet"/>
      <w:lvlText w:val="•"/>
      <w:lvlJc w:val="left"/>
      <w:pPr>
        <w:ind w:left="4664" w:hanging="227"/>
      </w:pPr>
      <w:rPr>
        <w:rFonts w:hint="default"/>
        <w:lang w:val="pl-PL" w:eastAsia="en-US" w:bidi="ar-SA"/>
      </w:rPr>
    </w:lvl>
    <w:lvl w:ilvl="7" w:tplc="8A3A3ADC">
      <w:numFmt w:val="bullet"/>
      <w:lvlText w:val="•"/>
      <w:lvlJc w:val="left"/>
      <w:pPr>
        <w:ind w:left="5395" w:hanging="227"/>
      </w:pPr>
      <w:rPr>
        <w:rFonts w:hint="default"/>
        <w:lang w:val="pl-PL" w:eastAsia="en-US" w:bidi="ar-SA"/>
      </w:rPr>
    </w:lvl>
    <w:lvl w:ilvl="8" w:tplc="62D03ECA">
      <w:numFmt w:val="bullet"/>
      <w:lvlText w:val="•"/>
      <w:lvlJc w:val="left"/>
      <w:pPr>
        <w:ind w:left="6126" w:hanging="227"/>
      </w:pPr>
      <w:rPr>
        <w:rFonts w:hint="default"/>
        <w:lang w:val="pl-PL" w:eastAsia="en-US" w:bidi="ar-SA"/>
      </w:rPr>
    </w:lvl>
  </w:abstractNum>
  <w:abstractNum w:abstractNumId="239" w15:restartNumberingAfterBreak="0">
    <w:nsid w:val="7AF856AC"/>
    <w:multiLevelType w:val="hybridMultilevel"/>
    <w:tmpl w:val="AFC8F8AA"/>
    <w:lvl w:ilvl="0" w:tplc="3694248C">
      <w:start w:val="1"/>
      <w:numFmt w:val="decimal"/>
      <w:lvlText w:val="%1."/>
      <w:lvlJc w:val="left"/>
      <w:pPr>
        <w:ind w:left="52" w:hanging="217"/>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8098BCD8">
      <w:numFmt w:val="bullet"/>
      <w:lvlText w:val="•"/>
      <w:lvlJc w:val="left"/>
      <w:pPr>
        <w:ind w:left="812" w:hanging="217"/>
      </w:pPr>
      <w:rPr>
        <w:rFonts w:hint="default"/>
        <w:lang w:val="pl-PL" w:eastAsia="en-US" w:bidi="ar-SA"/>
      </w:rPr>
    </w:lvl>
    <w:lvl w:ilvl="2" w:tplc="5672CE0A">
      <w:numFmt w:val="bullet"/>
      <w:lvlText w:val="•"/>
      <w:lvlJc w:val="left"/>
      <w:pPr>
        <w:ind w:left="1565" w:hanging="217"/>
      </w:pPr>
      <w:rPr>
        <w:rFonts w:hint="default"/>
        <w:lang w:val="pl-PL" w:eastAsia="en-US" w:bidi="ar-SA"/>
      </w:rPr>
    </w:lvl>
    <w:lvl w:ilvl="3" w:tplc="CF2A0BE4">
      <w:numFmt w:val="bullet"/>
      <w:lvlText w:val="•"/>
      <w:lvlJc w:val="left"/>
      <w:pPr>
        <w:ind w:left="2318" w:hanging="217"/>
      </w:pPr>
      <w:rPr>
        <w:rFonts w:hint="default"/>
        <w:lang w:val="pl-PL" w:eastAsia="en-US" w:bidi="ar-SA"/>
      </w:rPr>
    </w:lvl>
    <w:lvl w:ilvl="4" w:tplc="A90CD41E">
      <w:numFmt w:val="bullet"/>
      <w:lvlText w:val="•"/>
      <w:lvlJc w:val="left"/>
      <w:pPr>
        <w:ind w:left="3071" w:hanging="217"/>
      </w:pPr>
      <w:rPr>
        <w:rFonts w:hint="default"/>
        <w:lang w:val="pl-PL" w:eastAsia="en-US" w:bidi="ar-SA"/>
      </w:rPr>
    </w:lvl>
    <w:lvl w:ilvl="5" w:tplc="3BACA774">
      <w:numFmt w:val="bullet"/>
      <w:lvlText w:val="•"/>
      <w:lvlJc w:val="left"/>
      <w:pPr>
        <w:ind w:left="3823" w:hanging="217"/>
      </w:pPr>
      <w:rPr>
        <w:rFonts w:hint="default"/>
        <w:lang w:val="pl-PL" w:eastAsia="en-US" w:bidi="ar-SA"/>
      </w:rPr>
    </w:lvl>
    <w:lvl w:ilvl="6" w:tplc="9AF41F5C">
      <w:numFmt w:val="bullet"/>
      <w:lvlText w:val="•"/>
      <w:lvlJc w:val="left"/>
      <w:pPr>
        <w:ind w:left="4576" w:hanging="217"/>
      </w:pPr>
      <w:rPr>
        <w:rFonts w:hint="default"/>
        <w:lang w:val="pl-PL" w:eastAsia="en-US" w:bidi="ar-SA"/>
      </w:rPr>
    </w:lvl>
    <w:lvl w:ilvl="7" w:tplc="5054314C">
      <w:numFmt w:val="bullet"/>
      <w:lvlText w:val="•"/>
      <w:lvlJc w:val="left"/>
      <w:pPr>
        <w:ind w:left="5329" w:hanging="217"/>
      </w:pPr>
      <w:rPr>
        <w:rFonts w:hint="default"/>
        <w:lang w:val="pl-PL" w:eastAsia="en-US" w:bidi="ar-SA"/>
      </w:rPr>
    </w:lvl>
    <w:lvl w:ilvl="8" w:tplc="79D41FA6">
      <w:numFmt w:val="bullet"/>
      <w:lvlText w:val="•"/>
      <w:lvlJc w:val="left"/>
      <w:pPr>
        <w:ind w:left="6082" w:hanging="217"/>
      </w:pPr>
      <w:rPr>
        <w:rFonts w:hint="default"/>
        <w:lang w:val="pl-PL" w:eastAsia="en-US" w:bidi="ar-SA"/>
      </w:rPr>
    </w:lvl>
  </w:abstractNum>
  <w:abstractNum w:abstractNumId="240" w15:restartNumberingAfterBreak="0">
    <w:nsid w:val="7C447FFD"/>
    <w:multiLevelType w:val="hybridMultilevel"/>
    <w:tmpl w:val="D5BC2B0E"/>
    <w:lvl w:ilvl="0" w:tplc="0F72006C">
      <w:start w:val="2"/>
      <w:numFmt w:val="decimal"/>
      <w:lvlText w:val="%1."/>
      <w:lvlJc w:val="left"/>
      <w:pPr>
        <w:ind w:left="52" w:hanging="184"/>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1" w:tplc="90EC1E34">
      <w:numFmt w:val="bullet"/>
      <w:lvlText w:val="•"/>
      <w:lvlJc w:val="left"/>
      <w:pPr>
        <w:ind w:left="812" w:hanging="184"/>
      </w:pPr>
      <w:rPr>
        <w:rFonts w:hint="default"/>
        <w:lang w:val="pl-PL" w:eastAsia="en-US" w:bidi="ar-SA"/>
      </w:rPr>
    </w:lvl>
    <w:lvl w:ilvl="2" w:tplc="1E60C308">
      <w:numFmt w:val="bullet"/>
      <w:lvlText w:val="•"/>
      <w:lvlJc w:val="left"/>
      <w:pPr>
        <w:ind w:left="1565" w:hanging="184"/>
      </w:pPr>
      <w:rPr>
        <w:rFonts w:hint="default"/>
        <w:lang w:val="pl-PL" w:eastAsia="en-US" w:bidi="ar-SA"/>
      </w:rPr>
    </w:lvl>
    <w:lvl w:ilvl="3" w:tplc="8CCE334C">
      <w:numFmt w:val="bullet"/>
      <w:lvlText w:val="•"/>
      <w:lvlJc w:val="left"/>
      <w:pPr>
        <w:ind w:left="2318" w:hanging="184"/>
      </w:pPr>
      <w:rPr>
        <w:rFonts w:hint="default"/>
        <w:lang w:val="pl-PL" w:eastAsia="en-US" w:bidi="ar-SA"/>
      </w:rPr>
    </w:lvl>
    <w:lvl w:ilvl="4" w:tplc="60DAE31A">
      <w:numFmt w:val="bullet"/>
      <w:lvlText w:val="•"/>
      <w:lvlJc w:val="left"/>
      <w:pPr>
        <w:ind w:left="3071" w:hanging="184"/>
      </w:pPr>
      <w:rPr>
        <w:rFonts w:hint="default"/>
        <w:lang w:val="pl-PL" w:eastAsia="en-US" w:bidi="ar-SA"/>
      </w:rPr>
    </w:lvl>
    <w:lvl w:ilvl="5" w:tplc="005050D8">
      <w:numFmt w:val="bullet"/>
      <w:lvlText w:val="•"/>
      <w:lvlJc w:val="left"/>
      <w:pPr>
        <w:ind w:left="3823" w:hanging="184"/>
      </w:pPr>
      <w:rPr>
        <w:rFonts w:hint="default"/>
        <w:lang w:val="pl-PL" w:eastAsia="en-US" w:bidi="ar-SA"/>
      </w:rPr>
    </w:lvl>
    <w:lvl w:ilvl="6" w:tplc="C7F45F46">
      <w:numFmt w:val="bullet"/>
      <w:lvlText w:val="•"/>
      <w:lvlJc w:val="left"/>
      <w:pPr>
        <w:ind w:left="4576" w:hanging="184"/>
      </w:pPr>
      <w:rPr>
        <w:rFonts w:hint="default"/>
        <w:lang w:val="pl-PL" w:eastAsia="en-US" w:bidi="ar-SA"/>
      </w:rPr>
    </w:lvl>
    <w:lvl w:ilvl="7" w:tplc="716219F0">
      <w:numFmt w:val="bullet"/>
      <w:lvlText w:val="•"/>
      <w:lvlJc w:val="left"/>
      <w:pPr>
        <w:ind w:left="5329" w:hanging="184"/>
      </w:pPr>
      <w:rPr>
        <w:rFonts w:hint="default"/>
        <w:lang w:val="pl-PL" w:eastAsia="en-US" w:bidi="ar-SA"/>
      </w:rPr>
    </w:lvl>
    <w:lvl w:ilvl="8" w:tplc="63785BF0">
      <w:numFmt w:val="bullet"/>
      <w:lvlText w:val="•"/>
      <w:lvlJc w:val="left"/>
      <w:pPr>
        <w:ind w:left="6082" w:hanging="184"/>
      </w:pPr>
      <w:rPr>
        <w:rFonts w:hint="default"/>
        <w:lang w:val="pl-PL" w:eastAsia="en-US" w:bidi="ar-SA"/>
      </w:rPr>
    </w:lvl>
  </w:abstractNum>
  <w:abstractNum w:abstractNumId="241" w15:restartNumberingAfterBreak="0">
    <w:nsid w:val="7DB85CCC"/>
    <w:multiLevelType w:val="hybridMultilevel"/>
    <w:tmpl w:val="9AFE9DD0"/>
    <w:lvl w:ilvl="0" w:tplc="A008D2F6">
      <w:start w:val="1"/>
      <w:numFmt w:val="decimal"/>
      <w:lvlText w:val="%1."/>
      <w:lvlJc w:val="left"/>
      <w:pPr>
        <w:ind w:left="165" w:hanging="177"/>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1" w:tplc="DDFA486A">
      <w:numFmt w:val="bullet"/>
      <w:lvlText w:val="•"/>
      <w:lvlJc w:val="left"/>
      <w:pPr>
        <w:ind w:left="902" w:hanging="177"/>
      </w:pPr>
      <w:rPr>
        <w:rFonts w:hint="default"/>
        <w:lang w:val="pl-PL" w:eastAsia="en-US" w:bidi="ar-SA"/>
      </w:rPr>
    </w:lvl>
    <w:lvl w:ilvl="2" w:tplc="6F6AC3DA">
      <w:numFmt w:val="bullet"/>
      <w:lvlText w:val="•"/>
      <w:lvlJc w:val="left"/>
      <w:pPr>
        <w:ind w:left="1645" w:hanging="177"/>
      </w:pPr>
      <w:rPr>
        <w:rFonts w:hint="default"/>
        <w:lang w:val="pl-PL" w:eastAsia="en-US" w:bidi="ar-SA"/>
      </w:rPr>
    </w:lvl>
    <w:lvl w:ilvl="3" w:tplc="39EECB9C">
      <w:numFmt w:val="bullet"/>
      <w:lvlText w:val="•"/>
      <w:lvlJc w:val="left"/>
      <w:pPr>
        <w:ind w:left="2388" w:hanging="177"/>
      </w:pPr>
      <w:rPr>
        <w:rFonts w:hint="default"/>
        <w:lang w:val="pl-PL" w:eastAsia="en-US" w:bidi="ar-SA"/>
      </w:rPr>
    </w:lvl>
    <w:lvl w:ilvl="4" w:tplc="B2585A78">
      <w:numFmt w:val="bullet"/>
      <w:lvlText w:val="•"/>
      <w:lvlJc w:val="left"/>
      <w:pPr>
        <w:ind w:left="3131" w:hanging="177"/>
      </w:pPr>
      <w:rPr>
        <w:rFonts w:hint="default"/>
        <w:lang w:val="pl-PL" w:eastAsia="en-US" w:bidi="ar-SA"/>
      </w:rPr>
    </w:lvl>
    <w:lvl w:ilvl="5" w:tplc="1350418A">
      <w:numFmt w:val="bullet"/>
      <w:lvlText w:val="•"/>
      <w:lvlJc w:val="left"/>
      <w:pPr>
        <w:ind w:left="3873" w:hanging="177"/>
      </w:pPr>
      <w:rPr>
        <w:rFonts w:hint="default"/>
        <w:lang w:val="pl-PL" w:eastAsia="en-US" w:bidi="ar-SA"/>
      </w:rPr>
    </w:lvl>
    <w:lvl w:ilvl="6" w:tplc="AA529238">
      <w:numFmt w:val="bullet"/>
      <w:lvlText w:val="•"/>
      <w:lvlJc w:val="left"/>
      <w:pPr>
        <w:ind w:left="4616" w:hanging="177"/>
      </w:pPr>
      <w:rPr>
        <w:rFonts w:hint="default"/>
        <w:lang w:val="pl-PL" w:eastAsia="en-US" w:bidi="ar-SA"/>
      </w:rPr>
    </w:lvl>
    <w:lvl w:ilvl="7" w:tplc="07E67750">
      <w:numFmt w:val="bullet"/>
      <w:lvlText w:val="•"/>
      <w:lvlJc w:val="left"/>
      <w:pPr>
        <w:ind w:left="5359" w:hanging="177"/>
      </w:pPr>
      <w:rPr>
        <w:rFonts w:hint="default"/>
        <w:lang w:val="pl-PL" w:eastAsia="en-US" w:bidi="ar-SA"/>
      </w:rPr>
    </w:lvl>
    <w:lvl w:ilvl="8" w:tplc="970C30C0">
      <w:numFmt w:val="bullet"/>
      <w:lvlText w:val="•"/>
      <w:lvlJc w:val="left"/>
      <w:pPr>
        <w:ind w:left="6102" w:hanging="177"/>
      </w:pPr>
      <w:rPr>
        <w:rFonts w:hint="default"/>
        <w:lang w:val="pl-PL" w:eastAsia="en-US" w:bidi="ar-SA"/>
      </w:rPr>
    </w:lvl>
  </w:abstractNum>
  <w:abstractNum w:abstractNumId="242" w15:restartNumberingAfterBreak="0">
    <w:nsid w:val="7DF31439"/>
    <w:multiLevelType w:val="hybridMultilevel"/>
    <w:tmpl w:val="EE9A3C92"/>
    <w:lvl w:ilvl="0" w:tplc="1F6E07B2">
      <w:start w:val="1"/>
      <w:numFmt w:val="decimal"/>
      <w:lvlText w:val="%1)"/>
      <w:lvlJc w:val="left"/>
      <w:pPr>
        <w:ind w:left="278" w:hanging="227"/>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1" w:tplc="7C2C2046">
      <w:start w:val="1"/>
      <w:numFmt w:val="decimal"/>
      <w:lvlText w:val="%2."/>
      <w:lvlJc w:val="left"/>
      <w:pPr>
        <w:ind w:left="52" w:hanging="174"/>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2" w:tplc="7D9C5BC6">
      <w:numFmt w:val="bullet"/>
      <w:lvlText w:val="•"/>
      <w:lvlJc w:val="left"/>
      <w:pPr>
        <w:ind w:left="1091" w:hanging="174"/>
      </w:pPr>
      <w:rPr>
        <w:rFonts w:hint="default"/>
        <w:lang w:val="pl-PL" w:eastAsia="en-US" w:bidi="ar-SA"/>
      </w:rPr>
    </w:lvl>
    <w:lvl w:ilvl="3" w:tplc="574097B8">
      <w:numFmt w:val="bullet"/>
      <w:lvlText w:val="•"/>
      <w:lvlJc w:val="left"/>
      <w:pPr>
        <w:ind w:left="1903" w:hanging="174"/>
      </w:pPr>
      <w:rPr>
        <w:rFonts w:hint="default"/>
        <w:lang w:val="pl-PL" w:eastAsia="en-US" w:bidi="ar-SA"/>
      </w:rPr>
    </w:lvl>
    <w:lvl w:ilvl="4" w:tplc="0D6430F2">
      <w:numFmt w:val="bullet"/>
      <w:lvlText w:val="•"/>
      <w:lvlJc w:val="left"/>
      <w:pPr>
        <w:ind w:left="2715" w:hanging="174"/>
      </w:pPr>
      <w:rPr>
        <w:rFonts w:hint="default"/>
        <w:lang w:val="pl-PL" w:eastAsia="en-US" w:bidi="ar-SA"/>
      </w:rPr>
    </w:lvl>
    <w:lvl w:ilvl="5" w:tplc="26A4BB8E">
      <w:numFmt w:val="bullet"/>
      <w:lvlText w:val="•"/>
      <w:lvlJc w:val="left"/>
      <w:pPr>
        <w:ind w:left="3527" w:hanging="174"/>
      </w:pPr>
      <w:rPr>
        <w:rFonts w:hint="default"/>
        <w:lang w:val="pl-PL" w:eastAsia="en-US" w:bidi="ar-SA"/>
      </w:rPr>
    </w:lvl>
    <w:lvl w:ilvl="6" w:tplc="D2E07E4C">
      <w:numFmt w:val="bullet"/>
      <w:lvlText w:val="•"/>
      <w:lvlJc w:val="left"/>
      <w:pPr>
        <w:ind w:left="4339" w:hanging="174"/>
      </w:pPr>
      <w:rPr>
        <w:rFonts w:hint="default"/>
        <w:lang w:val="pl-PL" w:eastAsia="en-US" w:bidi="ar-SA"/>
      </w:rPr>
    </w:lvl>
    <w:lvl w:ilvl="7" w:tplc="B7A23ACA">
      <w:numFmt w:val="bullet"/>
      <w:lvlText w:val="•"/>
      <w:lvlJc w:val="left"/>
      <w:pPr>
        <w:ind w:left="5151" w:hanging="174"/>
      </w:pPr>
      <w:rPr>
        <w:rFonts w:hint="default"/>
        <w:lang w:val="pl-PL" w:eastAsia="en-US" w:bidi="ar-SA"/>
      </w:rPr>
    </w:lvl>
    <w:lvl w:ilvl="8" w:tplc="B47459EE">
      <w:numFmt w:val="bullet"/>
      <w:lvlText w:val="•"/>
      <w:lvlJc w:val="left"/>
      <w:pPr>
        <w:ind w:left="5963" w:hanging="174"/>
      </w:pPr>
      <w:rPr>
        <w:rFonts w:hint="default"/>
        <w:lang w:val="pl-PL" w:eastAsia="en-US" w:bidi="ar-SA"/>
      </w:rPr>
    </w:lvl>
  </w:abstractNum>
  <w:abstractNum w:abstractNumId="243" w15:restartNumberingAfterBreak="0">
    <w:nsid w:val="7DFB4D58"/>
    <w:multiLevelType w:val="hybridMultilevel"/>
    <w:tmpl w:val="B6AA1A90"/>
    <w:lvl w:ilvl="0" w:tplc="6E121BEA">
      <w:start w:val="1"/>
      <w:numFmt w:val="decimal"/>
      <w:lvlText w:val="%1."/>
      <w:lvlJc w:val="left"/>
      <w:pPr>
        <w:ind w:left="165" w:hanging="222"/>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674AEC2C">
      <w:numFmt w:val="bullet"/>
      <w:lvlText w:val="•"/>
      <w:lvlJc w:val="left"/>
      <w:pPr>
        <w:ind w:left="902" w:hanging="222"/>
      </w:pPr>
      <w:rPr>
        <w:rFonts w:hint="default"/>
        <w:lang w:val="pl-PL" w:eastAsia="en-US" w:bidi="ar-SA"/>
      </w:rPr>
    </w:lvl>
    <w:lvl w:ilvl="2" w:tplc="067AE916">
      <w:numFmt w:val="bullet"/>
      <w:lvlText w:val="•"/>
      <w:lvlJc w:val="left"/>
      <w:pPr>
        <w:ind w:left="1645" w:hanging="222"/>
      </w:pPr>
      <w:rPr>
        <w:rFonts w:hint="default"/>
        <w:lang w:val="pl-PL" w:eastAsia="en-US" w:bidi="ar-SA"/>
      </w:rPr>
    </w:lvl>
    <w:lvl w:ilvl="3" w:tplc="A994419C">
      <w:numFmt w:val="bullet"/>
      <w:lvlText w:val="•"/>
      <w:lvlJc w:val="left"/>
      <w:pPr>
        <w:ind w:left="2388" w:hanging="222"/>
      </w:pPr>
      <w:rPr>
        <w:rFonts w:hint="default"/>
        <w:lang w:val="pl-PL" w:eastAsia="en-US" w:bidi="ar-SA"/>
      </w:rPr>
    </w:lvl>
    <w:lvl w:ilvl="4" w:tplc="49E067F0">
      <w:numFmt w:val="bullet"/>
      <w:lvlText w:val="•"/>
      <w:lvlJc w:val="left"/>
      <w:pPr>
        <w:ind w:left="3131" w:hanging="222"/>
      </w:pPr>
      <w:rPr>
        <w:rFonts w:hint="default"/>
        <w:lang w:val="pl-PL" w:eastAsia="en-US" w:bidi="ar-SA"/>
      </w:rPr>
    </w:lvl>
    <w:lvl w:ilvl="5" w:tplc="FA6CC004">
      <w:numFmt w:val="bullet"/>
      <w:lvlText w:val="•"/>
      <w:lvlJc w:val="left"/>
      <w:pPr>
        <w:ind w:left="3873" w:hanging="222"/>
      </w:pPr>
      <w:rPr>
        <w:rFonts w:hint="default"/>
        <w:lang w:val="pl-PL" w:eastAsia="en-US" w:bidi="ar-SA"/>
      </w:rPr>
    </w:lvl>
    <w:lvl w:ilvl="6" w:tplc="EA88FB94">
      <w:numFmt w:val="bullet"/>
      <w:lvlText w:val="•"/>
      <w:lvlJc w:val="left"/>
      <w:pPr>
        <w:ind w:left="4616" w:hanging="222"/>
      </w:pPr>
      <w:rPr>
        <w:rFonts w:hint="default"/>
        <w:lang w:val="pl-PL" w:eastAsia="en-US" w:bidi="ar-SA"/>
      </w:rPr>
    </w:lvl>
    <w:lvl w:ilvl="7" w:tplc="149CF980">
      <w:numFmt w:val="bullet"/>
      <w:lvlText w:val="•"/>
      <w:lvlJc w:val="left"/>
      <w:pPr>
        <w:ind w:left="5359" w:hanging="222"/>
      </w:pPr>
      <w:rPr>
        <w:rFonts w:hint="default"/>
        <w:lang w:val="pl-PL" w:eastAsia="en-US" w:bidi="ar-SA"/>
      </w:rPr>
    </w:lvl>
    <w:lvl w:ilvl="8" w:tplc="3EB04256">
      <w:numFmt w:val="bullet"/>
      <w:lvlText w:val="•"/>
      <w:lvlJc w:val="left"/>
      <w:pPr>
        <w:ind w:left="6102" w:hanging="222"/>
      </w:pPr>
      <w:rPr>
        <w:rFonts w:hint="default"/>
        <w:lang w:val="pl-PL" w:eastAsia="en-US" w:bidi="ar-SA"/>
      </w:rPr>
    </w:lvl>
  </w:abstractNum>
  <w:abstractNum w:abstractNumId="244" w15:restartNumberingAfterBreak="0">
    <w:nsid w:val="7E8215D8"/>
    <w:multiLevelType w:val="hybridMultilevel"/>
    <w:tmpl w:val="50426DC8"/>
    <w:lvl w:ilvl="0" w:tplc="FF26FF3A">
      <w:start w:val="1"/>
      <w:numFmt w:val="decimal"/>
      <w:lvlText w:val="%1."/>
      <w:lvlJc w:val="left"/>
      <w:pPr>
        <w:ind w:left="165" w:hanging="225"/>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F8962190">
      <w:numFmt w:val="bullet"/>
      <w:lvlText w:val="•"/>
      <w:lvlJc w:val="left"/>
      <w:pPr>
        <w:ind w:left="902" w:hanging="225"/>
      </w:pPr>
      <w:rPr>
        <w:rFonts w:hint="default"/>
        <w:lang w:val="pl-PL" w:eastAsia="en-US" w:bidi="ar-SA"/>
      </w:rPr>
    </w:lvl>
    <w:lvl w:ilvl="2" w:tplc="F6F603E8">
      <w:numFmt w:val="bullet"/>
      <w:lvlText w:val="•"/>
      <w:lvlJc w:val="left"/>
      <w:pPr>
        <w:ind w:left="1645" w:hanging="225"/>
      </w:pPr>
      <w:rPr>
        <w:rFonts w:hint="default"/>
        <w:lang w:val="pl-PL" w:eastAsia="en-US" w:bidi="ar-SA"/>
      </w:rPr>
    </w:lvl>
    <w:lvl w:ilvl="3" w:tplc="30EC4E74">
      <w:numFmt w:val="bullet"/>
      <w:lvlText w:val="•"/>
      <w:lvlJc w:val="left"/>
      <w:pPr>
        <w:ind w:left="2388" w:hanging="225"/>
      </w:pPr>
      <w:rPr>
        <w:rFonts w:hint="default"/>
        <w:lang w:val="pl-PL" w:eastAsia="en-US" w:bidi="ar-SA"/>
      </w:rPr>
    </w:lvl>
    <w:lvl w:ilvl="4" w:tplc="41F48748">
      <w:numFmt w:val="bullet"/>
      <w:lvlText w:val="•"/>
      <w:lvlJc w:val="left"/>
      <w:pPr>
        <w:ind w:left="3131" w:hanging="225"/>
      </w:pPr>
      <w:rPr>
        <w:rFonts w:hint="default"/>
        <w:lang w:val="pl-PL" w:eastAsia="en-US" w:bidi="ar-SA"/>
      </w:rPr>
    </w:lvl>
    <w:lvl w:ilvl="5" w:tplc="635E6F98">
      <w:numFmt w:val="bullet"/>
      <w:lvlText w:val="•"/>
      <w:lvlJc w:val="left"/>
      <w:pPr>
        <w:ind w:left="3873" w:hanging="225"/>
      </w:pPr>
      <w:rPr>
        <w:rFonts w:hint="default"/>
        <w:lang w:val="pl-PL" w:eastAsia="en-US" w:bidi="ar-SA"/>
      </w:rPr>
    </w:lvl>
    <w:lvl w:ilvl="6" w:tplc="9A5A13E2">
      <w:numFmt w:val="bullet"/>
      <w:lvlText w:val="•"/>
      <w:lvlJc w:val="left"/>
      <w:pPr>
        <w:ind w:left="4616" w:hanging="225"/>
      </w:pPr>
      <w:rPr>
        <w:rFonts w:hint="default"/>
        <w:lang w:val="pl-PL" w:eastAsia="en-US" w:bidi="ar-SA"/>
      </w:rPr>
    </w:lvl>
    <w:lvl w:ilvl="7" w:tplc="1E482B04">
      <w:numFmt w:val="bullet"/>
      <w:lvlText w:val="•"/>
      <w:lvlJc w:val="left"/>
      <w:pPr>
        <w:ind w:left="5359" w:hanging="225"/>
      </w:pPr>
      <w:rPr>
        <w:rFonts w:hint="default"/>
        <w:lang w:val="pl-PL" w:eastAsia="en-US" w:bidi="ar-SA"/>
      </w:rPr>
    </w:lvl>
    <w:lvl w:ilvl="8" w:tplc="B92092D2">
      <w:numFmt w:val="bullet"/>
      <w:lvlText w:val="•"/>
      <w:lvlJc w:val="left"/>
      <w:pPr>
        <w:ind w:left="6102" w:hanging="225"/>
      </w:pPr>
      <w:rPr>
        <w:rFonts w:hint="default"/>
        <w:lang w:val="pl-PL" w:eastAsia="en-US" w:bidi="ar-SA"/>
      </w:rPr>
    </w:lvl>
  </w:abstractNum>
  <w:abstractNum w:abstractNumId="245" w15:restartNumberingAfterBreak="0">
    <w:nsid w:val="7E944B2E"/>
    <w:multiLevelType w:val="hybridMultilevel"/>
    <w:tmpl w:val="E4BCB1FC"/>
    <w:lvl w:ilvl="0" w:tplc="7D0211DA">
      <w:start w:val="1"/>
      <w:numFmt w:val="decimal"/>
      <w:lvlText w:val="%1)"/>
      <w:lvlJc w:val="left"/>
      <w:pPr>
        <w:ind w:left="392" w:hanging="227"/>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1" w:tplc="4A4A7952">
      <w:start w:val="2"/>
      <w:numFmt w:val="decimal"/>
      <w:lvlText w:val="%2."/>
      <w:lvlJc w:val="left"/>
      <w:pPr>
        <w:ind w:left="569" w:hanging="178"/>
        <w:jc w:val="right"/>
      </w:pPr>
      <w:rPr>
        <w:rFonts w:ascii="Times New Roman" w:eastAsia="Times New Roman" w:hAnsi="Times New Roman" w:cs="Times New Roman" w:hint="default"/>
        <w:b w:val="0"/>
        <w:bCs w:val="0"/>
        <w:i w:val="0"/>
        <w:iCs w:val="0"/>
        <w:color w:val="231F20"/>
        <w:spacing w:val="-1"/>
        <w:w w:val="94"/>
        <w:sz w:val="19"/>
        <w:szCs w:val="19"/>
        <w:lang w:val="pl-PL" w:eastAsia="en-US" w:bidi="ar-SA"/>
      </w:rPr>
    </w:lvl>
    <w:lvl w:ilvl="2" w:tplc="D682DE48">
      <w:numFmt w:val="bullet"/>
      <w:lvlText w:val="•"/>
      <w:lvlJc w:val="left"/>
      <w:pPr>
        <w:ind w:left="1340" w:hanging="178"/>
      </w:pPr>
      <w:rPr>
        <w:rFonts w:hint="default"/>
        <w:lang w:val="pl-PL" w:eastAsia="en-US" w:bidi="ar-SA"/>
      </w:rPr>
    </w:lvl>
    <w:lvl w:ilvl="3" w:tplc="30C2E1CA">
      <w:numFmt w:val="bullet"/>
      <w:lvlText w:val="•"/>
      <w:lvlJc w:val="left"/>
      <w:pPr>
        <w:ind w:left="2121" w:hanging="178"/>
      </w:pPr>
      <w:rPr>
        <w:rFonts w:hint="default"/>
        <w:lang w:val="pl-PL" w:eastAsia="en-US" w:bidi="ar-SA"/>
      </w:rPr>
    </w:lvl>
    <w:lvl w:ilvl="4" w:tplc="BE0C53DE">
      <w:numFmt w:val="bullet"/>
      <w:lvlText w:val="•"/>
      <w:lvlJc w:val="left"/>
      <w:pPr>
        <w:ind w:left="2902" w:hanging="178"/>
      </w:pPr>
      <w:rPr>
        <w:rFonts w:hint="default"/>
        <w:lang w:val="pl-PL" w:eastAsia="en-US" w:bidi="ar-SA"/>
      </w:rPr>
    </w:lvl>
    <w:lvl w:ilvl="5" w:tplc="E8CC6CDE">
      <w:numFmt w:val="bullet"/>
      <w:lvlText w:val="•"/>
      <w:lvlJc w:val="left"/>
      <w:pPr>
        <w:ind w:left="3683" w:hanging="178"/>
      </w:pPr>
      <w:rPr>
        <w:rFonts w:hint="default"/>
        <w:lang w:val="pl-PL" w:eastAsia="en-US" w:bidi="ar-SA"/>
      </w:rPr>
    </w:lvl>
    <w:lvl w:ilvl="6" w:tplc="D96CC2C8">
      <w:numFmt w:val="bullet"/>
      <w:lvlText w:val="•"/>
      <w:lvlJc w:val="left"/>
      <w:pPr>
        <w:ind w:left="4464" w:hanging="178"/>
      </w:pPr>
      <w:rPr>
        <w:rFonts w:hint="default"/>
        <w:lang w:val="pl-PL" w:eastAsia="en-US" w:bidi="ar-SA"/>
      </w:rPr>
    </w:lvl>
    <w:lvl w:ilvl="7" w:tplc="0E80893E">
      <w:numFmt w:val="bullet"/>
      <w:lvlText w:val="•"/>
      <w:lvlJc w:val="left"/>
      <w:pPr>
        <w:ind w:left="5245" w:hanging="178"/>
      </w:pPr>
      <w:rPr>
        <w:rFonts w:hint="default"/>
        <w:lang w:val="pl-PL" w:eastAsia="en-US" w:bidi="ar-SA"/>
      </w:rPr>
    </w:lvl>
    <w:lvl w:ilvl="8" w:tplc="9D927F96">
      <w:numFmt w:val="bullet"/>
      <w:lvlText w:val="•"/>
      <w:lvlJc w:val="left"/>
      <w:pPr>
        <w:ind w:left="6025" w:hanging="178"/>
      </w:pPr>
      <w:rPr>
        <w:rFonts w:hint="default"/>
        <w:lang w:val="pl-PL" w:eastAsia="en-US" w:bidi="ar-SA"/>
      </w:rPr>
    </w:lvl>
  </w:abstractNum>
  <w:abstractNum w:abstractNumId="246" w15:restartNumberingAfterBreak="0">
    <w:nsid w:val="7ECA6E80"/>
    <w:multiLevelType w:val="hybridMultilevel"/>
    <w:tmpl w:val="F078F562"/>
    <w:lvl w:ilvl="0" w:tplc="6330C5E4">
      <w:start w:val="1"/>
      <w:numFmt w:val="decimal"/>
      <w:lvlText w:val="%1."/>
      <w:lvlJc w:val="left"/>
      <w:pPr>
        <w:ind w:left="52" w:hanging="215"/>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6736E190">
      <w:numFmt w:val="bullet"/>
      <w:lvlText w:val="•"/>
      <w:lvlJc w:val="left"/>
      <w:pPr>
        <w:ind w:left="812" w:hanging="215"/>
      </w:pPr>
      <w:rPr>
        <w:rFonts w:hint="default"/>
        <w:lang w:val="pl-PL" w:eastAsia="en-US" w:bidi="ar-SA"/>
      </w:rPr>
    </w:lvl>
    <w:lvl w:ilvl="2" w:tplc="F4E8F64E">
      <w:numFmt w:val="bullet"/>
      <w:lvlText w:val="•"/>
      <w:lvlJc w:val="left"/>
      <w:pPr>
        <w:ind w:left="1565" w:hanging="215"/>
      </w:pPr>
      <w:rPr>
        <w:rFonts w:hint="default"/>
        <w:lang w:val="pl-PL" w:eastAsia="en-US" w:bidi="ar-SA"/>
      </w:rPr>
    </w:lvl>
    <w:lvl w:ilvl="3" w:tplc="D8F81ED0">
      <w:numFmt w:val="bullet"/>
      <w:lvlText w:val="•"/>
      <w:lvlJc w:val="left"/>
      <w:pPr>
        <w:ind w:left="2318" w:hanging="215"/>
      </w:pPr>
      <w:rPr>
        <w:rFonts w:hint="default"/>
        <w:lang w:val="pl-PL" w:eastAsia="en-US" w:bidi="ar-SA"/>
      </w:rPr>
    </w:lvl>
    <w:lvl w:ilvl="4" w:tplc="8CD41362">
      <w:numFmt w:val="bullet"/>
      <w:lvlText w:val="•"/>
      <w:lvlJc w:val="left"/>
      <w:pPr>
        <w:ind w:left="3071" w:hanging="215"/>
      </w:pPr>
      <w:rPr>
        <w:rFonts w:hint="default"/>
        <w:lang w:val="pl-PL" w:eastAsia="en-US" w:bidi="ar-SA"/>
      </w:rPr>
    </w:lvl>
    <w:lvl w:ilvl="5" w:tplc="F4A294EC">
      <w:numFmt w:val="bullet"/>
      <w:lvlText w:val="•"/>
      <w:lvlJc w:val="left"/>
      <w:pPr>
        <w:ind w:left="3823" w:hanging="215"/>
      </w:pPr>
      <w:rPr>
        <w:rFonts w:hint="default"/>
        <w:lang w:val="pl-PL" w:eastAsia="en-US" w:bidi="ar-SA"/>
      </w:rPr>
    </w:lvl>
    <w:lvl w:ilvl="6" w:tplc="8CEC9F54">
      <w:numFmt w:val="bullet"/>
      <w:lvlText w:val="•"/>
      <w:lvlJc w:val="left"/>
      <w:pPr>
        <w:ind w:left="4576" w:hanging="215"/>
      </w:pPr>
      <w:rPr>
        <w:rFonts w:hint="default"/>
        <w:lang w:val="pl-PL" w:eastAsia="en-US" w:bidi="ar-SA"/>
      </w:rPr>
    </w:lvl>
    <w:lvl w:ilvl="7" w:tplc="FB7EB8D6">
      <w:numFmt w:val="bullet"/>
      <w:lvlText w:val="•"/>
      <w:lvlJc w:val="left"/>
      <w:pPr>
        <w:ind w:left="5329" w:hanging="215"/>
      </w:pPr>
      <w:rPr>
        <w:rFonts w:hint="default"/>
        <w:lang w:val="pl-PL" w:eastAsia="en-US" w:bidi="ar-SA"/>
      </w:rPr>
    </w:lvl>
    <w:lvl w:ilvl="8" w:tplc="80301F4C">
      <w:numFmt w:val="bullet"/>
      <w:lvlText w:val="•"/>
      <w:lvlJc w:val="left"/>
      <w:pPr>
        <w:ind w:left="6082" w:hanging="215"/>
      </w:pPr>
      <w:rPr>
        <w:rFonts w:hint="default"/>
        <w:lang w:val="pl-PL" w:eastAsia="en-US" w:bidi="ar-SA"/>
      </w:rPr>
    </w:lvl>
  </w:abstractNum>
  <w:abstractNum w:abstractNumId="247" w15:restartNumberingAfterBreak="0">
    <w:nsid w:val="7F105BA0"/>
    <w:multiLevelType w:val="hybridMultilevel"/>
    <w:tmpl w:val="91586A5E"/>
    <w:lvl w:ilvl="0" w:tplc="153284D8">
      <w:start w:val="1"/>
      <w:numFmt w:val="decimal"/>
      <w:lvlText w:val="%1."/>
      <w:lvlJc w:val="left"/>
      <w:pPr>
        <w:ind w:left="165" w:hanging="223"/>
      </w:pPr>
      <w:rPr>
        <w:rFonts w:ascii="Times New Roman" w:eastAsia="Times New Roman" w:hAnsi="Times New Roman" w:cs="Times New Roman" w:hint="default"/>
        <w:b/>
        <w:bCs/>
        <w:i w:val="0"/>
        <w:iCs w:val="0"/>
        <w:color w:val="231F20"/>
        <w:spacing w:val="0"/>
        <w:w w:val="100"/>
        <w:sz w:val="21"/>
        <w:szCs w:val="21"/>
        <w:lang w:val="pl-PL" w:eastAsia="en-US" w:bidi="ar-SA"/>
      </w:rPr>
    </w:lvl>
    <w:lvl w:ilvl="1" w:tplc="C45479FC">
      <w:start w:val="1"/>
      <w:numFmt w:val="decimal"/>
      <w:lvlText w:val="%2."/>
      <w:lvlJc w:val="left"/>
      <w:pPr>
        <w:ind w:left="165" w:hanging="216"/>
        <w:jc w:val="right"/>
      </w:pPr>
      <w:rPr>
        <w:rFonts w:ascii="Times New Roman" w:eastAsia="Times New Roman" w:hAnsi="Times New Roman" w:cs="Times New Roman" w:hint="default"/>
        <w:b/>
        <w:bCs/>
        <w:i w:val="0"/>
        <w:iCs w:val="0"/>
        <w:color w:val="231F20"/>
        <w:spacing w:val="0"/>
        <w:w w:val="100"/>
        <w:sz w:val="21"/>
        <w:szCs w:val="21"/>
        <w:lang w:val="pl-PL" w:eastAsia="en-US" w:bidi="ar-SA"/>
      </w:rPr>
    </w:lvl>
    <w:lvl w:ilvl="2" w:tplc="1494E508">
      <w:numFmt w:val="bullet"/>
      <w:lvlText w:val="•"/>
      <w:lvlJc w:val="left"/>
      <w:pPr>
        <w:ind w:left="1645" w:hanging="216"/>
      </w:pPr>
      <w:rPr>
        <w:rFonts w:hint="default"/>
        <w:lang w:val="pl-PL" w:eastAsia="en-US" w:bidi="ar-SA"/>
      </w:rPr>
    </w:lvl>
    <w:lvl w:ilvl="3" w:tplc="E8FEE61C">
      <w:numFmt w:val="bullet"/>
      <w:lvlText w:val="•"/>
      <w:lvlJc w:val="left"/>
      <w:pPr>
        <w:ind w:left="2388" w:hanging="216"/>
      </w:pPr>
      <w:rPr>
        <w:rFonts w:hint="default"/>
        <w:lang w:val="pl-PL" w:eastAsia="en-US" w:bidi="ar-SA"/>
      </w:rPr>
    </w:lvl>
    <w:lvl w:ilvl="4" w:tplc="48E2687E">
      <w:numFmt w:val="bullet"/>
      <w:lvlText w:val="•"/>
      <w:lvlJc w:val="left"/>
      <w:pPr>
        <w:ind w:left="3131" w:hanging="216"/>
      </w:pPr>
      <w:rPr>
        <w:rFonts w:hint="default"/>
        <w:lang w:val="pl-PL" w:eastAsia="en-US" w:bidi="ar-SA"/>
      </w:rPr>
    </w:lvl>
    <w:lvl w:ilvl="5" w:tplc="3B5805FE">
      <w:numFmt w:val="bullet"/>
      <w:lvlText w:val="•"/>
      <w:lvlJc w:val="left"/>
      <w:pPr>
        <w:ind w:left="3873" w:hanging="216"/>
      </w:pPr>
      <w:rPr>
        <w:rFonts w:hint="default"/>
        <w:lang w:val="pl-PL" w:eastAsia="en-US" w:bidi="ar-SA"/>
      </w:rPr>
    </w:lvl>
    <w:lvl w:ilvl="6" w:tplc="5F085122">
      <w:numFmt w:val="bullet"/>
      <w:lvlText w:val="•"/>
      <w:lvlJc w:val="left"/>
      <w:pPr>
        <w:ind w:left="4616" w:hanging="216"/>
      </w:pPr>
      <w:rPr>
        <w:rFonts w:hint="default"/>
        <w:lang w:val="pl-PL" w:eastAsia="en-US" w:bidi="ar-SA"/>
      </w:rPr>
    </w:lvl>
    <w:lvl w:ilvl="7" w:tplc="EC146A3A">
      <w:numFmt w:val="bullet"/>
      <w:lvlText w:val="•"/>
      <w:lvlJc w:val="left"/>
      <w:pPr>
        <w:ind w:left="5359" w:hanging="216"/>
      </w:pPr>
      <w:rPr>
        <w:rFonts w:hint="default"/>
        <w:lang w:val="pl-PL" w:eastAsia="en-US" w:bidi="ar-SA"/>
      </w:rPr>
    </w:lvl>
    <w:lvl w:ilvl="8" w:tplc="A67A2962">
      <w:numFmt w:val="bullet"/>
      <w:lvlText w:val="•"/>
      <w:lvlJc w:val="left"/>
      <w:pPr>
        <w:ind w:left="6102" w:hanging="216"/>
      </w:pPr>
      <w:rPr>
        <w:rFonts w:hint="default"/>
        <w:lang w:val="pl-PL" w:eastAsia="en-US" w:bidi="ar-SA"/>
      </w:rPr>
    </w:lvl>
  </w:abstractNum>
  <w:abstractNum w:abstractNumId="248" w15:restartNumberingAfterBreak="0">
    <w:nsid w:val="7F442EBE"/>
    <w:multiLevelType w:val="hybridMultilevel"/>
    <w:tmpl w:val="EEC81B48"/>
    <w:lvl w:ilvl="0" w:tplc="0308CCA0">
      <w:start w:val="2"/>
      <w:numFmt w:val="decimal"/>
      <w:lvlText w:val="%1."/>
      <w:lvlJc w:val="left"/>
      <w:pPr>
        <w:ind w:left="165" w:hanging="178"/>
      </w:pPr>
      <w:rPr>
        <w:rFonts w:ascii="Times New Roman" w:eastAsia="Times New Roman" w:hAnsi="Times New Roman" w:cs="Times New Roman" w:hint="default"/>
        <w:b w:val="0"/>
        <w:bCs w:val="0"/>
        <w:i w:val="0"/>
        <w:iCs w:val="0"/>
        <w:color w:val="231F20"/>
        <w:spacing w:val="0"/>
        <w:w w:val="94"/>
        <w:sz w:val="19"/>
        <w:szCs w:val="19"/>
        <w:lang w:val="pl-PL" w:eastAsia="en-US" w:bidi="ar-SA"/>
      </w:rPr>
    </w:lvl>
    <w:lvl w:ilvl="1" w:tplc="A9B0385C">
      <w:numFmt w:val="bullet"/>
      <w:lvlText w:val="•"/>
      <w:lvlJc w:val="left"/>
      <w:pPr>
        <w:ind w:left="902" w:hanging="178"/>
      </w:pPr>
      <w:rPr>
        <w:rFonts w:hint="default"/>
        <w:lang w:val="pl-PL" w:eastAsia="en-US" w:bidi="ar-SA"/>
      </w:rPr>
    </w:lvl>
    <w:lvl w:ilvl="2" w:tplc="79C0512C">
      <w:numFmt w:val="bullet"/>
      <w:lvlText w:val="•"/>
      <w:lvlJc w:val="left"/>
      <w:pPr>
        <w:ind w:left="1645" w:hanging="178"/>
      </w:pPr>
      <w:rPr>
        <w:rFonts w:hint="default"/>
        <w:lang w:val="pl-PL" w:eastAsia="en-US" w:bidi="ar-SA"/>
      </w:rPr>
    </w:lvl>
    <w:lvl w:ilvl="3" w:tplc="99DE6A9C">
      <w:numFmt w:val="bullet"/>
      <w:lvlText w:val="•"/>
      <w:lvlJc w:val="left"/>
      <w:pPr>
        <w:ind w:left="2388" w:hanging="178"/>
      </w:pPr>
      <w:rPr>
        <w:rFonts w:hint="default"/>
        <w:lang w:val="pl-PL" w:eastAsia="en-US" w:bidi="ar-SA"/>
      </w:rPr>
    </w:lvl>
    <w:lvl w:ilvl="4" w:tplc="5F409960">
      <w:numFmt w:val="bullet"/>
      <w:lvlText w:val="•"/>
      <w:lvlJc w:val="left"/>
      <w:pPr>
        <w:ind w:left="3131" w:hanging="178"/>
      </w:pPr>
      <w:rPr>
        <w:rFonts w:hint="default"/>
        <w:lang w:val="pl-PL" w:eastAsia="en-US" w:bidi="ar-SA"/>
      </w:rPr>
    </w:lvl>
    <w:lvl w:ilvl="5" w:tplc="5F2ECDF8">
      <w:numFmt w:val="bullet"/>
      <w:lvlText w:val="•"/>
      <w:lvlJc w:val="left"/>
      <w:pPr>
        <w:ind w:left="3873" w:hanging="178"/>
      </w:pPr>
      <w:rPr>
        <w:rFonts w:hint="default"/>
        <w:lang w:val="pl-PL" w:eastAsia="en-US" w:bidi="ar-SA"/>
      </w:rPr>
    </w:lvl>
    <w:lvl w:ilvl="6" w:tplc="19542582">
      <w:numFmt w:val="bullet"/>
      <w:lvlText w:val="•"/>
      <w:lvlJc w:val="left"/>
      <w:pPr>
        <w:ind w:left="4616" w:hanging="178"/>
      </w:pPr>
      <w:rPr>
        <w:rFonts w:hint="default"/>
        <w:lang w:val="pl-PL" w:eastAsia="en-US" w:bidi="ar-SA"/>
      </w:rPr>
    </w:lvl>
    <w:lvl w:ilvl="7" w:tplc="5D04DD14">
      <w:numFmt w:val="bullet"/>
      <w:lvlText w:val="•"/>
      <w:lvlJc w:val="left"/>
      <w:pPr>
        <w:ind w:left="5359" w:hanging="178"/>
      </w:pPr>
      <w:rPr>
        <w:rFonts w:hint="default"/>
        <w:lang w:val="pl-PL" w:eastAsia="en-US" w:bidi="ar-SA"/>
      </w:rPr>
    </w:lvl>
    <w:lvl w:ilvl="8" w:tplc="F2EE4060">
      <w:numFmt w:val="bullet"/>
      <w:lvlText w:val="•"/>
      <w:lvlJc w:val="left"/>
      <w:pPr>
        <w:ind w:left="6102" w:hanging="178"/>
      </w:pPr>
      <w:rPr>
        <w:rFonts w:hint="default"/>
        <w:lang w:val="pl-PL" w:eastAsia="en-US" w:bidi="ar-SA"/>
      </w:rPr>
    </w:lvl>
  </w:abstractNum>
  <w:abstractNum w:abstractNumId="249" w15:restartNumberingAfterBreak="0">
    <w:nsid w:val="7F5F3A3C"/>
    <w:multiLevelType w:val="hybridMultilevel"/>
    <w:tmpl w:val="874CE00E"/>
    <w:lvl w:ilvl="0" w:tplc="1D2A38A6">
      <w:start w:val="1"/>
      <w:numFmt w:val="decimal"/>
      <w:lvlText w:val="%1)"/>
      <w:lvlJc w:val="left"/>
      <w:pPr>
        <w:ind w:left="392" w:hanging="227"/>
      </w:pPr>
      <w:rPr>
        <w:rFonts w:ascii="Times New Roman" w:eastAsia="Times New Roman" w:hAnsi="Times New Roman" w:cs="Times New Roman" w:hint="default"/>
        <w:b w:val="0"/>
        <w:bCs w:val="0"/>
        <w:i w:val="0"/>
        <w:iCs w:val="0"/>
        <w:color w:val="231F20"/>
        <w:spacing w:val="0"/>
        <w:w w:val="99"/>
        <w:sz w:val="19"/>
        <w:szCs w:val="19"/>
        <w:lang w:val="pl-PL" w:eastAsia="en-US" w:bidi="ar-SA"/>
      </w:rPr>
    </w:lvl>
    <w:lvl w:ilvl="1" w:tplc="BA0605B4">
      <w:numFmt w:val="bullet"/>
      <w:lvlText w:val="•"/>
      <w:lvlJc w:val="left"/>
      <w:pPr>
        <w:ind w:left="1118" w:hanging="227"/>
      </w:pPr>
      <w:rPr>
        <w:rFonts w:hint="default"/>
        <w:lang w:val="pl-PL" w:eastAsia="en-US" w:bidi="ar-SA"/>
      </w:rPr>
    </w:lvl>
    <w:lvl w:ilvl="2" w:tplc="092095D2">
      <w:numFmt w:val="bullet"/>
      <w:lvlText w:val="•"/>
      <w:lvlJc w:val="left"/>
      <w:pPr>
        <w:ind w:left="1837" w:hanging="227"/>
      </w:pPr>
      <w:rPr>
        <w:rFonts w:hint="default"/>
        <w:lang w:val="pl-PL" w:eastAsia="en-US" w:bidi="ar-SA"/>
      </w:rPr>
    </w:lvl>
    <w:lvl w:ilvl="3" w:tplc="07AE0AC4">
      <w:numFmt w:val="bullet"/>
      <w:lvlText w:val="•"/>
      <w:lvlJc w:val="left"/>
      <w:pPr>
        <w:ind w:left="2556" w:hanging="227"/>
      </w:pPr>
      <w:rPr>
        <w:rFonts w:hint="default"/>
        <w:lang w:val="pl-PL" w:eastAsia="en-US" w:bidi="ar-SA"/>
      </w:rPr>
    </w:lvl>
    <w:lvl w:ilvl="4" w:tplc="6F78C112">
      <w:numFmt w:val="bullet"/>
      <w:lvlText w:val="•"/>
      <w:lvlJc w:val="left"/>
      <w:pPr>
        <w:ind w:left="3275" w:hanging="227"/>
      </w:pPr>
      <w:rPr>
        <w:rFonts w:hint="default"/>
        <w:lang w:val="pl-PL" w:eastAsia="en-US" w:bidi="ar-SA"/>
      </w:rPr>
    </w:lvl>
    <w:lvl w:ilvl="5" w:tplc="44E0CDD4">
      <w:numFmt w:val="bullet"/>
      <w:lvlText w:val="•"/>
      <w:lvlJc w:val="left"/>
      <w:pPr>
        <w:ind w:left="3993" w:hanging="227"/>
      </w:pPr>
      <w:rPr>
        <w:rFonts w:hint="default"/>
        <w:lang w:val="pl-PL" w:eastAsia="en-US" w:bidi="ar-SA"/>
      </w:rPr>
    </w:lvl>
    <w:lvl w:ilvl="6" w:tplc="C4FC89DC">
      <w:numFmt w:val="bullet"/>
      <w:lvlText w:val="•"/>
      <w:lvlJc w:val="left"/>
      <w:pPr>
        <w:ind w:left="4712" w:hanging="227"/>
      </w:pPr>
      <w:rPr>
        <w:rFonts w:hint="default"/>
        <w:lang w:val="pl-PL" w:eastAsia="en-US" w:bidi="ar-SA"/>
      </w:rPr>
    </w:lvl>
    <w:lvl w:ilvl="7" w:tplc="4094E2CE">
      <w:numFmt w:val="bullet"/>
      <w:lvlText w:val="•"/>
      <w:lvlJc w:val="left"/>
      <w:pPr>
        <w:ind w:left="5431" w:hanging="227"/>
      </w:pPr>
      <w:rPr>
        <w:rFonts w:hint="default"/>
        <w:lang w:val="pl-PL" w:eastAsia="en-US" w:bidi="ar-SA"/>
      </w:rPr>
    </w:lvl>
    <w:lvl w:ilvl="8" w:tplc="8E2CD568">
      <w:numFmt w:val="bullet"/>
      <w:lvlText w:val="•"/>
      <w:lvlJc w:val="left"/>
      <w:pPr>
        <w:ind w:left="6150" w:hanging="227"/>
      </w:pPr>
      <w:rPr>
        <w:rFonts w:hint="default"/>
        <w:lang w:val="pl-PL" w:eastAsia="en-US" w:bidi="ar-SA"/>
      </w:rPr>
    </w:lvl>
  </w:abstractNum>
  <w:abstractNum w:abstractNumId="250" w15:restartNumberingAfterBreak="0">
    <w:nsid w:val="7FD42C95"/>
    <w:multiLevelType w:val="hybridMultilevel"/>
    <w:tmpl w:val="FF2E22D0"/>
    <w:lvl w:ilvl="0" w:tplc="098CB4C8">
      <w:numFmt w:val="bullet"/>
      <w:lvlText w:val="•"/>
      <w:lvlJc w:val="left"/>
      <w:pPr>
        <w:ind w:left="278" w:hanging="227"/>
      </w:pPr>
      <w:rPr>
        <w:rFonts w:ascii="Times New Roman" w:eastAsia="Times New Roman" w:hAnsi="Times New Roman" w:cs="Times New Roman" w:hint="default"/>
        <w:b w:val="0"/>
        <w:bCs w:val="0"/>
        <w:i w:val="0"/>
        <w:iCs w:val="0"/>
        <w:color w:val="231F20"/>
        <w:spacing w:val="0"/>
        <w:w w:val="111"/>
        <w:sz w:val="21"/>
        <w:szCs w:val="21"/>
        <w:lang w:val="pl-PL" w:eastAsia="en-US" w:bidi="ar-SA"/>
      </w:rPr>
    </w:lvl>
    <w:lvl w:ilvl="1" w:tplc="F2D22632">
      <w:numFmt w:val="bullet"/>
      <w:lvlText w:val="•"/>
      <w:lvlJc w:val="left"/>
      <w:pPr>
        <w:ind w:left="1010" w:hanging="227"/>
      </w:pPr>
      <w:rPr>
        <w:rFonts w:hint="default"/>
        <w:lang w:val="pl-PL" w:eastAsia="en-US" w:bidi="ar-SA"/>
      </w:rPr>
    </w:lvl>
    <w:lvl w:ilvl="2" w:tplc="C246A122">
      <w:numFmt w:val="bullet"/>
      <w:lvlText w:val="•"/>
      <w:lvlJc w:val="left"/>
      <w:pPr>
        <w:ind w:left="1741" w:hanging="227"/>
      </w:pPr>
      <w:rPr>
        <w:rFonts w:hint="default"/>
        <w:lang w:val="pl-PL" w:eastAsia="en-US" w:bidi="ar-SA"/>
      </w:rPr>
    </w:lvl>
    <w:lvl w:ilvl="3" w:tplc="13026F9E">
      <w:numFmt w:val="bullet"/>
      <w:lvlText w:val="•"/>
      <w:lvlJc w:val="left"/>
      <w:pPr>
        <w:ind w:left="2472" w:hanging="227"/>
      </w:pPr>
      <w:rPr>
        <w:rFonts w:hint="default"/>
        <w:lang w:val="pl-PL" w:eastAsia="en-US" w:bidi="ar-SA"/>
      </w:rPr>
    </w:lvl>
    <w:lvl w:ilvl="4" w:tplc="770EB626">
      <w:numFmt w:val="bullet"/>
      <w:lvlText w:val="•"/>
      <w:lvlJc w:val="left"/>
      <w:pPr>
        <w:ind w:left="3203" w:hanging="227"/>
      </w:pPr>
      <w:rPr>
        <w:rFonts w:hint="default"/>
        <w:lang w:val="pl-PL" w:eastAsia="en-US" w:bidi="ar-SA"/>
      </w:rPr>
    </w:lvl>
    <w:lvl w:ilvl="5" w:tplc="63DAFABA">
      <w:numFmt w:val="bullet"/>
      <w:lvlText w:val="•"/>
      <w:lvlJc w:val="left"/>
      <w:pPr>
        <w:ind w:left="3933" w:hanging="227"/>
      </w:pPr>
      <w:rPr>
        <w:rFonts w:hint="default"/>
        <w:lang w:val="pl-PL" w:eastAsia="en-US" w:bidi="ar-SA"/>
      </w:rPr>
    </w:lvl>
    <w:lvl w:ilvl="6" w:tplc="33FA4BB2">
      <w:numFmt w:val="bullet"/>
      <w:lvlText w:val="•"/>
      <w:lvlJc w:val="left"/>
      <w:pPr>
        <w:ind w:left="4664" w:hanging="227"/>
      </w:pPr>
      <w:rPr>
        <w:rFonts w:hint="default"/>
        <w:lang w:val="pl-PL" w:eastAsia="en-US" w:bidi="ar-SA"/>
      </w:rPr>
    </w:lvl>
    <w:lvl w:ilvl="7" w:tplc="841EDE70">
      <w:numFmt w:val="bullet"/>
      <w:lvlText w:val="•"/>
      <w:lvlJc w:val="left"/>
      <w:pPr>
        <w:ind w:left="5395" w:hanging="227"/>
      </w:pPr>
      <w:rPr>
        <w:rFonts w:hint="default"/>
        <w:lang w:val="pl-PL" w:eastAsia="en-US" w:bidi="ar-SA"/>
      </w:rPr>
    </w:lvl>
    <w:lvl w:ilvl="8" w:tplc="F0046816">
      <w:numFmt w:val="bullet"/>
      <w:lvlText w:val="•"/>
      <w:lvlJc w:val="left"/>
      <w:pPr>
        <w:ind w:left="6126" w:hanging="227"/>
      </w:pPr>
      <w:rPr>
        <w:rFonts w:hint="default"/>
        <w:lang w:val="pl-PL" w:eastAsia="en-US" w:bidi="ar-SA"/>
      </w:rPr>
    </w:lvl>
  </w:abstractNum>
  <w:num w:numId="1" w16cid:durableId="653291676">
    <w:abstractNumId w:val="223"/>
  </w:num>
  <w:num w:numId="2" w16cid:durableId="47269044">
    <w:abstractNumId w:val="127"/>
  </w:num>
  <w:num w:numId="3" w16cid:durableId="1589267922">
    <w:abstractNumId w:val="19"/>
  </w:num>
  <w:num w:numId="4" w16cid:durableId="755052449">
    <w:abstractNumId w:val="136"/>
  </w:num>
  <w:num w:numId="5" w16cid:durableId="709380008">
    <w:abstractNumId w:val="140"/>
  </w:num>
  <w:num w:numId="6" w16cid:durableId="1218397371">
    <w:abstractNumId w:val="29"/>
  </w:num>
  <w:num w:numId="7" w16cid:durableId="1403605169">
    <w:abstractNumId w:val="180"/>
  </w:num>
  <w:num w:numId="8" w16cid:durableId="304093697">
    <w:abstractNumId w:val="138"/>
  </w:num>
  <w:num w:numId="9" w16cid:durableId="1706711266">
    <w:abstractNumId w:val="99"/>
  </w:num>
  <w:num w:numId="10" w16cid:durableId="2054649598">
    <w:abstractNumId w:val="54"/>
  </w:num>
  <w:num w:numId="11" w16cid:durableId="169412856">
    <w:abstractNumId w:val="60"/>
  </w:num>
  <w:num w:numId="12" w16cid:durableId="969096422">
    <w:abstractNumId w:val="209"/>
  </w:num>
  <w:num w:numId="13" w16cid:durableId="983969049">
    <w:abstractNumId w:val="163"/>
  </w:num>
  <w:num w:numId="14" w16cid:durableId="2104835589">
    <w:abstractNumId w:val="170"/>
  </w:num>
  <w:num w:numId="15" w16cid:durableId="1667585777">
    <w:abstractNumId w:val="247"/>
  </w:num>
  <w:num w:numId="16" w16cid:durableId="1658874205">
    <w:abstractNumId w:val="157"/>
  </w:num>
  <w:num w:numId="17" w16cid:durableId="1014654502">
    <w:abstractNumId w:val="8"/>
  </w:num>
  <w:num w:numId="18" w16cid:durableId="792286452">
    <w:abstractNumId w:val="123"/>
  </w:num>
  <w:num w:numId="19" w16cid:durableId="1357923718">
    <w:abstractNumId w:val="147"/>
  </w:num>
  <w:num w:numId="20" w16cid:durableId="1685670794">
    <w:abstractNumId w:val="48"/>
  </w:num>
  <w:num w:numId="21" w16cid:durableId="440955327">
    <w:abstractNumId w:val="58"/>
  </w:num>
  <w:num w:numId="22" w16cid:durableId="1735808549">
    <w:abstractNumId w:val="14"/>
  </w:num>
  <w:num w:numId="23" w16cid:durableId="1164080179">
    <w:abstractNumId w:val="216"/>
  </w:num>
  <w:num w:numId="24" w16cid:durableId="1640114688">
    <w:abstractNumId w:val="222"/>
  </w:num>
  <w:num w:numId="25" w16cid:durableId="653491351">
    <w:abstractNumId w:val="168"/>
  </w:num>
  <w:num w:numId="26" w16cid:durableId="426460271">
    <w:abstractNumId w:val="62"/>
  </w:num>
  <w:num w:numId="27" w16cid:durableId="915549114">
    <w:abstractNumId w:val="115"/>
  </w:num>
  <w:num w:numId="28" w16cid:durableId="1997682035">
    <w:abstractNumId w:val="113"/>
  </w:num>
  <w:num w:numId="29" w16cid:durableId="390005789">
    <w:abstractNumId w:val="200"/>
  </w:num>
  <w:num w:numId="30" w16cid:durableId="1541478365">
    <w:abstractNumId w:val="194"/>
  </w:num>
  <w:num w:numId="31" w16cid:durableId="1530753591">
    <w:abstractNumId w:val="185"/>
  </w:num>
  <w:num w:numId="32" w16cid:durableId="1973562092">
    <w:abstractNumId w:val="243"/>
  </w:num>
  <w:num w:numId="33" w16cid:durableId="2046707223">
    <w:abstractNumId w:val="248"/>
  </w:num>
  <w:num w:numId="34" w16cid:durableId="109319927">
    <w:abstractNumId w:val="229"/>
  </w:num>
  <w:num w:numId="35" w16cid:durableId="788818263">
    <w:abstractNumId w:val="37"/>
  </w:num>
  <w:num w:numId="36" w16cid:durableId="449056573">
    <w:abstractNumId w:val="178"/>
  </w:num>
  <w:num w:numId="37" w16cid:durableId="209654954">
    <w:abstractNumId w:val="111"/>
  </w:num>
  <w:num w:numId="38" w16cid:durableId="785121553">
    <w:abstractNumId w:val="129"/>
  </w:num>
  <w:num w:numId="39" w16cid:durableId="1046560476">
    <w:abstractNumId w:val="249"/>
  </w:num>
  <w:num w:numId="40" w16cid:durableId="180053772">
    <w:abstractNumId w:val="144"/>
  </w:num>
  <w:num w:numId="41" w16cid:durableId="1494681571">
    <w:abstractNumId w:val="179"/>
  </w:num>
  <w:num w:numId="42" w16cid:durableId="392047031">
    <w:abstractNumId w:val="52"/>
  </w:num>
  <w:num w:numId="43" w16cid:durableId="542835781">
    <w:abstractNumId w:val="167"/>
  </w:num>
  <w:num w:numId="44" w16cid:durableId="260991664">
    <w:abstractNumId w:val="141"/>
  </w:num>
  <w:num w:numId="45" w16cid:durableId="1154494701">
    <w:abstractNumId w:val="238"/>
  </w:num>
  <w:num w:numId="46" w16cid:durableId="1757046954">
    <w:abstractNumId w:val="207"/>
  </w:num>
  <w:num w:numId="47" w16cid:durableId="912861045">
    <w:abstractNumId w:val="159"/>
  </w:num>
  <w:num w:numId="48" w16cid:durableId="1988167170">
    <w:abstractNumId w:val="25"/>
  </w:num>
  <w:num w:numId="49" w16cid:durableId="451826148">
    <w:abstractNumId w:val="208"/>
  </w:num>
  <w:num w:numId="50" w16cid:durableId="1114011942">
    <w:abstractNumId w:val="212"/>
  </w:num>
  <w:num w:numId="51" w16cid:durableId="767509618">
    <w:abstractNumId w:val="240"/>
  </w:num>
  <w:num w:numId="52" w16cid:durableId="987435127">
    <w:abstractNumId w:val="44"/>
  </w:num>
  <w:num w:numId="53" w16cid:durableId="1752317340">
    <w:abstractNumId w:val="36"/>
  </w:num>
  <w:num w:numId="54" w16cid:durableId="1104567776">
    <w:abstractNumId w:val="85"/>
  </w:num>
  <w:num w:numId="55" w16cid:durableId="830290935">
    <w:abstractNumId w:val="78"/>
  </w:num>
  <w:num w:numId="56" w16cid:durableId="919485280">
    <w:abstractNumId w:val="7"/>
  </w:num>
  <w:num w:numId="57" w16cid:durableId="1062867360">
    <w:abstractNumId w:val="59"/>
  </w:num>
  <w:num w:numId="58" w16cid:durableId="150755981">
    <w:abstractNumId w:val="108"/>
  </w:num>
  <w:num w:numId="59" w16cid:durableId="97408006">
    <w:abstractNumId w:val="126"/>
  </w:num>
  <w:num w:numId="60" w16cid:durableId="45570182">
    <w:abstractNumId w:val="28"/>
  </w:num>
  <w:num w:numId="61" w16cid:durableId="404956280">
    <w:abstractNumId w:val="63"/>
  </w:num>
  <w:num w:numId="62" w16cid:durableId="641932525">
    <w:abstractNumId w:val="71"/>
  </w:num>
  <w:num w:numId="63" w16cid:durableId="416825908">
    <w:abstractNumId w:val="57"/>
  </w:num>
  <w:num w:numId="64" w16cid:durableId="489639768">
    <w:abstractNumId w:val="55"/>
  </w:num>
  <w:num w:numId="65" w16cid:durableId="1487473578">
    <w:abstractNumId w:val="198"/>
  </w:num>
  <w:num w:numId="66" w16cid:durableId="910847691">
    <w:abstractNumId w:val="65"/>
  </w:num>
  <w:num w:numId="67" w16cid:durableId="710614670">
    <w:abstractNumId w:val="73"/>
  </w:num>
  <w:num w:numId="68" w16cid:durableId="8139167">
    <w:abstractNumId w:val="91"/>
  </w:num>
  <w:num w:numId="69" w16cid:durableId="791483283">
    <w:abstractNumId w:val="32"/>
  </w:num>
  <w:num w:numId="70" w16cid:durableId="508761399">
    <w:abstractNumId w:val="11"/>
  </w:num>
  <w:num w:numId="71" w16cid:durableId="27420004">
    <w:abstractNumId w:val="119"/>
  </w:num>
  <w:num w:numId="72" w16cid:durableId="1045715892">
    <w:abstractNumId w:val="190"/>
  </w:num>
  <w:num w:numId="73" w16cid:durableId="1363097125">
    <w:abstractNumId w:val="105"/>
  </w:num>
  <w:num w:numId="74" w16cid:durableId="2107384598">
    <w:abstractNumId w:val="151"/>
  </w:num>
  <w:num w:numId="75" w16cid:durableId="2092459753">
    <w:abstractNumId w:val="206"/>
  </w:num>
  <w:num w:numId="76" w16cid:durableId="1688291637">
    <w:abstractNumId w:val="153"/>
  </w:num>
  <w:num w:numId="77" w16cid:durableId="2136291915">
    <w:abstractNumId w:val="188"/>
  </w:num>
  <w:num w:numId="78" w16cid:durableId="709185150">
    <w:abstractNumId w:val="135"/>
  </w:num>
  <w:num w:numId="79" w16cid:durableId="893543469">
    <w:abstractNumId w:val="201"/>
  </w:num>
  <w:num w:numId="80" w16cid:durableId="1148089693">
    <w:abstractNumId w:val="0"/>
  </w:num>
  <w:num w:numId="81" w16cid:durableId="1590694838">
    <w:abstractNumId w:val="102"/>
  </w:num>
  <w:num w:numId="82" w16cid:durableId="957833335">
    <w:abstractNumId w:val="128"/>
  </w:num>
  <w:num w:numId="83" w16cid:durableId="58329804">
    <w:abstractNumId w:val="224"/>
  </w:num>
  <w:num w:numId="84" w16cid:durableId="1816145532">
    <w:abstractNumId w:val="35"/>
  </w:num>
  <w:num w:numId="85" w16cid:durableId="66460829">
    <w:abstractNumId w:val="137"/>
  </w:num>
  <w:num w:numId="86" w16cid:durableId="1644967710">
    <w:abstractNumId w:val="17"/>
  </w:num>
  <w:num w:numId="87" w16cid:durableId="1318920894">
    <w:abstractNumId w:val="98"/>
  </w:num>
  <w:num w:numId="88" w16cid:durableId="1786919555">
    <w:abstractNumId w:val="83"/>
  </w:num>
  <w:num w:numId="89" w16cid:durableId="1657686471">
    <w:abstractNumId w:val="107"/>
  </w:num>
  <w:num w:numId="90" w16cid:durableId="2082483643">
    <w:abstractNumId w:val="92"/>
  </w:num>
  <w:num w:numId="91" w16cid:durableId="2058235613">
    <w:abstractNumId w:val="16"/>
  </w:num>
  <w:num w:numId="92" w16cid:durableId="1473517022">
    <w:abstractNumId w:val="66"/>
  </w:num>
  <w:num w:numId="93" w16cid:durableId="1930697781">
    <w:abstractNumId w:val="109"/>
  </w:num>
  <w:num w:numId="94" w16cid:durableId="647171085">
    <w:abstractNumId w:val="175"/>
  </w:num>
  <w:num w:numId="95" w16cid:durableId="1506552416">
    <w:abstractNumId w:val="51"/>
  </w:num>
  <w:num w:numId="96" w16cid:durableId="217784639">
    <w:abstractNumId w:val="165"/>
  </w:num>
  <w:num w:numId="97" w16cid:durableId="1207529314">
    <w:abstractNumId w:val="30"/>
  </w:num>
  <w:num w:numId="98" w16cid:durableId="2063481948">
    <w:abstractNumId w:val="86"/>
  </w:num>
  <w:num w:numId="99" w16cid:durableId="266424610">
    <w:abstractNumId w:val="184"/>
  </w:num>
  <w:num w:numId="100" w16cid:durableId="1234925313">
    <w:abstractNumId w:val="211"/>
  </w:num>
  <w:num w:numId="101" w16cid:durableId="1536383471">
    <w:abstractNumId w:val="121"/>
  </w:num>
  <w:num w:numId="102" w16cid:durableId="1432893237">
    <w:abstractNumId w:val="181"/>
  </w:num>
  <w:num w:numId="103" w16cid:durableId="1135175862">
    <w:abstractNumId w:val="172"/>
  </w:num>
  <w:num w:numId="104" w16cid:durableId="1551379332">
    <w:abstractNumId w:val="197"/>
  </w:num>
  <w:num w:numId="105" w16cid:durableId="383070011">
    <w:abstractNumId w:val="245"/>
  </w:num>
  <w:num w:numId="106" w16cid:durableId="909466895">
    <w:abstractNumId w:val="6"/>
  </w:num>
  <w:num w:numId="107" w16cid:durableId="429551373">
    <w:abstractNumId w:val="93"/>
  </w:num>
  <w:num w:numId="108" w16cid:durableId="675233681">
    <w:abstractNumId w:val="132"/>
  </w:num>
  <w:num w:numId="109" w16cid:durableId="282001970">
    <w:abstractNumId w:val="12"/>
  </w:num>
  <w:num w:numId="110" w16cid:durableId="1912151570">
    <w:abstractNumId w:val="162"/>
  </w:num>
  <w:num w:numId="111" w16cid:durableId="1092507175">
    <w:abstractNumId w:val="77"/>
  </w:num>
  <w:num w:numId="112" w16cid:durableId="948969043">
    <w:abstractNumId w:val="219"/>
  </w:num>
  <w:num w:numId="113" w16cid:durableId="33694331">
    <w:abstractNumId w:val="221"/>
  </w:num>
  <w:num w:numId="114" w16cid:durableId="601037708">
    <w:abstractNumId w:val="56"/>
  </w:num>
  <w:num w:numId="115" w16cid:durableId="1718122316">
    <w:abstractNumId w:val="235"/>
  </w:num>
  <w:num w:numId="116" w16cid:durableId="1075669083">
    <w:abstractNumId w:val="4"/>
  </w:num>
  <w:num w:numId="117" w16cid:durableId="672951491">
    <w:abstractNumId w:val="158"/>
  </w:num>
  <w:num w:numId="118" w16cid:durableId="107508696">
    <w:abstractNumId w:val="145"/>
  </w:num>
  <w:num w:numId="119" w16cid:durableId="453254845">
    <w:abstractNumId w:val="46"/>
  </w:num>
  <w:num w:numId="120" w16cid:durableId="252865388">
    <w:abstractNumId w:val="204"/>
  </w:num>
  <w:num w:numId="121" w16cid:durableId="47532579">
    <w:abstractNumId w:val="120"/>
  </w:num>
  <w:num w:numId="122" w16cid:durableId="2136559731">
    <w:abstractNumId w:val="79"/>
  </w:num>
  <w:num w:numId="123" w16cid:durableId="184560929">
    <w:abstractNumId w:val="26"/>
  </w:num>
  <w:num w:numId="124" w16cid:durableId="871309063">
    <w:abstractNumId w:val="139"/>
  </w:num>
  <w:num w:numId="125" w16cid:durableId="1989240040">
    <w:abstractNumId w:val="104"/>
  </w:num>
  <w:num w:numId="126" w16cid:durableId="971058649">
    <w:abstractNumId w:val="45"/>
  </w:num>
  <w:num w:numId="127" w16cid:durableId="954869062">
    <w:abstractNumId w:val="9"/>
  </w:num>
  <w:num w:numId="128" w16cid:durableId="1926186187">
    <w:abstractNumId w:val="156"/>
  </w:num>
  <w:num w:numId="129" w16cid:durableId="551582371">
    <w:abstractNumId w:val="49"/>
  </w:num>
  <w:num w:numId="130" w16cid:durableId="2068648631">
    <w:abstractNumId w:val="199"/>
  </w:num>
  <w:num w:numId="131" w16cid:durableId="375857521">
    <w:abstractNumId w:val="220"/>
  </w:num>
  <w:num w:numId="132" w16cid:durableId="13113377">
    <w:abstractNumId w:val="174"/>
  </w:num>
  <w:num w:numId="133" w16cid:durableId="1047949633">
    <w:abstractNumId w:val="110"/>
  </w:num>
  <w:num w:numId="134" w16cid:durableId="257567212">
    <w:abstractNumId w:val="193"/>
  </w:num>
  <w:num w:numId="135" w16cid:durableId="1296252623">
    <w:abstractNumId w:val="233"/>
  </w:num>
  <w:num w:numId="136" w16cid:durableId="822619033">
    <w:abstractNumId w:val="116"/>
  </w:num>
  <w:num w:numId="137" w16cid:durableId="1955557555">
    <w:abstractNumId w:val="95"/>
  </w:num>
  <w:num w:numId="138" w16cid:durableId="1328636449">
    <w:abstractNumId w:val="18"/>
  </w:num>
  <w:num w:numId="139" w16cid:durableId="1654917499">
    <w:abstractNumId w:val="191"/>
  </w:num>
  <w:num w:numId="140" w16cid:durableId="50429283">
    <w:abstractNumId w:val="189"/>
  </w:num>
  <w:num w:numId="141" w16cid:durableId="1827890737">
    <w:abstractNumId w:val="215"/>
  </w:num>
  <w:num w:numId="142" w16cid:durableId="878011816">
    <w:abstractNumId w:val="160"/>
  </w:num>
  <w:num w:numId="143" w16cid:durableId="1309703574">
    <w:abstractNumId w:val="40"/>
  </w:num>
  <w:num w:numId="144" w16cid:durableId="371539569">
    <w:abstractNumId w:val="236"/>
  </w:num>
  <w:num w:numId="145" w16cid:durableId="2141990303">
    <w:abstractNumId w:val="5"/>
  </w:num>
  <w:num w:numId="146" w16cid:durableId="290064888">
    <w:abstractNumId w:val="81"/>
  </w:num>
  <w:num w:numId="147" w16cid:durableId="618805392">
    <w:abstractNumId w:val="64"/>
  </w:num>
  <w:num w:numId="148" w16cid:durableId="1300305731">
    <w:abstractNumId w:val="117"/>
  </w:num>
  <w:num w:numId="149" w16cid:durableId="2058626739">
    <w:abstractNumId w:val="27"/>
  </w:num>
  <w:num w:numId="150" w16cid:durableId="973488448">
    <w:abstractNumId w:val="192"/>
  </w:num>
  <w:num w:numId="151" w16cid:durableId="2066293771">
    <w:abstractNumId w:val="241"/>
  </w:num>
  <w:num w:numId="152" w16cid:durableId="1311714871">
    <w:abstractNumId w:val="155"/>
  </w:num>
  <w:num w:numId="153" w16cid:durableId="229197035">
    <w:abstractNumId w:val="33"/>
  </w:num>
  <w:num w:numId="154" w16cid:durableId="412168283">
    <w:abstractNumId w:val="227"/>
  </w:num>
  <w:num w:numId="155" w16cid:durableId="897087648">
    <w:abstractNumId w:val="134"/>
  </w:num>
  <w:num w:numId="156" w16cid:durableId="434056555">
    <w:abstractNumId w:val="3"/>
  </w:num>
  <w:num w:numId="157" w16cid:durableId="488985983">
    <w:abstractNumId w:val="50"/>
  </w:num>
  <w:num w:numId="158" w16cid:durableId="1081104430">
    <w:abstractNumId w:val="242"/>
  </w:num>
  <w:num w:numId="159" w16cid:durableId="1156649832">
    <w:abstractNumId w:val="217"/>
  </w:num>
  <w:num w:numId="160" w16cid:durableId="1559365276">
    <w:abstractNumId w:val="237"/>
  </w:num>
  <w:num w:numId="161" w16cid:durableId="325279468">
    <w:abstractNumId w:val="214"/>
  </w:num>
  <w:num w:numId="162" w16cid:durableId="1393384912">
    <w:abstractNumId w:val="112"/>
  </w:num>
  <w:num w:numId="163" w16cid:durableId="813327767">
    <w:abstractNumId w:val="82"/>
  </w:num>
  <w:num w:numId="164" w16cid:durableId="1247575191">
    <w:abstractNumId w:val="114"/>
  </w:num>
  <w:num w:numId="165" w16cid:durableId="609092829">
    <w:abstractNumId w:val="183"/>
  </w:num>
  <w:num w:numId="166" w16cid:durableId="127935917">
    <w:abstractNumId w:val="38"/>
  </w:num>
  <w:num w:numId="167" w16cid:durableId="757753401">
    <w:abstractNumId w:val="88"/>
  </w:num>
  <w:num w:numId="168" w16cid:durableId="794177461">
    <w:abstractNumId w:val="84"/>
  </w:num>
  <w:num w:numId="169" w16cid:durableId="131364726">
    <w:abstractNumId w:val="42"/>
  </w:num>
  <w:num w:numId="170" w16cid:durableId="149098059">
    <w:abstractNumId w:val="67"/>
  </w:num>
  <w:num w:numId="171" w16cid:durableId="307059035">
    <w:abstractNumId w:val="53"/>
  </w:num>
  <w:num w:numId="172" w16cid:durableId="180050201">
    <w:abstractNumId w:val="87"/>
  </w:num>
  <w:num w:numId="173" w16cid:durableId="1152211224">
    <w:abstractNumId w:val="72"/>
  </w:num>
  <w:num w:numId="174" w16cid:durableId="1065180014">
    <w:abstractNumId w:val="39"/>
  </w:num>
  <w:num w:numId="175" w16cid:durableId="1078484363">
    <w:abstractNumId w:val="186"/>
  </w:num>
  <w:num w:numId="176" w16cid:durableId="956792254">
    <w:abstractNumId w:val="125"/>
  </w:num>
  <w:num w:numId="177" w16cid:durableId="1799178367">
    <w:abstractNumId w:val="76"/>
  </w:num>
  <w:num w:numId="178" w16cid:durableId="738792902">
    <w:abstractNumId w:val="74"/>
  </w:num>
  <w:num w:numId="179" w16cid:durableId="477501427">
    <w:abstractNumId w:val="228"/>
  </w:num>
  <w:num w:numId="180" w16cid:durableId="236944386">
    <w:abstractNumId w:val="90"/>
  </w:num>
  <w:num w:numId="181" w16cid:durableId="1483231054">
    <w:abstractNumId w:val="152"/>
  </w:num>
  <w:num w:numId="182" w16cid:durableId="1105996796">
    <w:abstractNumId w:val="47"/>
  </w:num>
  <w:num w:numId="183" w16cid:durableId="1077820586">
    <w:abstractNumId w:val="195"/>
  </w:num>
  <w:num w:numId="184" w16cid:durableId="1893030255">
    <w:abstractNumId w:val="213"/>
  </w:num>
  <w:num w:numId="185" w16cid:durableId="834615262">
    <w:abstractNumId w:val="234"/>
  </w:num>
  <w:num w:numId="186" w16cid:durableId="2115468390">
    <w:abstractNumId w:val="226"/>
  </w:num>
  <w:num w:numId="187" w16cid:durableId="33773836">
    <w:abstractNumId w:val="169"/>
  </w:num>
  <w:num w:numId="188" w16cid:durableId="69423937">
    <w:abstractNumId w:val="202"/>
  </w:num>
  <w:num w:numId="189" w16cid:durableId="1835336802">
    <w:abstractNumId w:val="100"/>
  </w:num>
  <w:num w:numId="190" w16cid:durableId="1126117652">
    <w:abstractNumId w:val="69"/>
  </w:num>
  <w:num w:numId="191" w16cid:durableId="1828203465">
    <w:abstractNumId w:val="146"/>
  </w:num>
  <w:num w:numId="192" w16cid:durableId="1164249368">
    <w:abstractNumId w:val="68"/>
  </w:num>
  <w:num w:numId="193" w16cid:durableId="398791525">
    <w:abstractNumId w:val="143"/>
  </w:num>
  <w:num w:numId="194" w16cid:durableId="372390217">
    <w:abstractNumId w:val="173"/>
  </w:num>
  <w:num w:numId="195" w16cid:durableId="207381185">
    <w:abstractNumId w:val="124"/>
  </w:num>
  <w:num w:numId="196" w16cid:durableId="1048337767">
    <w:abstractNumId w:val="80"/>
  </w:num>
  <w:num w:numId="197" w16cid:durableId="145585001">
    <w:abstractNumId w:val="171"/>
  </w:num>
  <w:num w:numId="198" w16cid:durableId="616719658">
    <w:abstractNumId w:val="70"/>
  </w:num>
  <w:num w:numId="199" w16cid:durableId="1802337068">
    <w:abstractNumId w:val="10"/>
  </w:num>
  <w:num w:numId="200" w16cid:durableId="1890995576">
    <w:abstractNumId w:val="154"/>
  </w:num>
  <w:num w:numId="201" w16cid:durableId="1564215802">
    <w:abstractNumId w:val="225"/>
  </w:num>
  <w:num w:numId="202" w16cid:durableId="746848545">
    <w:abstractNumId w:val="133"/>
  </w:num>
  <w:num w:numId="203" w16cid:durableId="1344892848">
    <w:abstractNumId w:val="203"/>
  </w:num>
  <w:num w:numId="204" w16cid:durableId="1431663131">
    <w:abstractNumId w:val="23"/>
  </w:num>
  <w:num w:numId="205" w16cid:durableId="69353256">
    <w:abstractNumId w:val="41"/>
  </w:num>
  <w:num w:numId="206" w16cid:durableId="990522864">
    <w:abstractNumId w:val="196"/>
  </w:num>
  <w:num w:numId="207" w16cid:durableId="107822593">
    <w:abstractNumId w:val="122"/>
  </w:num>
  <w:num w:numId="208" w16cid:durableId="1919635469">
    <w:abstractNumId w:val="43"/>
  </w:num>
  <w:num w:numId="209" w16cid:durableId="18703048">
    <w:abstractNumId w:val="176"/>
  </w:num>
  <w:num w:numId="210" w16cid:durableId="433793646">
    <w:abstractNumId w:val="96"/>
  </w:num>
  <w:num w:numId="211" w16cid:durableId="51390370">
    <w:abstractNumId w:val="149"/>
  </w:num>
  <w:num w:numId="212" w16cid:durableId="1558855653">
    <w:abstractNumId w:val="61"/>
  </w:num>
  <w:num w:numId="213" w16cid:durableId="1876698035">
    <w:abstractNumId w:val="142"/>
  </w:num>
  <w:num w:numId="214" w16cid:durableId="984285533">
    <w:abstractNumId w:val="161"/>
  </w:num>
  <w:num w:numId="215" w16cid:durableId="1036613472">
    <w:abstractNumId w:val="231"/>
  </w:num>
  <w:num w:numId="216" w16cid:durableId="764770059">
    <w:abstractNumId w:val="89"/>
  </w:num>
  <w:num w:numId="217" w16cid:durableId="739593639">
    <w:abstractNumId w:val="20"/>
  </w:num>
  <w:num w:numId="218" w16cid:durableId="828521166">
    <w:abstractNumId w:val="75"/>
  </w:num>
  <w:num w:numId="219" w16cid:durableId="1069110549">
    <w:abstractNumId w:val="15"/>
  </w:num>
  <w:num w:numId="220" w16cid:durableId="977370627">
    <w:abstractNumId w:val="118"/>
  </w:num>
  <w:num w:numId="221" w16cid:durableId="935216505">
    <w:abstractNumId w:val="218"/>
  </w:num>
  <w:num w:numId="222" w16cid:durableId="949362066">
    <w:abstractNumId w:val="244"/>
  </w:num>
  <w:num w:numId="223" w16cid:durableId="1050691775">
    <w:abstractNumId w:val="131"/>
  </w:num>
  <w:num w:numId="224" w16cid:durableId="2012024503">
    <w:abstractNumId w:val="239"/>
  </w:num>
  <w:num w:numId="225" w16cid:durableId="444663359">
    <w:abstractNumId w:val="148"/>
  </w:num>
  <w:num w:numId="226" w16cid:durableId="2031251899">
    <w:abstractNumId w:val="13"/>
  </w:num>
  <w:num w:numId="227" w16cid:durableId="66929469">
    <w:abstractNumId w:val="205"/>
  </w:num>
  <w:num w:numId="228" w16cid:durableId="442656644">
    <w:abstractNumId w:val="106"/>
  </w:num>
  <w:num w:numId="229" w16cid:durableId="427964338">
    <w:abstractNumId w:val="94"/>
  </w:num>
  <w:num w:numId="230" w16cid:durableId="850995007">
    <w:abstractNumId w:val="24"/>
  </w:num>
  <w:num w:numId="231" w16cid:durableId="1760591870">
    <w:abstractNumId w:val="210"/>
  </w:num>
  <w:num w:numId="232" w16cid:durableId="806320795">
    <w:abstractNumId w:val="150"/>
  </w:num>
  <w:num w:numId="233" w16cid:durableId="1646229811">
    <w:abstractNumId w:val="187"/>
  </w:num>
  <w:num w:numId="234" w16cid:durableId="309361501">
    <w:abstractNumId w:val="31"/>
  </w:num>
  <w:num w:numId="235" w16cid:durableId="868958711">
    <w:abstractNumId w:val="246"/>
  </w:num>
  <w:num w:numId="236" w16cid:durableId="351878653">
    <w:abstractNumId w:val="230"/>
  </w:num>
  <w:num w:numId="237" w16cid:durableId="46491042">
    <w:abstractNumId w:val="1"/>
  </w:num>
  <w:num w:numId="238" w16cid:durableId="1051880446">
    <w:abstractNumId w:val="232"/>
  </w:num>
  <w:num w:numId="239" w16cid:durableId="273513584">
    <w:abstractNumId w:val="250"/>
  </w:num>
  <w:num w:numId="240" w16cid:durableId="473450216">
    <w:abstractNumId w:val="2"/>
  </w:num>
  <w:num w:numId="241" w16cid:durableId="1516079">
    <w:abstractNumId w:val="101"/>
  </w:num>
  <w:num w:numId="242" w16cid:durableId="1979870404">
    <w:abstractNumId w:val="22"/>
  </w:num>
  <w:num w:numId="243" w16cid:durableId="424151657">
    <w:abstractNumId w:val="130"/>
  </w:num>
  <w:num w:numId="244" w16cid:durableId="1164318589">
    <w:abstractNumId w:val="177"/>
  </w:num>
  <w:num w:numId="245" w16cid:durableId="107743849">
    <w:abstractNumId w:val="34"/>
  </w:num>
  <w:num w:numId="246" w16cid:durableId="749042760">
    <w:abstractNumId w:val="97"/>
  </w:num>
  <w:num w:numId="247" w16cid:durableId="1627272684">
    <w:abstractNumId w:val="182"/>
  </w:num>
  <w:num w:numId="248" w16cid:durableId="216741719">
    <w:abstractNumId w:val="164"/>
  </w:num>
  <w:num w:numId="249" w16cid:durableId="1646661047">
    <w:abstractNumId w:val="166"/>
  </w:num>
  <w:num w:numId="250" w16cid:durableId="655452583">
    <w:abstractNumId w:val="103"/>
  </w:num>
  <w:num w:numId="251" w16cid:durableId="1302535621">
    <w:abstractNumId w:val="21"/>
  </w:num>
  <w:numIdMacAtCleanup w:val="2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S">
    <w15:presenceInfo w15:providerId="None" w15:userId="JS"/>
  </w15:person>
  <w15:person w15:author="Paweł Skuczyński">
    <w15:presenceInfo w15:providerId="AD" w15:userId="S-1-5-21-1332016578-3237641713-1918516742-2635"/>
  </w15:person>
  <w15:person w15:author="Red">
    <w15:presenceInfo w15:providerId="None" w15:userId="R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207"/>
    <w:rsid w:val="00006165"/>
    <w:rsid w:val="000076B4"/>
    <w:rsid w:val="000441EF"/>
    <w:rsid w:val="00054713"/>
    <w:rsid w:val="000702A8"/>
    <w:rsid w:val="000A0CEF"/>
    <w:rsid w:val="000B5D81"/>
    <w:rsid w:val="000C2560"/>
    <w:rsid w:val="000C26DA"/>
    <w:rsid w:val="000C75F8"/>
    <w:rsid w:val="000D3441"/>
    <w:rsid w:val="000D5688"/>
    <w:rsid w:val="000E34DA"/>
    <w:rsid w:val="000E6DB4"/>
    <w:rsid w:val="001279DF"/>
    <w:rsid w:val="00132A85"/>
    <w:rsid w:val="00134854"/>
    <w:rsid w:val="00154191"/>
    <w:rsid w:val="0015420E"/>
    <w:rsid w:val="00181328"/>
    <w:rsid w:val="00182060"/>
    <w:rsid w:val="001915E8"/>
    <w:rsid w:val="001B1063"/>
    <w:rsid w:val="001C45F3"/>
    <w:rsid w:val="001C6CBC"/>
    <w:rsid w:val="001C733A"/>
    <w:rsid w:val="001D5E04"/>
    <w:rsid w:val="0020558A"/>
    <w:rsid w:val="00213CAA"/>
    <w:rsid w:val="00232A64"/>
    <w:rsid w:val="00233813"/>
    <w:rsid w:val="00264F92"/>
    <w:rsid w:val="00270160"/>
    <w:rsid w:val="00283AEC"/>
    <w:rsid w:val="00285AA9"/>
    <w:rsid w:val="00290C82"/>
    <w:rsid w:val="002C4848"/>
    <w:rsid w:val="002E7302"/>
    <w:rsid w:val="00301207"/>
    <w:rsid w:val="00313B91"/>
    <w:rsid w:val="0034126A"/>
    <w:rsid w:val="00343448"/>
    <w:rsid w:val="00346F94"/>
    <w:rsid w:val="00350EB9"/>
    <w:rsid w:val="00364EBF"/>
    <w:rsid w:val="00371B20"/>
    <w:rsid w:val="0038549B"/>
    <w:rsid w:val="003F5D39"/>
    <w:rsid w:val="0040125E"/>
    <w:rsid w:val="00423D5A"/>
    <w:rsid w:val="0042757F"/>
    <w:rsid w:val="00451D53"/>
    <w:rsid w:val="004610AB"/>
    <w:rsid w:val="00467814"/>
    <w:rsid w:val="00480BE1"/>
    <w:rsid w:val="004A6F42"/>
    <w:rsid w:val="004B64BB"/>
    <w:rsid w:val="004C35D6"/>
    <w:rsid w:val="004C50DF"/>
    <w:rsid w:val="004E2D11"/>
    <w:rsid w:val="004E398A"/>
    <w:rsid w:val="0050039F"/>
    <w:rsid w:val="00512F96"/>
    <w:rsid w:val="00522302"/>
    <w:rsid w:val="00532DBD"/>
    <w:rsid w:val="00533104"/>
    <w:rsid w:val="005509C3"/>
    <w:rsid w:val="00564C96"/>
    <w:rsid w:val="0057653C"/>
    <w:rsid w:val="00581B89"/>
    <w:rsid w:val="005930C0"/>
    <w:rsid w:val="00595494"/>
    <w:rsid w:val="005A296B"/>
    <w:rsid w:val="005A3075"/>
    <w:rsid w:val="005B15E7"/>
    <w:rsid w:val="005B6E5A"/>
    <w:rsid w:val="005B6FCD"/>
    <w:rsid w:val="005E2A1B"/>
    <w:rsid w:val="005F25AF"/>
    <w:rsid w:val="00607987"/>
    <w:rsid w:val="0061282A"/>
    <w:rsid w:val="006163B8"/>
    <w:rsid w:val="006203F2"/>
    <w:rsid w:val="006350E7"/>
    <w:rsid w:val="00645C51"/>
    <w:rsid w:val="006577A9"/>
    <w:rsid w:val="006613F4"/>
    <w:rsid w:val="0066605A"/>
    <w:rsid w:val="00684174"/>
    <w:rsid w:val="006945FA"/>
    <w:rsid w:val="006B2B69"/>
    <w:rsid w:val="006C0944"/>
    <w:rsid w:val="006D29A1"/>
    <w:rsid w:val="006D2AEB"/>
    <w:rsid w:val="00707EA1"/>
    <w:rsid w:val="00734A4B"/>
    <w:rsid w:val="007422A5"/>
    <w:rsid w:val="00770790"/>
    <w:rsid w:val="007950E5"/>
    <w:rsid w:val="0079754B"/>
    <w:rsid w:val="007B6CE5"/>
    <w:rsid w:val="00800362"/>
    <w:rsid w:val="008035B5"/>
    <w:rsid w:val="0080607D"/>
    <w:rsid w:val="008143B3"/>
    <w:rsid w:val="00882250"/>
    <w:rsid w:val="008C3570"/>
    <w:rsid w:val="008C4290"/>
    <w:rsid w:val="008D452D"/>
    <w:rsid w:val="008E22C8"/>
    <w:rsid w:val="008F0E98"/>
    <w:rsid w:val="00903B44"/>
    <w:rsid w:val="00943CCA"/>
    <w:rsid w:val="009512E3"/>
    <w:rsid w:val="00965B21"/>
    <w:rsid w:val="00972589"/>
    <w:rsid w:val="00980551"/>
    <w:rsid w:val="00991B6F"/>
    <w:rsid w:val="009956A8"/>
    <w:rsid w:val="009C780F"/>
    <w:rsid w:val="009E20B3"/>
    <w:rsid w:val="009F59F1"/>
    <w:rsid w:val="00A03429"/>
    <w:rsid w:val="00A05806"/>
    <w:rsid w:val="00A127F7"/>
    <w:rsid w:val="00A15A6E"/>
    <w:rsid w:val="00A360E6"/>
    <w:rsid w:val="00A368BD"/>
    <w:rsid w:val="00A36D8C"/>
    <w:rsid w:val="00A63216"/>
    <w:rsid w:val="00A864DD"/>
    <w:rsid w:val="00A939BE"/>
    <w:rsid w:val="00AD03B9"/>
    <w:rsid w:val="00AE0BDA"/>
    <w:rsid w:val="00AE4B51"/>
    <w:rsid w:val="00AE4F85"/>
    <w:rsid w:val="00AF4379"/>
    <w:rsid w:val="00AF67EE"/>
    <w:rsid w:val="00B01583"/>
    <w:rsid w:val="00B177D7"/>
    <w:rsid w:val="00B43ED7"/>
    <w:rsid w:val="00B84C54"/>
    <w:rsid w:val="00B87D54"/>
    <w:rsid w:val="00BA0777"/>
    <w:rsid w:val="00BA77F0"/>
    <w:rsid w:val="00BB2CAA"/>
    <w:rsid w:val="00BC1115"/>
    <w:rsid w:val="00BD4D1E"/>
    <w:rsid w:val="00BD674F"/>
    <w:rsid w:val="00BE1E0E"/>
    <w:rsid w:val="00BE565E"/>
    <w:rsid w:val="00BE5E15"/>
    <w:rsid w:val="00BE6AC4"/>
    <w:rsid w:val="00C11B5E"/>
    <w:rsid w:val="00C14608"/>
    <w:rsid w:val="00C1680D"/>
    <w:rsid w:val="00C173E2"/>
    <w:rsid w:val="00C208E7"/>
    <w:rsid w:val="00C66EAA"/>
    <w:rsid w:val="00C7351F"/>
    <w:rsid w:val="00C80C6F"/>
    <w:rsid w:val="00C8730E"/>
    <w:rsid w:val="00C90F7F"/>
    <w:rsid w:val="00C96739"/>
    <w:rsid w:val="00C9673C"/>
    <w:rsid w:val="00CB34E4"/>
    <w:rsid w:val="00CC5340"/>
    <w:rsid w:val="00CD5090"/>
    <w:rsid w:val="00CD760A"/>
    <w:rsid w:val="00CF42C8"/>
    <w:rsid w:val="00CF5CD8"/>
    <w:rsid w:val="00D01C09"/>
    <w:rsid w:val="00D10C2A"/>
    <w:rsid w:val="00D14C06"/>
    <w:rsid w:val="00D15D56"/>
    <w:rsid w:val="00D16A4C"/>
    <w:rsid w:val="00D329CB"/>
    <w:rsid w:val="00D338BF"/>
    <w:rsid w:val="00D44E6A"/>
    <w:rsid w:val="00D54C82"/>
    <w:rsid w:val="00D65DA2"/>
    <w:rsid w:val="00D662C0"/>
    <w:rsid w:val="00D76DD6"/>
    <w:rsid w:val="00D9560B"/>
    <w:rsid w:val="00DB347B"/>
    <w:rsid w:val="00DC1EF8"/>
    <w:rsid w:val="00DD034D"/>
    <w:rsid w:val="00DD0669"/>
    <w:rsid w:val="00DD23C5"/>
    <w:rsid w:val="00DF4D22"/>
    <w:rsid w:val="00E074A7"/>
    <w:rsid w:val="00E20A84"/>
    <w:rsid w:val="00E27124"/>
    <w:rsid w:val="00E67BBB"/>
    <w:rsid w:val="00E714D8"/>
    <w:rsid w:val="00E9294E"/>
    <w:rsid w:val="00E94784"/>
    <w:rsid w:val="00E97689"/>
    <w:rsid w:val="00EB0CBE"/>
    <w:rsid w:val="00F00D36"/>
    <w:rsid w:val="00F122CA"/>
    <w:rsid w:val="00F12982"/>
    <w:rsid w:val="00F16561"/>
    <w:rsid w:val="00F3332E"/>
    <w:rsid w:val="00F33D5A"/>
    <w:rsid w:val="00F80812"/>
    <w:rsid w:val="00F94323"/>
    <w:rsid w:val="00FA3861"/>
    <w:rsid w:val="00FA536D"/>
    <w:rsid w:val="00FB493E"/>
    <w:rsid w:val="00FC3512"/>
    <w:rsid w:val="00FC3CE1"/>
    <w:rsid w:val="00FC4A1D"/>
    <w:rsid w:val="00FE36F1"/>
    <w:rsid w:val="00FE5B1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F9680"/>
  <w15:chartTrackingRefBased/>
  <w15:docId w15:val="{AFD8B629-FC6C-4EF0-BBD7-34176D6A9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1" w:unhideWhenUsed="1" w:qFormat="1"/>
    <w:lsdException w:name="toc 8" w:semiHidden="1" w:uiPriority="1" w:unhideWhenUsed="1" w:qFormat="1"/>
    <w:lsdException w:name="toc 9" w:semiHidden="1" w:uiPriority="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301207"/>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Nagwek1">
    <w:name w:val="heading 1"/>
    <w:basedOn w:val="Normalny"/>
    <w:link w:val="Nagwek1Znak"/>
    <w:uiPriority w:val="9"/>
    <w:qFormat/>
    <w:rsid w:val="00301207"/>
    <w:pPr>
      <w:spacing w:before="1"/>
      <w:ind w:left="2163" w:right="2050"/>
      <w:jc w:val="center"/>
      <w:outlineLvl w:val="0"/>
    </w:pPr>
    <w:rPr>
      <w:b/>
      <w:bCs/>
      <w:sz w:val="36"/>
      <w:szCs w:val="36"/>
    </w:rPr>
  </w:style>
  <w:style w:type="paragraph" w:styleId="Nagwek2">
    <w:name w:val="heading 2"/>
    <w:basedOn w:val="Normalny"/>
    <w:link w:val="Nagwek2Znak"/>
    <w:uiPriority w:val="9"/>
    <w:unhideWhenUsed/>
    <w:qFormat/>
    <w:rsid w:val="00301207"/>
    <w:pPr>
      <w:ind w:left="113"/>
      <w:jc w:val="center"/>
      <w:outlineLvl w:val="1"/>
    </w:pPr>
    <w:rPr>
      <w:b/>
      <w:bCs/>
      <w:sz w:val="30"/>
      <w:szCs w:val="30"/>
    </w:rPr>
  </w:style>
  <w:style w:type="paragraph" w:styleId="Nagwek3">
    <w:name w:val="heading 3"/>
    <w:basedOn w:val="Normalny"/>
    <w:link w:val="Nagwek3Znak"/>
    <w:uiPriority w:val="9"/>
    <w:unhideWhenUsed/>
    <w:qFormat/>
    <w:rsid w:val="00301207"/>
    <w:pPr>
      <w:ind w:left="165"/>
      <w:jc w:val="both"/>
      <w:outlineLvl w:val="2"/>
    </w:pPr>
    <w:rPr>
      <w:b/>
      <w:bCs/>
      <w:sz w:val="26"/>
      <w:szCs w:val="26"/>
    </w:rPr>
  </w:style>
  <w:style w:type="paragraph" w:styleId="Nagwek4">
    <w:name w:val="heading 4"/>
    <w:basedOn w:val="Normalny"/>
    <w:link w:val="Nagwek4Znak"/>
    <w:uiPriority w:val="9"/>
    <w:unhideWhenUsed/>
    <w:qFormat/>
    <w:rsid w:val="00301207"/>
    <w:pPr>
      <w:jc w:val="center"/>
      <w:outlineLvl w:val="3"/>
    </w:pPr>
    <w:rPr>
      <w:b/>
      <w:bCs/>
      <w:sz w:val="24"/>
      <w:szCs w:val="24"/>
    </w:rPr>
  </w:style>
  <w:style w:type="paragraph" w:styleId="Nagwek5">
    <w:name w:val="heading 5"/>
    <w:basedOn w:val="Normalny"/>
    <w:link w:val="Nagwek5Znak"/>
    <w:uiPriority w:val="9"/>
    <w:unhideWhenUsed/>
    <w:qFormat/>
    <w:rsid w:val="00301207"/>
    <w:pPr>
      <w:jc w:val="center"/>
      <w:outlineLvl w:val="4"/>
    </w:pPr>
    <w:rPr>
      <w:b/>
      <w:bCs/>
      <w:sz w:val="24"/>
      <w:szCs w:val="24"/>
    </w:rPr>
  </w:style>
  <w:style w:type="paragraph" w:styleId="Nagwek6">
    <w:name w:val="heading 6"/>
    <w:basedOn w:val="Normalny"/>
    <w:link w:val="Nagwek6Znak"/>
    <w:uiPriority w:val="9"/>
    <w:unhideWhenUsed/>
    <w:qFormat/>
    <w:rsid w:val="00301207"/>
    <w:pPr>
      <w:spacing w:before="7"/>
      <w:ind w:left="113"/>
      <w:jc w:val="center"/>
      <w:outlineLvl w:val="5"/>
    </w:pPr>
    <w:rPr>
      <w:b/>
      <w:bCs/>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301207"/>
    <w:rPr>
      <w:rFonts w:ascii="Times New Roman" w:eastAsia="Times New Roman" w:hAnsi="Times New Roman" w:cs="Times New Roman"/>
      <w:b/>
      <w:bCs/>
      <w:kern w:val="0"/>
      <w:sz w:val="36"/>
      <w:szCs w:val="36"/>
      <w14:ligatures w14:val="none"/>
    </w:rPr>
  </w:style>
  <w:style w:type="character" w:customStyle="1" w:styleId="Nagwek2Znak">
    <w:name w:val="Nagłówek 2 Znak"/>
    <w:basedOn w:val="Domylnaczcionkaakapitu"/>
    <w:link w:val="Nagwek2"/>
    <w:uiPriority w:val="9"/>
    <w:rsid w:val="00301207"/>
    <w:rPr>
      <w:rFonts w:ascii="Times New Roman" w:eastAsia="Times New Roman" w:hAnsi="Times New Roman" w:cs="Times New Roman"/>
      <w:b/>
      <w:bCs/>
      <w:kern w:val="0"/>
      <w:sz w:val="30"/>
      <w:szCs w:val="30"/>
      <w14:ligatures w14:val="none"/>
    </w:rPr>
  </w:style>
  <w:style w:type="character" w:customStyle="1" w:styleId="Nagwek3Znak">
    <w:name w:val="Nagłówek 3 Znak"/>
    <w:basedOn w:val="Domylnaczcionkaakapitu"/>
    <w:link w:val="Nagwek3"/>
    <w:uiPriority w:val="9"/>
    <w:rsid w:val="00301207"/>
    <w:rPr>
      <w:rFonts w:ascii="Times New Roman" w:eastAsia="Times New Roman" w:hAnsi="Times New Roman" w:cs="Times New Roman"/>
      <w:b/>
      <w:bCs/>
      <w:kern w:val="0"/>
      <w:sz w:val="26"/>
      <w:szCs w:val="26"/>
      <w14:ligatures w14:val="none"/>
    </w:rPr>
  </w:style>
  <w:style w:type="character" w:customStyle="1" w:styleId="Nagwek4Znak">
    <w:name w:val="Nagłówek 4 Znak"/>
    <w:basedOn w:val="Domylnaczcionkaakapitu"/>
    <w:link w:val="Nagwek4"/>
    <w:uiPriority w:val="9"/>
    <w:rsid w:val="00301207"/>
    <w:rPr>
      <w:rFonts w:ascii="Times New Roman" w:eastAsia="Times New Roman" w:hAnsi="Times New Roman" w:cs="Times New Roman"/>
      <w:b/>
      <w:bCs/>
      <w:kern w:val="0"/>
      <w:sz w:val="24"/>
      <w:szCs w:val="24"/>
      <w14:ligatures w14:val="none"/>
    </w:rPr>
  </w:style>
  <w:style w:type="character" w:customStyle="1" w:styleId="Nagwek5Znak">
    <w:name w:val="Nagłówek 5 Znak"/>
    <w:basedOn w:val="Domylnaczcionkaakapitu"/>
    <w:link w:val="Nagwek5"/>
    <w:uiPriority w:val="9"/>
    <w:rsid w:val="00301207"/>
    <w:rPr>
      <w:rFonts w:ascii="Times New Roman" w:eastAsia="Times New Roman" w:hAnsi="Times New Roman" w:cs="Times New Roman"/>
      <w:b/>
      <w:bCs/>
      <w:kern w:val="0"/>
      <w:sz w:val="24"/>
      <w:szCs w:val="24"/>
      <w14:ligatures w14:val="none"/>
    </w:rPr>
  </w:style>
  <w:style w:type="character" w:customStyle="1" w:styleId="Nagwek6Znak">
    <w:name w:val="Nagłówek 6 Znak"/>
    <w:basedOn w:val="Domylnaczcionkaakapitu"/>
    <w:link w:val="Nagwek6"/>
    <w:uiPriority w:val="9"/>
    <w:rsid w:val="00301207"/>
    <w:rPr>
      <w:rFonts w:ascii="Times New Roman" w:eastAsia="Times New Roman" w:hAnsi="Times New Roman" w:cs="Times New Roman"/>
      <w:b/>
      <w:bCs/>
      <w:kern w:val="0"/>
      <w14:ligatures w14:val="none"/>
    </w:rPr>
  </w:style>
  <w:style w:type="table" w:customStyle="1" w:styleId="TableNormal">
    <w:name w:val="Table Normal"/>
    <w:uiPriority w:val="2"/>
    <w:semiHidden/>
    <w:unhideWhenUsed/>
    <w:qFormat/>
    <w:rsid w:val="00301207"/>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Spistreci1">
    <w:name w:val="toc 1"/>
    <w:basedOn w:val="Normalny"/>
    <w:uiPriority w:val="1"/>
    <w:qFormat/>
    <w:rsid w:val="00301207"/>
    <w:pPr>
      <w:spacing w:before="313"/>
      <w:ind w:right="111"/>
      <w:jc w:val="center"/>
    </w:pPr>
    <w:rPr>
      <w:b/>
      <w:bCs/>
      <w:sz w:val="20"/>
      <w:szCs w:val="20"/>
    </w:rPr>
  </w:style>
  <w:style w:type="paragraph" w:styleId="Spistreci2">
    <w:name w:val="toc 2"/>
    <w:basedOn w:val="Normalny"/>
    <w:uiPriority w:val="1"/>
    <w:qFormat/>
    <w:rsid w:val="00301207"/>
    <w:pPr>
      <w:spacing w:before="30"/>
      <w:ind w:left="52"/>
    </w:pPr>
    <w:rPr>
      <w:sz w:val="20"/>
      <w:szCs w:val="20"/>
    </w:rPr>
  </w:style>
  <w:style w:type="paragraph" w:styleId="Spistreci3">
    <w:name w:val="toc 3"/>
    <w:basedOn w:val="Normalny"/>
    <w:uiPriority w:val="1"/>
    <w:qFormat/>
    <w:rsid w:val="00301207"/>
    <w:pPr>
      <w:spacing w:before="542" w:after="20"/>
      <w:ind w:left="53" w:right="50"/>
      <w:jc w:val="right"/>
    </w:pPr>
    <w:rPr>
      <w:b/>
      <w:bCs/>
      <w:sz w:val="16"/>
      <w:szCs w:val="16"/>
    </w:rPr>
  </w:style>
  <w:style w:type="paragraph" w:styleId="Spistreci4">
    <w:name w:val="toc 4"/>
    <w:basedOn w:val="Normalny"/>
    <w:uiPriority w:val="1"/>
    <w:qFormat/>
    <w:rsid w:val="00301207"/>
    <w:pPr>
      <w:spacing w:before="102"/>
      <w:ind w:left="52"/>
    </w:pPr>
    <w:rPr>
      <w:sz w:val="16"/>
      <w:szCs w:val="16"/>
    </w:rPr>
  </w:style>
  <w:style w:type="paragraph" w:styleId="Spistreci5">
    <w:name w:val="toc 5"/>
    <w:basedOn w:val="Normalny"/>
    <w:uiPriority w:val="1"/>
    <w:qFormat/>
    <w:rsid w:val="00301207"/>
    <w:pPr>
      <w:spacing w:before="144"/>
      <w:ind w:left="112"/>
      <w:jc w:val="center"/>
    </w:pPr>
    <w:rPr>
      <w:b/>
      <w:bCs/>
      <w:sz w:val="20"/>
      <w:szCs w:val="20"/>
    </w:rPr>
  </w:style>
  <w:style w:type="paragraph" w:styleId="Spistreci6">
    <w:name w:val="toc 6"/>
    <w:basedOn w:val="Normalny"/>
    <w:uiPriority w:val="1"/>
    <w:qFormat/>
    <w:rsid w:val="00301207"/>
    <w:pPr>
      <w:spacing w:before="143"/>
      <w:ind w:left="113"/>
      <w:jc w:val="center"/>
    </w:pPr>
    <w:rPr>
      <w:sz w:val="20"/>
      <w:szCs w:val="20"/>
    </w:rPr>
  </w:style>
  <w:style w:type="paragraph" w:styleId="Spistreci7">
    <w:name w:val="toc 7"/>
    <w:basedOn w:val="Normalny"/>
    <w:uiPriority w:val="1"/>
    <w:qFormat/>
    <w:rsid w:val="00301207"/>
    <w:pPr>
      <w:spacing w:before="143"/>
      <w:ind w:left="165"/>
    </w:pPr>
    <w:rPr>
      <w:sz w:val="20"/>
      <w:szCs w:val="20"/>
    </w:rPr>
  </w:style>
  <w:style w:type="paragraph" w:styleId="Spistreci8">
    <w:name w:val="toc 8"/>
    <w:basedOn w:val="Normalny"/>
    <w:uiPriority w:val="1"/>
    <w:qFormat/>
    <w:rsid w:val="00301207"/>
    <w:pPr>
      <w:spacing w:before="30"/>
      <w:ind w:left="562"/>
    </w:pPr>
    <w:rPr>
      <w:sz w:val="20"/>
      <w:szCs w:val="20"/>
    </w:rPr>
  </w:style>
  <w:style w:type="paragraph" w:styleId="Spistreci9">
    <w:name w:val="toc 9"/>
    <w:basedOn w:val="Normalny"/>
    <w:uiPriority w:val="1"/>
    <w:qFormat/>
    <w:rsid w:val="00301207"/>
    <w:pPr>
      <w:spacing w:before="30"/>
      <w:ind w:left="902"/>
    </w:pPr>
    <w:rPr>
      <w:sz w:val="20"/>
      <w:szCs w:val="20"/>
    </w:rPr>
  </w:style>
  <w:style w:type="paragraph" w:styleId="Tekstpodstawowy">
    <w:name w:val="Body Text"/>
    <w:basedOn w:val="Normalny"/>
    <w:link w:val="TekstpodstawowyZnak"/>
    <w:uiPriority w:val="1"/>
    <w:qFormat/>
    <w:rsid w:val="00301207"/>
    <w:rPr>
      <w:sz w:val="21"/>
      <w:szCs w:val="21"/>
    </w:rPr>
  </w:style>
  <w:style w:type="character" w:customStyle="1" w:styleId="TekstpodstawowyZnak">
    <w:name w:val="Tekst podstawowy Znak"/>
    <w:basedOn w:val="Domylnaczcionkaakapitu"/>
    <w:link w:val="Tekstpodstawowy"/>
    <w:uiPriority w:val="1"/>
    <w:rsid w:val="00301207"/>
    <w:rPr>
      <w:rFonts w:ascii="Times New Roman" w:eastAsia="Times New Roman" w:hAnsi="Times New Roman" w:cs="Times New Roman"/>
      <w:kern w:val="0"/>
      <w:sz w:val="21"/>
      <w:szCs w:val="21"/>
      <w14:ligatures w14:val="none"/>
    </w:rPr>
  </w:style>
  <w:style w:type="paragraph" w:styleId="Tytu">
    <w:name w:val="Title"/>
    <w:basedOn w:val="Normalny"/>
    <w:link w:val="TytuZnak"/>
    <w:uiPriority w:val="10"/>
    <w:qFormat/>
    <w:rsid w:val="00301207"/>
    <w:pPr>
      <w:spacing w:before="1"/>
      <w:ind w:left="1821" w:right="529"/>
    </w:pPr>
    <w:rPr>
      <w:rFonts w:ascii="Cambria" w:eastAsia="Cambria" w:hAnsi="Cambria" w:cs="Cambria"/>
      <w:b/>
      <w:bCs/>
      <w:sz w:val="52"/>
      <w:szCs w:val="52"/>
    </w:rPr>
  </w:style>
  <w:style w:type="character" w:customStyle="1" w:styleId="TytuZnak">
    <w:name w:val="Tytuł Znak"/>
    <w:basedOn w:val="Domylnaczcionkaakapitu"/>
    <w:link w:val="Tytu"/>
    <w:uiPriority w:val="10"/>
    <w:rsid w:val="00301207"/>
    <w:rPr>
      <w:rFonts w:ascii="Cambria" w:eastAsia="Cambria" w:hAnsi="Cambria" w:cs="Cambria"/>
      <w:b/>
      <w:bCs/>
      <w:kern w:val="0"/>
      <w:sz w:val="52"/>
      <w:szCs w:val="52"/>
      <w14:ligatures w14:val="none"/>
    </w:rPr>
  </w:style>
  <w:style w:type="paragraph" w:styleId="Akapitzlist">
    <w:name w:val="List Paragraph"/>
    <w:basedOn w:val="Normalny"/>
    <w:uiPriority w:val="1"/>
    <w:qFormat/>
    <w:rsid w:val="00301207"/>
    <w:pPr>
      <w:ind w:left="165" w:right="49" w:firstLine="226"/>
      <w:jc w:val="both"/>
    </w:pPr>
  </w:style>
  <w:style w:type="paragraph" w:customStyle="1" w:styleId="TableParagraph">
    <w:name w:val="Table Paragraph"/>
    <w:basedOn w:val="Normalny"/>
    <w:uiPriority w:val="1"/>
    <w:qFormat/>
    <w:rsid w:val="00301207"/>
  </w:style>
  <w:style w:type="paragraph" w:styleId="Poprawka">
    <w:name w:val="Revision"/>
    <w:hidden/>
    <w:uiPriority w:val="99"/>
    <w:semiHidden/>
    <w:rsid w:val="00770790"/>
    <w:pPr>
      <w:spacing w:after="0" w:line="240" w:lineRule="auto"/>
    </w:pPr>
    <w:rPr>
      <w:rFonts w:ascii="Times New Roman" w:eastAsia="Times New Roman" w:hAnsi="Times New Roman" w:cs="Times New Roman"/>
      <w:kern w:val="0"/>
      <w14:ligatures w14:val="none"/>
    </w:rPr>
  </w:style>
  <w:style w:type="paragraph" w:styleId="Tekstprzypisudolnego">
    <w:name w:val="footnote text"/>
    <w:basedOn w:val="Normalny"/>
    <w:link w:val="TekstprzypisudolnegoZnak"/>
    <w:uiPriority w:val="99"/>
    <w:semiHidden/>
    <w:unhideWhenUsed/>
    <w:rsid w:val="00770790"/>
    <w:pPr>
      <w:widowControl/>
      <w:suppressAutoHyphens/>
      <w:autoSpaceDE/>
      <w:autoSpaceDN/>
    </w:pPr>
    <w:rPr>
      <w:sz w:val="20"/>
      <w:szCs w:val="20"/>
      <w:lang w:eastAsia="ar-SA"/>
    </w:rPr>
  </w:style>
  <w:style w:type="character" w:customStyle="1" w:styleId="TekstprzypisudolnegoZnak">
    <w:name w:val="Tekst przypisu dolnego Znak"/>
    <w:basedOn w:val="Domylnaczcionkaakapitu"/>
    <w:link w:val="Tekstprzypisudolnego"/>
    <w:uiPriority w:val="99"/>
    <w:semiHidden/>
    <w:rsid w:val="00770790"/>
    <w:rPr>
      <w:rFonts w:ascii="Times New Roman" w:eastAsia="Times New Roman" w:hAnsi="Times New Roman" w:cs="Times New Roman"/>
      <w:kern w:val="0"/>
      <w:sz w:val="20"/>
      <w:szCs w:val="20"/>
      <w:lang w:eastAsia="ar-SA"/>
      <w14:ligatures w14:val="none"/>
    </w:rPr>
  </w:style>
  <w:style w:type="character" w:styleId="Odwoanieprzypisudolnego">
    <w:name w:val="footnote reference"/>
    <w:semiHidden/>
    <w:rsid w:val="00770790"/>
    <w:rPr>
      <w:vertAlign w:val="superscript"/>
    </w:rPr>
  </w:style>
  <w:style w:type="character" w:styleId="Odwoaniedokomentarza">
    <w:name w:val="annotation reference"/>
    <w:basedOn w:val="Domylnaczcionkaakapitu"/>
    <w:uiPriority w:val="99"/>
    <w:semiHidden/>
    <w:unhideWhenUsed/>
    <w:rsid w:val="005B6FCD"/>
    <w:rPr>
      <w:sz w:val="16"/>
      <w:szCs w:val="16"/>
    </w:rPr>
  </w:style>
  <w:style w:type="paragraph" w:styleId="Tekstkomentarza">
    <w:name w:val="annotation text"/>
    <w:basedOn w:val="Normalny"/>
    <w:link w:val="TekstkomentarzaZnak"/>
    <w:uiPriority w:val="99"/>
    <w:unhideWhenUsed/>
    <w:rsid w:val="005B6FCD"/>
    <w:rPr>
      <w:sz w:val="20"/>
      <w:szCs w:val="20"/>
    </w:rPr>
  </w:style>
  <w:style w:type="character" w:customStyle="1" w:styleId="TekstkomentarzaZnak">
    <w:name w:val="Tekst komentarza Znak"/>
    <w:basedOn w:val="Domylnaczcionkaakapitu"/>
    <w:link w:val="Tekstkomentarza"/>
    <w:uiPriority w:val="99"/>
    <w:rsid w:val="005B6FCD"/>
    <w:rPr>
      <w:rFonts w:ascii="Times New Roman" w:eastAsia="Times New Roman" w:hAnsi="Times New Roman" w:cs="Times New Roman"/>
      <w:kern w:val="0"/>
      <w:sz w:val="20"/>
      <w:szCs w:val="20"/>
      <w14:ligatures w14:val="none"/>
    </w:rPr>
  </w:style>
  <w:style w:type="paragraph" w:styleId="Tematkomentarza">
    <w:name w:val="annotation subject"/>
    <w:basedOn w:val="Tekstkomentarza"/>
    <w:next w:val="Tekstkomentarza"/>
    <w:link w:val="TematkomentarzaZnak"/>
    <w:uiPriority w:val="99"/>
    <w:semiHidden/>
    <w:unhideWhenUsed/>
    <w:rsid w:val="005B6FCD"/>
    <w:rPr>
      <w:b/>
      <w:bCs/>
    </w:rPr>
  </w:style>
  <w:style w:type="character" w:customStyle="1" w:styleId="TematkomentarzaZnak">
    <w:name w:val="Temat komentarza Znak"/>
    <w:basedOn w:val="TekstkomentarzaZnak"/>
    <w:link w:val="Tematkomentarza"/>
    <w:uiPriority w:val="99"/>
    <w:semiHidden/>
    <w:rsid w:val="005B6FCD"/>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37</Pages>
  <Words>20555</Words>
  <Characters>123331</Characters>
  <Application>Microsoft Office Word</Application>
  <DocSecurity>0</DocSecurity>
  <Lines>1027</Lines>
  <Paragraphs>287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143599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Paweł Skuczyński</dc:creator>
  <cp:keywords/>
  <dc:description/>
  <cp:lastModifiedBy>Paweł Skuczyński</cp:lastModifiedBy>
  <cp:revision>4</cp:revision>
  <dcterms:created xsi:type="dcterms:W3CDTF">2025-02-13T09:56:00Z</dcterms:created>
  <dcterms:modified xsi:type="dcterms:W3CDTF">2025-02-17T17:58:00Z</dcterms:modified>
</cp:coreProperties>
</file>